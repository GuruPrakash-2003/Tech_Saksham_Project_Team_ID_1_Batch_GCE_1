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CDEEE6" w14:textId="77777777" w:rsidR="00155260" w:rsidRDefault="00155260">
      <w:pPr>
        <w:pStyle w:val="BodyText"/>
        <w:rPr>
          <w:i/>
          <w:sz w:val="20"/>
        </w:rPr>
      </w:pPr>
    </w:p>
    <w:p w14:paraId="7352A6B9" w14:textId="77777777" w:rsidR="00155260" w:rsidRDefault="00155260">
      <w:pPr>
        <w:pStyle w:val="BodyText"/>
        <w:rPr>
          <w:i/>
          <w:sz w:val="20"/>
        </w:rPr>
      </w:pPr>
    </w:p>
    <w:p w14:paraId="44D2F7C0" w14:textId="77777777" w:rsidR="00155260" w:rsidRDefault="00155260">
      <w:pPr>
        <w:pStyle w:val="BodyText"/>
        <w:spacing w:before="10"/>
        <w:rPr>
          <w:i/>
          <w:sz w:val="21"/>
        </w:rPr>
      </w:pPr>
    </w:p>
    <w:p w14:paraId="6C7753FE" w14:textId="77777777" w:rsidR="00155260" w:rsidRDefault="00155260">
      <w:pPr>
        <w:pStyle w:val="BodyText"/>
        <w:spacing w:before="9"/>
        <w:rPr>
          <w:sz w:val="23"/>
        </w:rPr>
      </w:pPr>
    </w:p>
    <w:p w14:paraId="38DE2FE9" w14:textId="77777777" w:rsidR="00E8485A" w:rsidRDefault="00F00BF3" w:rsidP="00F00BF3">
      <w:pPr>
        <w:pStyle w:val="BodyText"/>
        <w:jc w:val="center"/>
        <w:rPr>
          <w:b/>
          <w:sz w:val="40"/>
          <w:szCs w:val="40"/>
          <w:u w:val="single"/>
        </w:rPr>
      </w:pPr>
      <w:r w:rsidRPr="00E8485A">
        <w:rPr>
          <w:b/>
          <w:sz w:val="40"/>
          <w:szCs w:val="40"/>
          <w:u w:val="single"/>
        </w:rPr>
        <w:t>COVID VISION: Advanced COVID-19 Detection from</w:t>
      </w:r>
    </w:p>
    <w:p w14:paraId="3EE0C234" w14:textId="77777777" w:rsidR="00155260" w:rsidRPr="00E8485A" w:rsidRDefault="00F00BF3" w:rsidP="00F00BF3">
      <w:pPr>
        <w:pStyle w:val="BodyText"/>
        <w:jc w:val="center"/>
        <w:rPr>
          <w:b/>
          <w:sz w:val="40"/>
          <w:szCs w:val="40"/>
          <w:u w:val="single"/>
        </w:rPr>
      </w:pPr>
      <w:r w:rsidRPr="00E8485A">
        <w:rPr>
          <w:b/>
          <w:sz w:val="40"/>
          <w:szCs w:val="40"/>
          <w:u w:val="single"/>
        </w:rPr>
        <w:t xml:space="preserve"> Lung X-rays with Machine Learning or Deep Learnings</w:t>
      </w:r>
    </w:p>
    <w:p w14:paraId="4F872672" w14:textId="77777777" w:rsidR="00F00BF3" w:rsidRPr="00E8485A" w:rsidRDefault="00F00BF3" w:rsidP="00F00BF3">
      <w:pPr>
        <w:pStyle w:val="BodyText"/>
        <w:jc w:val="center"/>
        <w:rPr>
          <w:b/>
          <w:sz w:val="40"/>
          <w:szCs w:val="40"/>
          <w:u w:val="single"/>
        </w:rPr>
      </w:pPr>
    </w:p>
    <w:p w14:paraId="0EDAD04A" w14:textId="02A6017E" w:rsidR="00E8485A" w:rsidRDefault="00F00BF3" w:rsidP="00E8485A">
      <w:pPr>
        <w:pStyle w:val="BodyText"/>
        <w:jc w:val="center"/>
        <w:rPr>
          <w:b/>
          <w:sz w:val="36"/>
          <w:szCs w:val="36"/>
          <w:u w:val="single"/>
        </w:rPr>
      </w:pPr>
      <w:r w:rsidRPr="005B0AF6">
        <w:rPr>
          <w:b/>
          <w:sz w:val="36"/>
          <w:szCs w:val="36"/>
          <w:highlight w:val="yellow"/>
          <w:u w:val="single"/>
        </w:rPr>
        <w:t>Team ID</w:t>
      </w:r>
      <w:r w:rsidR="00E8485A" w:rsidRPr="005B0AF6">
        <w:rPr>
          <w:b/>
          <w:sz w:val="36"/>
          <w:szCs w:val="36"/>
          <w:highlight w:val="yellow"/>
          <w:u w:val="single"/>
        </w:rPr>
        <w:t xml:space="preserve"> </w:t>
      </w:r>
      <w:r w:rsidRPr="005B0AF6">
        <w:rPr>
          <w:b/>
          <w:sz w:val="36"/>
          <w:szCs w:val="36"/>
          <w:highlight w:val="yellow"/>
          <w:u w:val="single"/>
        </w:rPr>
        <w:t xml:space="preserve">: </w:t>
      </w:r>
      <w:r w:rsidR="005B0AF6" w:rsidRPr="005B0AF6">
        <w:rPr>
          <w:b/>
          <w:sz w:val="36"/>
          <w:szCs w:val="36"/>
          <w:highlight w:val="yellow"/>
          <w:u w:val="single"/>
        </w:rPr>
        <w:t>1</w:t>
      </w:r>
    </w:p>
    <w:p w14:paraId="04A7F69F" w14:textId="1E0442C9" w:rsidR="005B0AF6" w:rsidRPr="005B0AF6" w:rsidRDefault="005B0AF6" w:rsidP="00E8485A">
      <w:pPr>
        <w:pStyle w:val="BodyText"/>
        <w:jc w:val="center"/>
        <w:rPr>
          <w:b/>
          <w:sz w:val="36"/>
          <w:szCs w:val="36"/>
        </w:rPr>
      </w:pPr>
      <w:r w:rsidRPr="005B0AF6">
        <w:rPr>
          <w:b/>
          <w:sz w:val="36"/>
          <w:szCs w:val="36"/>
          <w:highlight w:val="yellow"/>
        </w:rPr>
        <w:t>BATCH : GCE_1</w:t>
      </w:r>
    </w:p>
    <w:p w14:paraId="7B75576F" w14:textId="5CE41EB3" w:rsidR="00F00BF3" w:rsidRPr="00E8485A" w:rsidRDefault="00E8485A" w:rsidP="00E8485A">
      <w:pPr>
        <w:pStyle w:val="BodyText"/>
        <w:rPr>
          <w:b/>
          <w:sz w:val="36"/>
          <w:szCs w:val="36"/>
        </w:rPr>
      </w:pPr>
      <w:r w:rsidRPr="00E8485A">
        <w:rPr>
          <w:b/>
          <w:sz w:val="32"/>
          <w:szCs w:val="32"/>
        </w:rPr>
        <w:t xml:space="preserve">                                       </w:t>
      </w:r>
      <w:r w:rsidR="00F00BF3" w:rsidRPr="00E8485A">
        <w:rPr>
          <w:b/>
          <w:sz w:val="32"/>
          <w:szCs w:val="32"/>
        </w:rPr>
        <w:t>Team Size:</w:t>
      </w:r>
      <w:r>
        <w:rPr>
          <w:b/>
          <w:sz w:val="32"/>
          <w:szCs w:val="32"/>
        </w:rPr>
        <w:t xml:space="preserve"> </w:t>
      </w:r>
      <w:r w:rsidR="00701F9B">
        <w:rPr>
          <w:b/>
          <w:sz w:val="32"/>
          <w:szCs w:val="32"/>
        </w:rPr>
        <w:t>4</w:t>
      </w:r>
    </w:p>
    <w:p w14:paraId="5FA83223" w14:textId="46E6B91E" w:rsidR="00E8485A" w:rsidRPr="00E8485A" w:rsidRDefault="00E8485A" w:rsidP="00E8485A">
      <w:pPr>
        <w:pStyle w:val="BodyText"/>
        <w:rPr>
          <w:b/>
          <w:sz w:val="32"/>
          <w:szCs w:val="32"/>
        </w:rPr>
      </w:pPr>
      <w:r w:rsidRPr="00E8485A">
        <w:rPr>
          <w:b/>
          <w:sz w:val="32"/>
          <w:szCs w:val="32"/>
        </w:rPr>
        <w:t xml:space="preserve">                                       Team Members</w:t>
      </w:r>
      <w:r w:rsidR="00701F9B">
        <w:rPr>
          <w:b/>
          <w:sz w:val="32"/>
          <w:szCs w:val="32"/>
        </w:rPr>
        <w:t xml:space="preserve"> </w:t>
      </w:r>
      <w:r>
        <w:rPr>
          <w:b/>
          <w:sz w:val="32"/>
          <w:szCs w:val="32"/>
        </w:rPr>
        <w:t xml:space="preserve"> </w:t>
      </w:r>
      <w:r w:rsidR="001A0AD1">
        <w:rPr>
          <w:b/>
          <w:sz w:val="32"/>
          <w:szCs w:val="32"/>
        </w:rPr>
        <w:t xml:space="preserve"> 1.GURU PRAKASH G</w:t>
      </w:r>
    </w:p>
    <w:p w14:paraId="52984972" w14:textId="185B3512" w:rsidR="00E8485A" w:rsidRPr="00E8485A" w:rsidRDefault="00E8485A" w:rsidP="00E8485A">
      <w:pPr>
        <w:pStyle w:val="BodyText"/>
        <w:rPr>
          <w:b/>
          <w:sz w:val="32"/>
          <w:szCs w:val="32"/>
        </w:rPr>
      </w:pPr>
      <w:r w:rsidRPr="00E8485A">
        <w:rPr>
          <w:b/>
          <w:sz w:val="32"/>
          <w:szCs w:val="32"/>
        </w:rPr>
        <w:t xml:space="preserve">                                                                   </w:t>
      </w:r>
      <w:r w:rsidR="00701F9B">
        <w:rPr>
          <w:b/>
          <w:sz w:val="32"/>
          <w:szCs w:val="32"/>
        </w:rPr>
        <w:t xml:space="preserve"> </w:t>
      </w:r>
      <w:r w:rsidRPr="00E8485A">
        <w:rPr>
          <w:b/>
          <w:sz w:val="32"/>
          <w:szCs w:val="32"/>
        </w:rPr>
        <w:t xml:space="preserve"> 2.MANOJ S</w:t>
      </w:r>
    </w:p>
    <w:p w14:paraId="3746875C" w14:textId="7E0FBFAA" w:rsidR="00E8485A" w:rsidRPr="00E8485A" w:rsidRDefault="00E8485A" w:rsidP="00E8485A">
      <w:pPr>
        <w:pStyle w:val="BodyText"/>
        <w:rPr>
          <w:b/>
          <w:sz w:val="32"/>
          <w:szCs w:val="32"/>
        </w:rPr>
      </w:pPr>
      <w:r w:rsidRPr="00E8485A">
        <w:rPr>
          <w:b/>
          <w:sz w:val="32"/>
          <w:szCs w:val="32"/>
        </w:rPr>
        <w:t xml:space="preserve">                                                                   </w:t>
      </w:r>
      <w:r w:rsidR="00701F9B">
        <w:rPr>
          <w:b/>
          <w:sz w:val="32"/>
          <w:szCs w:val="32"/>
        </w:rPr>
        <w:t xml:space="preserve"> </w:t>
      </w:r>
      <w:r w:rsidRPr="00E8485A">
        <w:rPr>
          <w:b/>
          <w:sz w:val="32"/>
          <w:szCs w:val="32"/>
        </w:rPr>
        <w:t xml:space="preserve"> 3.</w:t>
      </w:r>
      <w:r w:rsidR="00701F9B">
        <w:rPr>
          <w:b/>
          <w:sz w:val="32"/>
          <w:szCs w:val="32"/>
        </w:rPr>
        <w:t>GOWTHAM D</w:t>
      </w:r>
    </w:p>
    <w:p w14:paraId="27C3B24F" w14:textId="3D38CB94" w:rsidR="00E8485A" w:rsidRPr="00E8485A" w:rsidRDefault="00E8485A" w:rsidP="00E8485A">
      <w:pPr>
        <w:pStyle w:val="BodyText"/>
        <w:rPr>
          <w:b/>
          <w:sz w:val="32"/>
          <w:szCs w:val="32"/>
        </w:rPr>
      </w:pPr>
      <w:r w:rsidRPr="00E8485A">
        <w:rPr>
          <w:b/>
          <w:sz w:val="32"/>
          <w:szCs w:val="32"/>
        </w:rPr>
        <w:t xml:space="preserve">                                                                   </w:t>
      </w:r>
      <w:r w:rsidR="00701F9B">
        <w:rPr>
          <w:b/>
          <w:sz w:val="32"/>
          <w:szCs w:val="32"/>
        </w:rPr>
        <w:t xml:space="preserve"> </w:t>
      </w:r>
      <w:r w:rsidRPr="00E8485A">
        <w:rPr>
          <w:b/>
          <w:sz w:val="32"/>
          <w:szCs w:val="32"/>
        </w:rPr>
        <w:t xml:space="preserve"> 4.JENISH DEVA RAJ J</w:t>
      </w:r>
    </w:p>
    <w:p w14:paraId="199C4B08" w14:textId="71BB6C34" w:rsidR="00E8485A" w:rsidRDefault="00E8485A" w:rsidP="00E8485A">
      <w:pPr>
        <w:pStyle w:val="BodyText"/>
        <w:rPr>
          <w:b/>
          <w:sz w:val="32"/>
          <w:szCs w:val="32"/>
        </w:rPr>
      </w:pPr>
      <w:r w:rsidRPr="00E8485A">
        <w:rPr>
          <w:b/>
          <w:sz w:val="32"/>
          <w:szCs w:val="32"/>
        </w:rPr>
        <w:t xml:space="preserve">                                                                    </w:t>
      </w:r>
    </w:p>
    <w:p w14:paraId="1BF72C94" w14:textId="77777777" w:rsidR="00B13722" w:rsidRDefault="00B13722" w:rsidP="00E8485A">
      <w:pPr>
        <w:pStyle w:val="BodyText"/>
        <w:rPr>
          <w:b/>
          <w:sz w:val="32"/>
          <w:szCs w:val="32"/>
        </w:rPr>
      </w:pPr>
    </w:p>
    <w:tbl>
      <w:tblPr>
        <w:tblStyle w:val="TableGrid"/>
        <w:tblW w:w="0" w:type="auto"/>
        <w:tblLook w:val="04A0" w:firstRow="1" w:lastRow="0" w:firstColumn="1" w:lastColumn="0" w:noHBand="0" w:noVBand="1"/>
      </w:tblPr>
      <w:tblGrid>
        <w:gridCol w:w="11050"/>
      </w:tblGrid>
      <w:tr w:rsidR="001962EB" w:rsidRPr="001962EB" w14:paraId="69FFF652" w14:textId="77777777" w:rsidTr="001962EB">
        <w:tc>
          <w:tcPr>
            <w:tcW w:w="11276" w:type="dxa"/>
          </w:tcPr>
          <w:p w14:paraId="7475E5DB" w14:textId="19D9EAC1" w:rsidR="001962EB" w:rsidRPr="001962EB" w:rsidRDefault="001962EB" w:rsidP="008D1CB5">
            <w:pPr>
              <w:pStyle w:val="BodyText"/>
              <w:rPr>
                <w:b/>
                <w:sz w:val="32"/>
                <w:szCs w:val="32"/>
              </w:rPr>
            </w:pPr>
            <w:r w:rsidRPr="000F3BFB">
              <w:rPr>
                <w:b/>
                <w:sz w:val="32"/>
                <w:szCs w:val="32"/>
                <w:highlight w:val="yellow"/>
              </w:rPr>
              <w:t>The Source Code of the project, the required Github links and Project Demo Link are attached at the bottom of this Project Report</w:t>
            </w:r>
          </w:p>
        </w:tc>
      </w:tr>
    </w:tbl>
    <w:p w14:paraId="1B999A0F" w14:textId="77777777" w:rsidR="001962EB" w:rsidRDefault="001962EB" w:rsidP="00E8485A">
      <w:pPr>
        <w:pStyle w:val="BodyText"/>
        <w:rPr>
          <w:b/>
          <w:sz w:val="24"/>
          <w:szCs w:val="24"/>
        </w:rPr>
      </w:pPr>
    </w:p>
    <w:p w14:paraId="6EB7E4FF" w14:textId="77777777" w:rsidR="00E8485A" w:rsidRPr="00543C70" w:rsidRDefault="00543C70" w:rsidP="00E8485A">
      <w:pPr>
        <w:pStyle w:val="BodyText"/>
        <w:rPr>
          <w:b/>
          <w:sz w:val="24"/>
          <w:szCs w:val="24"/>
          <w:u w:val="single"/>
        </w:rPr>
      </w:pPr>
      <w:r>
        <w:rPr>
          <w:b/>
          <w:sz w:val="24"/>
          <w:szCs w:val="24"/>
        </w:rPr>
        <w:t xml:space="preserve">          </w:t>
      </w:r>
      <w:r w:rsidR="00E8485A" w:rsidRPr="00543C70">
        <w:rPr>
          <w:b/>
          <w:sz w:val="24"/>
          <w:szCs w:val="24"/>
          <w:u w:val="single"/>
        </w:rPr>
        <w:t>ABSTRACT:</w:t>
      </w:r>
    </w:p>
    <w:p w14:paraId="1FD909A4" w14:textId="77777777" w:rsidR="00E8485A" w:rsidRPr="00E8485A" w:rsidRDefault="00E8485A" w:rsidP="00F00BF3">
      <w:pPr>
        <w:pStyle w:val="BodyText"/>
        <w:jc w:val="center"/>
        <w:rPr>
          <w:sz w:val="32"/>
          <w:szCs w:val="32"/>
        </w:rPr>
      </w:pPr>
    </w:p>
    <w:p w14:paraId="6453ADEB" w14:textId="77777777" w:rsidR="00155260" w:rsidRDefault="00155260">
      <w:pPr>
        <w:pStyle w:val="BodyText"/>
        <w:spacing w:before="5"/>
        <w:rPr>
          <w:sz w:val="19"/>
        </w:rPr>
      </w:pPr>
    </w:p>
    <w:p w14:paraId="79440C4D" w14:textId="77777777" w:rsidR="00155260" w:rsidRDefault="00F00BF3">
      <w:pPr>
        <w:spacing w:line="249" w:lineRule="auto"/>
        <w:ind w:left="2194" w:right="2367"/>
        <w:jc w:val="both"/>
        <w:rPr>
          <w:sz w:val="20"/>
        </w:rPr>
      </w:pPr>
      <w:r>
        <w:rPr>
          <w:sz w:val="20"/>
        </w:rPr>
        <w:t>The</w:t>
      </w:r>
      <w:r>
        <w:rPr>
          <w:spacing w:val="-7"/>
          <w:sz w:val="20"/>
        </w:rPr>
        <w:t xml:space="preserve"> </w:t>
      </w:r>
      <w:r>
        <w:rPr>
          <w:sz w:val="20"/>
        </w:rPr>
        <w:t>COVID-19</w:t>
      </w:r>
      <w:r>
        <w:rPr>
          <w:spacing w:val="-7"/>
          <w:sz w:val="20"/>
        </w:rPr>
        <w:t xml:space="preserve"> </w:t>
      </w:r>
      <w:r>
        <w:rPr>
          <w:sz w:val="20"/>
        </w:rPr>
        <w:t>pandemic</w:t>
      </w:r>
      <w:r>
        <w:rPr>
          <w:spacing w:val="-7"/>
          <w:sz w:val="20"/>
        </w:rPr>
        <w:t xml:space="preserve"> </w:t>
      </w:r>
      <w:r>
        <w:rPr>
          <w:sz w:val="20"/>
        </w:rPr>
        <w:t>has</w:t>
      </w:r>
      <w:r>
        <w:rPr>
          <w:spacing w:val="-7"/>
          <w:sz w:val="20"/>
        </w:rPr>
        <w:t xml:space="preserve"> </w:t>
      </w:r>
      <w:r>
        <w:rPr>
          <w:sz w:val="20"/>
        </w:rPr>
        <w:t>caused</w:t>
      </w:r>
      <w:r>
        <w:rPr>
          <w:spacing w:val="-6"/>
          <w:sz w:val="20"/>
        </w:rPr>
        <w:t xml:space="preserve"> </w:t>
      </w:r>
      <w:r>
        <w:rPr>
          <w:sz w:val="20"/>
        </w:rPr>
        <w:t>trouble</w:t>
      </w:r>
      <w:r>
        <w:rPr>
          <w:spacing w:val="-7"/>
          <w:sz w:val="20"/>
        </w:rPr>
        <w:t xml:space="preserve"> </w:t>
      </w:r>
      <w:r>
        <w:rPr>
          <w:sz w:val="20"/>
        </w:rPr>
        <w:t>in</w:t>
      </w:r>
      <w:r>
        <w:rPr>
          <w:spacing w:val="-7"/>
          <w:sz w:val="20"/>
        </w:rPr>
        <w:t xml:space="preserve"> </w:t>
      </w:r>
      <w:r>
        <w:rPr>
          <w:sz w:val="20"/>
        </w:rPr>
        <w:t>people</w:t>
      </w:r>
      <w:r>
        <w:rPr>
          <w:rFonts w:ascii="Arial" w:hAnsi="Arial"/>
          <w:sz w:val="20"/>
        </w:rPr>
        <w:t>’</w:t>
      </w:r>
      <w:r>
        <w:rPr>
          <w:sz w:val="20"/>
        </w:rPr>
        <w:t>s</w:t>
      </w:r>
      <w:r>
        <w:rPr>
          <w:spacing w:val="-7"/>
          <w:sz w:val="20"/>
        </w:rPr>
        <w:t xml:space="preserve"> </w:t>
      </w:r>
      <w:r>
        <w:rPr>
          <w:sz w:val="20"/>
        </w:rPr>
        <w:t>daily</w:t>
      </w:r>
      <w:r>
        <w:rPr>
          <w:spacing w:val="-7"/>
          <w:sz w:val="20"/>
        </w:rPr>
        <w:t xml:space="preserve"> </w:t>
      </w:r>
      <w:r>
        <w:rPr>
          <w:sz w:val="20"/>
        </w:rPr>
        <w:t>lives</w:t>
      </w:r>
      <w:r>
        <w:rPr>
          <w:spacing w:val="-7"/>
          <w:sz w:val="20"/>
        </w:rPr>
        <w:t xml:space="preserve"> </w:t>
      </w:r>
      <w:r>
        <w:rPr>
          <w:sz w:val="20"/>
        </w:rPr>
        <w:t>and ruined</w:t>
      </w:r>
      <w:r>
        <w:rPr>
          <w:spacing w:val="-1"/>
          <w:sz w:val="20"/>
        </w:rPr>
        <w:t xml:space="preserve"> </w:t>
      </w:r>
      <w:r>
        <w:rPr>
          <w:sz w:val="20"/>
        </w:rPr>
        <w:t>several</w:t>
      </w:r>
      <w:r>
        <w:rPr>
          <w:spacing w:val="-1"/>
          <w:sz w:val="20"/>
        </w:rPr>
        <w:t xml:space="preserve"> </w:t>
      </w:r>
      <w:r>
        <w:rPr>
          <w:sz w:val="20"/>
        </w:rPr>
        <w:t>economies around the world, killing millions of</w:t>
      </w:r>
      <w:r>
        <w:rPr>
          <w:spacing w:val="-1"/>
          <w:sz w:val="20"/>
        </w:rPr>
        <w:t xml:space="preserve"> </w:t>
      </w:r>
      <w:r>
        <w:rPr>
          <w:sz w:val="20"/>
        </w:rPr>
        <w:t>people thus</w:t>
      </w:r>
      <w:r>
        <w:rPr>
          <w:spacing w:val="-1"/>
          <w:sz w:val="20"/>
        </w:rPr>
        <w:t xml:space="preserve"> </w:t>
      </w:r>
      <w:r>
        <w:rPr>
          <w:sz w:val="20"/>
        </w:rPr>
        <w:t>far.</w:t>
      </w:r>
      <w:r>
        <w:rPr>
          <w:spacing w:val="-1"/>
          <w:sz w:val="20"/>
        </w:rPr>
        <w:t xml:space="preserve"> </w:t>
      </w:r>
      <w:r>
        <w:rPr>
          <w:sz w:val="20"/>
        </w:rPr>
        <w:t>It is</w:t>
      </w:r>
      <w:r>
        <w:rPr>
          <w:spacing w:val="-7"/>
          <w:sz w:val="20"/>
        </w:rPr>
        <w:t xml:space="preserve"> </w:t>
      </w:r>
      <w:r>
        <w:rPr>
          <w:sz w:val="20"/>
        </w:rPr>
        <w:t>essential</w:t>
      </w:r>
      <w:r>
        <w:rPr>
          <w:spacing w:val="-7"/>
          <w:sz w:val="20"/>
        </w:rPr>
        <w:t xml:space="preserve"> </w:t>
      </w:r>
      <w:r>
        <w:rPr>
          <w:sz w:val="20"/>
        </w:rPr>
        <w:t>to</w:t>
      </w:r>
      <w:r>
        <w:rPr>
          <w:spacing w:val="-7"/>
          <w:sz w:val="20"/>
        </w:rPr>
        <w:t xml:space="preserve"> </w:t>
      </w:r>
      <w:r>
        <w:rPr>
          <w:sz w:val="20"/>
        </w:rPr>
        <w:t>screen</w:t>
      </w:r>
      <w:r>
        <w:rPr>
          <w:spacing w:val="-5"/>
          <w:sz w:val="20"/>
        </w:rPr>
        <w:t xml:space="preserve"> </w:t>
      </w:r>
      <w:r>
        <w:rPr>
          <w:sz w:val="20"/>
        </w:rPr>
        <w:t>the</w:t>
      </w:r>
      <w:r>
        <w:rPr>
          <w:spacing w:val="-7"/>
          <w:sz w:val="20"/>
        </w:rPr>
        <w:t xml:space="preserve"> </w:t>
      </w:r>
      <w:r>
        <w:rPr>
          <w:sz w:val="20"/>
        </w:rPr>
        <w:t>affected</w:t>
      </w:r>
      <w:r>
        <w:rPr>
          <w:spacing w:val="-7"/>
          <w:sz w:val="20"/>
        </w:rPr>
        <w:t xml:space="preserve"> </w:t>
      </w:r>
      <w:r>
        <w:rPr>
          <w:sz w:val="20"/>
        </w:rPr>
        <w:t>patients</w:t>
      </w:r>
      <w:r>
        <w:rPr>
          <w:spacing w:val="-6"/>
          <w:sz w:val="20"/>
        </w:rPr>
        <w:t xml:space="preserve"> </w:t>
      </w:r>
      <w:r>
        <w:rPr>
          <w:sz w:val="20"/>
        </w:rPr>
        <w:t>in</w:t>
      </w:r>
      <w:r>
        <w:rPr>
          <w:spacing w:val="-7"/>
          <w:sz w:val="20"/>
        </w:rPr>
        <w:t xml:space="preserve"> </w:t>
      </w:r>
      <w:r>
        <w:rPr>
          <w:sz w:val="20"/>
        </w:rPr>
        <w:t>a</w:t>
      </w:r>
      <w:r>
        <w:rPr>
          <w:spacing w:val="-7"/>
          <w:sz w:val="20"/>
        </w:rPr>
        <w:t xml:space="preserve"> </w:t>
      </w:r>
      <w:r>
        <w:rPr>
          <w:sz w:val="20"/>
        </w:rPr>
        <w:t>timely</w:t>
      </w:r>
      <w:r>
        <w:rPr>
          <w:spacing w:val="-6"/>
          <w:sz w:val="20"/>
        </w:rPr>
        <w:t xml:space="preserve"> </w:t>
      </w:r>
      <w:r>
        <w:rPr>
          <w:sz w:val="20"/>
        </w:rPr>
        <w:t>and</w:t>
      </w:r>
      <w:r>
        <w:rPr>
          <w:spacing w:val="-7"/>
          <w:sz w:val="20"/>
        </w:rPr>
        <w:t xml:space="preserve"> </w:t>
      </w:r>
      <w:r>
        <w:rPr>
          <w:sz w:val="20"/>
        </w:rPr>
        <w:t>cost-effective</w:t>
      </w:r>
      <w:r>
        <w:rPr>
          <w:spacing w:val="-7"/>
          <w:sz w:val="20"/>
        </w:rPr>
        <w:t xml:space="preserve"> </w:t>
      </w:r>
      <w:r>
        <w:rPr>
          <w:sz w:val="20"/>
        </w:rPr>
        <w:t>manner</w:t>
      </w:r>
      <w:r>
        <w:rPr>
          <w:spacing w:val="-6"/>
          <w:sz w:val="20"/>
        </w:rPr>
        <w:t xml:space="preserve"> </w:t>
      </w:r>
      <w:r>
        <w:rPr>
          <w:sz w:val="20"/>
        </w:rPr>
        <w:t>in order to ﬁght this disease. This paper presents the prediction of COVID-19 with Chest X-Ray images, and the implementation of an image processing system operated</w:t>
      </w:r>
      <w:r>
        <w:rPr>
          <w:spacing w:val="-8"/>
          <w:sz w:val="20"/>
        </w:rPr>
        <w:t xml:space="preserve"> </w:t>
      </w:r>
      <w:r>
        <w:rPr>
          <w:sz w:val="20"/>
        </w:rPr>
        <w:t>using</w:t>
      </w:r>
      <w:r>
        <w:rPr>
          <w:spacing w:val="-8"/>
          <w:sz w:val="20"/>
        </w:rPr>
        <w:t xml:space="preserve"> </w:t>
      </w:r>
      <w:r>
        <w:rPr>
          <w:sz w:val="20"/>
        </w:rPr>
        <w:t>deep</w:t>
      </w:r>
      <w:r>
        <w:rPr>
          <w:spacing w:val="-9"/>
          <w:sz w:val="20"/>
        </w:rPr>
        <w:t xml:space="preserve"> </w:t>
      </w:r>
      <w:r>
        <w:rPr>
          <w:sz w:val="20"/>
        </w:rPr>
        <w:t>learning</w:t>
      </w:r>
      <w:r>
        <w:rPr>
          <w:spacing w:val="-9"/>
          <w:sz w:val="20"/>
        </w:rPr>
        <w:t xml:space="preserve"> </w:t>
      </w:r>
      <w:r>
        <w:rPr>
          <w:sz w:val="20"/>
        </w:rPr>
        <w:t>and</w:t>
      </w:r>
      <w:r>
        <w:rPr>
          <w:spacing w:val="-9"/>
          <w:sz w:val="20"/>
        </w:rPr>
        <w:t xml:space="preserve"> </w:t>
      </w:r>
      <w:r>
        <w:rPr>
          <w:sz w:val="20"/>
        </w:rPr>
        <w:t>neural</w:t>
      </w:r>
      <w:r>
        <w:rPr>
          <w:spacing w:val="-8"/>
          <w:sz w:val="20"/>
        </w:rPr>
        <w:t xml:space="preserve"> </w:t>
      </w:r>
      <w:r>
        <w:rPr>
          <w:sz w:val="20"/>
        </w:rPr>
        <w:t>networks.</w:t>
      </w:r>
      <w:r>
        <w:rPr>
          <w:spacing w:val="-8"/>
          <w:sz w:val="20"/>
        </w:rPr>
        <w:t xml:space="preserve"> </w:t>
      </w:r>
      <w:r>
        <w:rPr>
          <w:sz w:val="20"/>
        </w:rPr>
        <w:t>In</w:t>
      </w:r>
      <w:r>
        <w:rPr>
          <w:spacing w:val="-9"/>
          <w:sz w:val="20"/>
        </w:rPr>
        <w:t xml:space="preserve"> </w:t>
      </w:r>
      <w:r>
        <w:rPr>
          <w:sz w:val="20"/>
        </w:rPr>
        <w:t>this</w:t>
      </w:r>
      <w:r>
        <w:rPr>
          <w:spacing w:val="-8"/>
          <w:sz w:val="20"/>
        </w:rPr>
        <w:t xml:space="preserve"> </w:t>
      </w:r>
      <w:r>
        <w:rPr>
          <w:sz w:val="20"/>
        </w:rPr>
        <w:t>paper,</w:t>
      </w:r>
      <w:r>
        <w:rPr>
          <w:spacing w:val="-10"/>
          <w:sz w:val="20"/>
        </w:rPr>
        <w:t xml:space="preserve"> </w:t>
      </w:r>
      <w:r>
        <w:rPr>
          <w:sz w:val="20"/>
        </w:rPr>
        <w:t>a</w:t>
      </w:r>
      <w:r>
        <w:rPr>
          <w:spacing w:val="-8"/>
          <w:sz w:val="20"/>
        </w:rPr>
        <w:t xml:space="preserve"> </w:t>
      </w:r>
      <w:r>
        <w:rPr>
          <w:sz w:val="20"/>
        </w:rPr>
        <w:t>Deep</w:t>
      </w:r>
      <w:r>
        <w:rPr>
          <w:spacing w:val="-8"/>
          <w:sz w:val="20"/>
        </w:rPr>
        <w:t xml:space="preserve"> </w:t>
      </w:r>
      <w:r>
        <w:rPr>
          <w:sz w:val="20"/>
        </w:rPr>
        <w:t>Learning, Machine Learning, and Convolutional Neural Network-based approach for pre- dicting</w:t>
      </w:r>
      <w:r>
        <w:rPr>
          <w:spacing w:val="-4"/>
          <w:sz w:val="20"/>
        </w:rPr>
        <w:t xml:space="preserve"> </w:t>
      </w:r>
      <w:r>
        <w:rPr>
          <w:sz w:val="20"/>
        </w:rPr>
        <w:t>Covid-19</w:t>
      </w:r>
      <w:r>
        <w:rPr>
          <w:spacing w:val="-5"/>
          <w:sz w:val="20"/>
        </w:rPr>
        <w:t xml:space="preserve"> </w:t>
      </w:r>
      <w:r>
        <w:rPr>
          <w:sz w:val="20"/>
        </w:rPr>
        <w:t>positive</w:t>
      </w:r>
      <w:r>
        <w:rPr>
          <w:spacing w:val="-3"/>
          <w:sz w:val="20"/>
        </w:rPr>
        <w:t xml:space="preserve"> </w:t>
      </w:r>
      <w:r>
        <w:rPr>
          <w:sz w:val="20"/>
        </w:rPr>
        <w:t>and</w:t>
      </w:r>
      <w:r>
        <w:rPr>
          <w:spacing w:val="-5"/>
          <w:sz w:val="20"/>
        </w:rPr>
        <w:t xml:space="preserve"> </w:t>
      </w:r>
      <w:r>
        <w:rPr>
          <w:sz w:val="20"/>
        </w:rPr>
        <w:t>normal</w:t>
      </w:r>
      <w:r>
        <w:rPr>
          <w:spacing w:val="-4"/>
          <w:sz w:val="20"/>
        </w:rPr>
        <w:t xml:space="preserve"> </w:t>
      </w:r>
      <w:r>
        <w:rPr>
          <w:sz w:val="20"/>
        </w:rPr>
        <w:t>patients</w:t>
      </w:r>
      <w:r>
        <w:rPr>
          <w:spacing w:val="-3"/>
          <w:sz w:val="20"/>
        </w:rPr>
        <w:t xml:space="preserve"> </w:t>
      </w:r>
      <w:r>
        <w:rPr>
          <w:sz w:val="20"/>
        </w:rPr>
        <w:t>using</w:t>
      </w:r>
      <w:r>
        <w:rPr>
          <w:spacing w:val="-3"/>
          <w:sz w:val="20"/>
        </w:rPr>
        <w:t xml:space="preserve"> </w:t>
      </w:r>
      <w:r>
        <w:rPr>
          <w:sz w:val="20"/>
        </w:rPr>
        <w:t>Chest</w:t>
      </w:r>
      <w:r>
        <w:rPr>
          <w:spacing w:val="-4"/>
          <w:sz w:val="20"/>
        </w:rPr>
        <w:t xml:space="preserve"> </w:t>
      </w:r>
      <w:r>
        <w:rPr>
          <w:sz w:val="20"/>
        </w:rPr>
        <w:t>X-Ray</w:t>
      </w:r>
      <w:r>
        <w:rPr>
          <w:spacing w:val="-3"/>
          <w:sz w:val="20"/>
        </w:rPr>
        <w:t xml:space="preserve"> </w:t>
      </w:r>
      <w:r>
        <w:rPr>
          <w:sz w:val="20"/>
        </w:rPr>
        <w:t>pictures</w:t>
      </w:r>
      <w:r>
        <w:rPr>
          <w:spacing w:val="-4"/>
          <w:sz w:val="20"/>
        </w:rPr>
        <w:t xml:space="preserve"> </w:t>
      </w:r>
      <w:r>
        <w:rPr>
          <w:sz w:val="20"/>
        </w:rPr>
        <w:t>is</w:t>
      </w:r>
      <w:r>
        <w:rPr>
          <w:spacing w:val="-4"/>
          <w:sz w:val="20"/>
        </w:rPr>
        <w:t xml:space="preserve"> </w:t>
      </w:r>
      <w:r>
        <w:rPr>
          <w:sz w:val="20"/>
        </w:rPr>
        <w:t>pro- posed. In this study, machine learning tools such as TensorFlow were used for building</w:t>
      </w:r>
      <w:r>
        <w:rPr>
          <w:spacing w:val="-10"/>
          <w:sz w:val="20"/>
        </w:rPr>
        <w:t xml:space="preserve"> </w:t>
      </w:r>
      <w:r>
        <w:rPr>
          <w:sz w:val="20"/>
        </w:rPr>
        <w:t>and</w:t>
      </w:r>
      <w:r>
        <w:rPr>
          <w:spacing w:val="-11"/>
          <w:sz w:val="20"/>
        </w:rPr>
        <w:t xml:space="preserve"> </w:t>
      </w:r>
      <w:r>
        <w:rPr>
          <w:sz w:val="20"/>
        </w:rPr>
        <w:t>training</w:t>
      </w:r>
      <w:r>
        <w:rPr>
          <w:spacing w:val="-10"/>
          <w:sz w:val="20"/>
        </w:rPr>
        <w:t xml:space="preserve"> </w:t>
      </w:r>
      <w:r>
        <w:rPr>
          <w:sz w:val="20"/>
        </w:rPr>
        <w:t>neural</w:t>
      </w:r>
      <w:r>
        <w:rPr>
          <w:spacing w:val="-10"/>
          <w:sz w:val="20"/>
        </w:rPr>
        <w:t xml:space="preserve"> </w:t>
      </w:r>
      <w:r>
        <w:rPr>
          <w:sz w:val="20"/>
        </w:rPr>
        <w:t>nets.</w:t>
      </w:r>
      <w:r>
        <w:rPr>
          <w:spacing w:val="-10"/>
          <w:sz w:val="20"/>
        </w:rPr>
        <w:t xml:space="preserve"> </w:t>
      </w:r>
      <w:r>
        <w:rPr>
          <w:sz w:val="20"/>
        </w:rPr>
        <w:t>Scikit-learn</w:t>
      </w:r>
      <w:r>
        <w:rPr>
          <w:spacing w:val="-10"/>
          <w:sz w:val="20"/>
        </w:rPr>
        <w:t xml:space="preserve"> </w:t>
      </w:r>
      <w:r>
        <w:rPr>
          <w:sz w:val="20"/>
        </w:rPr>
        <w:t>was</w:t>
      </w:r>
      <w:r>
        <w:rPr>
          <w:spacing w:val="-10"/>
          <w:sz w:val="20"/>
        </w:rPr>
        <w:t xml:space="preserve"> </w:t>
      </w:r>
      <w:r>
        <w:rPr>
          <w:sz w:val="20"/>
        </w:rPr>
        <w:t>used</w:t>
      </w:r>
      <w:r>
        <w:rPr>
          <w:spacing w:val="-9"/>
          <w:sz w:val="20"/>
        </w:rPr>
        <w:t xml:space="preserve"> </w:t>
      </w:r>
      <w:r>
        <w:rPr>
          <w:sz w:val="20"/>
        </w:rPr>
        <w:t>for</w:t>
      </w:r>
      <w:r>
        <w:rPr>
          <w:spacing w:val="-10"/>
          <w:sz w:val="20"/>
        </w:rPr>
        <w:t xml:space="preserve"> </w:t>
      </w:r>
      <w:r>
        <w:rPr>
          <w:sz w:val="20"/>
        </w:rPr>
        <w:t>machine</w:t>
      </w:r>
      <w:r>
        <w:rPr>
          <w:spacing w:val="-11"/>
          <w:sz w:val="20"/>
        </w:rPr>
        <w:t xml:space="preserve"> </w:t>
      </w:r>
      <w:r>
        <w:rPr>
          <w:sz w:val="20"/>
        </w:rPr>
        <w:t>learning</w:t>
      </w:r>
      <w:r>
        <w:rPr>
          <w:spacing w:val="-11"/>
          <w:sz w:val="20"/>
        </w:rPr>
        <w:t xml:space="preserve"> </w:t>
      </w:r>
      <w:r>
        <w:rPr>
          <w:sz w:val="20"/>
        </w:rPr>
        <w:t>from end</w:t>
      </w:r>
      <w:r>
        <w:rPr>
          <w:spacing w:val="-3"/>
          <w:sz w:val="20"/>
        </w:rPr>
        <w:t xml:space="preserve"> </w:t>
      </w:r>
      <w:r>
        <w:rPr>
          <w:sz w:val="20"/>
        </w:rPr>
        <w:t>to</w:t>
      </w:r>
      <w:r>
        <w:rPr>
          <w:spacing w:val="-3"/>
          <w:sz w:val="20"/>
        </w:rPr>
        <w:t xml:space="preserve"> </w:t>
      </w:r>
      <w:r>
        <w:rPr>
          <w:sz w:val="20"/>
        </w:rPr>
        <w:t>end.</w:t>
      </w:r>
      <w:r>
        <w:rPr>
          <w:spacing w:val="-3"/>
          <w:sz w:val="20"/>
        </w:rPr>
        <w:t xml:space="preserve"> </w:t>
      </w:r>
      <w:r>
        <w:rPr>
          <w:sz w:val="20"/>
        </w:rPr>
        <w:t>Various</w:t>
      </w:r>
      <w:r>
        <w:rPr>
          <w:spacing w:val="-4"/>
          <w:sz w:val="20"/>
        </w:rPr>
        <w:t xml:space="preserve"> </w:t>
      </w:r>
      <w:r>
        <w:rPr>
          <w:sz w:val="20"/>
        </w:rPr>
        <w:t>deep</w:t>
      </w:r>
      <w:r>
        <w:rPr>
          <w:spacing w:val="-3"/>
          <w:sz w:val="20"/>
        </w:rPr>
        <w:t xml:space="preserve"> </w:t>
      </w:r>
      <w:r>
        <w:rPr>
          <w:sz w:val="20"/>
        </w:rPr>
        <w:t>learning</w:t>
      </w:r>
      <w:r>
        <w:rPr>
          <w:spacing w:val="-3"/>
          <w:sz w:val="20"/>
        </w:rPr>
        <w:t xml:space="preserve"> </w:t>
      </w:r>
      <w:r>
        <w:rPr>
          <w:sz w:val="20"/>
        </w:rPr>
        <w:t>features</w:t>
      </w:r>
      <w:r>
        <w:rPr>
          <w:spacing w:val="-3"/>
          <w:sz w:val="20"/>
        </w:rPr>
        <w:t xml:space="preserve"> </w:t>
      </w:r>
      <w:r>
        <w:rPr>
          <w:sz w:val="20"/>
        </w:rPr>
        <w:t>are</w:t>
      </w:r>
      <w:r>
        <w:rPr>
          <w:spacing w:val="-3"/>
          <w:sz w:val="20"/>
        </w:rPr>
        <w:t xml:space="preserve"> </w:t>
      </w:r>
      <w:r>
        <w:rPr>
          <w:sz w:val="20"/>
        </w:rPr>
        <w:t>used,</w:t>
      </w:r>
      <w:r>
        <w:rPr>
          <w:spacing w:val="-3"/>
          <w:sz w:val="20"/>
        </w:rPr>
        <w:t xml:space="preserve"> </w:t>
      </w:r>
      <w:r>
        <w:rPr>
          <w:sz w:val="20"/>
        </w:rPr>
        <w:t>such</w:t>
      </w:r>
      <w:r>
        <w:rPr>
          <w:spacing w:val="-3"/>
          <w:sz w:val="20"/>
        </w:rPr>
        <w:t xml:space="preserve"> </w:t>
      </w:r>
      <w:r>
        <w:rPr>
          <w:sz w:val="20"/>
        </w:rPr>
        <w:t>as</w:t>
      </w:r>
      <w:r>
        <w:rPr>
          <w:spacing w:val="-3"/>
          <w:sz w:val="20"/>
        </w:rPr>
        <w:t xml:space="preserve"> </w:t>
      </w:r>
      <w:r>
        <w:rPr>
          <w:sz w:val="20"/>
        </w:rPr>
        <w:t>Conv2D,</w:t>
      </w:r>
      <w:r>
        <w:rPr>
          <w:spacing w:val="-3"/>
          <w:sz w:val="20"/>
        </w:rPr>
        <w:t xml:space="preserve"> </w:t>
      </w:r>
      <w:r>
        <w:rPr>
          <w:sz w:val="20"/>
        </w:rPr>
        <w:t>Dense</w:t>
      </w:r>
      <w:r>
        <w:rPr>
          <w:spacing w:val="-3"/>
          <w:sz w:val="20"/>
        </w:rPr>
        <w:t xml:space="preserve"> </w:t>
      </w:r>
      <w:r>
        <w:rPr>
          <w:sz w:val="20"/>
        </w:rPr>
        <w:t>Net, Dropout, Maxpooling2D for creating the model. The proposed approach had a classiﬁcation</w:t>
      </w:r>
      <w:r>
        <w:rPr>
          <w:spacing w:val="-13"/>
          <w:sz w:val="20"/>
        </w:rPr>
        <w:t xml:space="preserve"> </w:t>
      </w:r>
      <w:r>
        <w:rPr>
          <w:sz w:val="20"/>
        </w:rPr>
        <w:t>accuracy</w:t>
      </w:r>
      <w:r>
        <w:rPr>
          <w:spacing w:val="-12"/>
          <w:sz w:val="20"/>
        </w:rPr>
        <w:t xml:space="preserve"> </w:t>
      </w:r>
      <w:r>
        <w:rPr>
          <w:sz w:val="20"/>
        </w:rPr>
        <w:t>of</w:t>
      </w:r>
      <w:r>
        <w:rPr>
          <w:spacing w:val="-13"/>
          <w:sz w:val="20"/>
        </w:rPr>
        <w:t xml:space="preserve"> </w:t>
      </w:r>
      <w:r>
        <w:rPr>
          <w:sz w:val="20"/>
        </w:rPr>
        <w:t>96.43</w:t>
      </w:r>
      <w:r>
        <w:rPr>
          <w:spacing w:val="-12"/>
          <w:sz w:val="20"/>
        </w:rPr>
        <w:t xml:space="preserve"> </w:t>
      </w:r>
      <w:r>
        <w:rPr>
          <w:sz w:val="20"/>
        </w:rPr>
        <w:t>percent</w:t>
      </w:r>
      <w:r>
        <w:rPr>
          <w:spacing w:val="-13"/>
          <w:sz w:val="20"/>
        </w:rPr>
        <w:t xml:space="preserve"> </w:t>
      </w:r>
      <w:r>
        <w:rPr>
          <w:sz w:val="20"/>
        </w:rPr>
        <w:t>and</w:t>
      </w:r>
      <w:r>
        <w:rPr>
          <w:spacing w:val="-12"/>
          <w:sz w:val="20"/>
        </w:rPr>
        <w:t xml:space="preserve"> </w:t>
      </w:r>
      <w:r>
        <w:rPr>
          <w:sz w:val="20"/>
        </w:rPr>
        <w:t>a</w:t>
      </w:r>
      <w:r>
        <w:rPr>
          <w:spacing w:val="-13"/>
          <w:sz w:val="20"/>
        </w:rPr>
        <w:t xml:space="preserve"> </w:t>
      </w:r>
      <w:r>
        <w:rPr>
          <w:sz w:val="20"/>
        </w:rPr>
        <w:t>validation</w:t>
      </w:r>
      <w:r>
        <w:rPr>
          <w:spacing w:val="-12"/>
          <w:sz w:val="20"/>
        </w:rPr>
        <w:t xml:space="preserve"> </w:t>
      </w:r>
      <w:r>
        <w:rPr>
          <w:sz w:val="20"/>
        </w:rPr>
        <w:t>accuracy</w:t>
      </w:r>
      <w:r>
        <w:rPr>
          <w:spacing w:val="-13"/>
          <w:sz w:val="20"/>
        </w:rPr>
        <w:t xml:space="preserve"> </w:t>
      </w:r>
      <w:r>
        <w:rPr>
          <w:sz w:val="20"/>
        </w:rPr>
        <w:t>of</w:t>
      </w:r>
      <w:r>
        <w:rPr>
          <w:spacing w:val="-12"/>
          <w:sz w:val="20"/>
        </w:rPr>
        <w:t xml:space="preserve"> </w:t>
      </w:r>
      <w:r>
        <w:rPr>
          <w:sz w:val="20"/>
        </w:rPr>
        <w:t>98.33</w:t>
      </w:r>
      <w:r>
        <w:rPr>
          <w:spacing w:val="-13"/>
          <w:sz w:val="20"/>
        </w:rPr>
        <w:t xml:space="preserve"> </w:t>
      </w:r>
      <w:r>
        <w:rPr>
          <w:sz w:val="20"/>
        </w:rPr>
        <w:t>percent after training and testing the X-Ray pictures. Finally, a web application has been developed for</w:t>
      </w:r>
      <w:r>
        <w:rPr>
          <w:spacing w:val="-2"/>
          <w:sz w:val="20"/>
        </w:rPr>
        <w:t xml:space="preserve"> </w:t>
      </w:r>
      <w:r>
        <w:rPr>
          <w:sz w:val="20"/>
        </w:rPr>
        <w:t>general users, which will detect chest x-ray images either as</w:t>
      </w:r>
      <w:r>
        <w:rPr>
          <w:spacing w:val="-1"/>
          <w:sz w:val="20"/>
        </w:rPr>
        <w:t xml:space="preserve"> </w:t>
      </w:r>
      <w:r>
        <w:rPr>
          <w:sz w:val="20"/>
        </w:rPr>
        <w:t>covid or normal. A GUI application for the Covid prediction framework was run. A chest</w:t>
      </w:r>
      <w:r>
        <w:rPr>
          <w:spacing w:val="-7"/>
          <w:sz w:val="20"/>
        </w:rPr>
        <w:t xml:space="preserve"> </w:t>
      </w:r>
      <w:r>
        <w:rPr>
          <w:sz w:val="20"/>
        </w:rPr>
        <w:t>X-ray</w:t>
      </w:r>
      <w:r>
        <w:rPr>
          <w:spacing w:val="-7"/>
          <w:sz w:val="20"/>
        </w:rPr>
        <w:t xml:space="preserve"> </w:t>
      </w:r>
      <w:r>
        <w:rPr>
          <w:sz w:val="20"/>
        </w:rPr>
        <w:t>image</w:t>
      </w:r>
      <w:r>
        <w:rPr>
          <w:spacing w:val="-8"/>
          <w:sz w:val="20"/>
        </w:rPr>
        <w:t xml:space="preserve"> </w:t>
      </w:r>
      <w:r>
        <w:rPr>
          <w:sz w:val="20"/>
        </w:rPr>
        <w:t>can</w:t>
      </w:r>
      <w:r>
        <w:rPr>
          <w:spacing w:val="-8"/>
          <w:sz w:val="20"/>
        </w:rPr>
        <w:t xml:space="preserve"> </w:t>
      </w:r>
      <w:r>
        <w:rPr>
          <w:sz w:val="20"/>
        </w:rPr>
        <w:t>be</w:t>
      </w:r>
      <w:r>
        <w:rPr>
          <w:spacing w:val="-8"/>
          <w:sz w:val="20"/>
        </w:rPr>
        <w:t xml:space="preserve"> </w:t>
      </w:r>
      <w:r>
        <w:rPr>
          <w:sz w:val="20"/>
        </w:rPr>
        <w:t>browsed</w:t>
      </w:r>
      <w:r>
        <w:rPr>
          <w:spacing w:val="-7"/>
          <w:sz w:val="20"/>
        </w:rPr>
        <w:t xml:space="preserve"> </w:t>
      </w:r>
      <w:r>
        <w:rPr>
          <w:sz w:val="20"/>
        </w:rPr>
        <w:t>and</w:t>
      </w:r>
      <w:r>
        <w:rPr>
          <w:spacing w:val="-8"/>
          <w:sz w:val="20"/>
        </w:rPr>
        <w:t xml:space="preserve"> </w:t>
      </w:r>
      <w:r>
        <w:rPr>
          <w:sz w:val="20"/>
        </w:rPr>
        <w:t>fed</w:t>
      </w:r>
      <w:r>
        <w:rPr>
          <w:spacing w:val="-8"/>
          <w:sz w:val="20"/>
        </w:rPr>
        <w:t xml:space="preserve"> </w:t>
      </w:r>
      <w:r>
        <w:rPr>
          <w:sz w:val="20"/>
        </w:rPr>
        <w:t>into</w:t>
      </w:r>
      <w:r>
        <w:rPr>
          <w:spacing w:val="-8"/>
          <w:sz w:val="20"/>
        </w:rPr>
        <w:t xml:space="preserve"> </w:t>
      </w:r>
      <w:r>
        <w:rPr>
          <w:sz w:val="20"/>
        </w:rPr>
        <w:t>the</w:t>
      </w:r>
      <w:r>
        <w:rPr>
          <w:spacing w:val="-7"/>
          <w:sz w:val="20"/>
        </w:rPr>
        <w:t xml:space="preserve"> </w:t>
      </w:r>
      <w:r>
        <w:rPr>
          <w:sz w:val="20"/>
        </w:rPr>
        <w:t>program</w:t>
      </w:r>
      <w:r>
        <w:rPr>
          <w:spacing w:val="-8"/>
          <w:sz w:val="20"/>
        </w:rPr>
        <w:t xml:space="preserve"> </w:t>
      </w:r>
      <w:r>
        <w:rPr>
          <w:sz w:val="20"/>
        </w:rPr>
        <w:t>by</w:t>
      </w:r>
      <w:r>
        <w:rPr>
          <w:spacing w:val="-8"/>
          <w:sz w:val="20"/>
        </w:rPr>
        <w:t xml:space="preserve"> </w:t>
      </w:r>
      <w:r>
        <w:rPr>
          <w:sz w:val="20"/>
        </w:rPr>
        <w:t>medical</w:t>
      </w:r>
      <w:r>
        <w:rPr>
          <w:spacing w:val="-7"/>
          <w:sz w:val="20"/>
        </w:rPr>
        <w:t xml:space="preserve"> </w:t>
      </w:r>
      <w:r>
        <w:rPr>
          <w:sz w:val="20"/>
        </w:rPr>
        <w:t>personnel or the general public.</w:t>
      </w:r>
    </w:p>
    <w:p w14:paraId="4298D072" w14:textId="77777777" w:rsidR="00155260" w:rsidRDefault="00155260">
      <w:pPr>
        <w:pStyle w:val="BodyText"/>
        <w:spacing w:before="2"/>
        <w:rPr>
          <w:sz w:val="24"/>
        </w:rPr>
      </w:pPr>
    </w:p>
    <w:p w14:paraId="7B818398" w14:textId="77777777" w:rsidR="00155260" w:rsidRDefault="00F00BF3">
      <w:pPr>
        <w:spacing w:line="249" w:lineRule="auto"/>
        <w:ind w:left="2194" w:right="2370"/>
        <w:jc w:val="both"/>
        <w:rPr>
          <w:sz w:val="20"/>
        </w:rPr>
      </w:pPr>
      <w:r>
        <w:rPr>
          <w:sz w:val="20"/>
        </w:rPr>
        <w:t>Keywords: Covid-19 prediction; covid-19; coronavirus; normal; deep learning; convolutional neural network; image processing; chest x-ray</w:t>
      </w:r>
    </w:p>
    <w:p w14:paraId="32A26AC9" w14:textId="77777777" w:rsidR="000F3BFB" w:rsidRDefault="000F3BFB">
      <w:pPr>
        <w:spacing w:line="249" w:lineRule="auto"/>
        <w:ind w:left="2194" w:right="2370"/>
        <w:jc w:val="both"/>
        <w:rPr>
          <w:sz w:val="20"/>
        </w:rPr>
      </w:pPr>
    </w:p>
    <w:p w14:paraId="1BE77192" w14:textId="77777777" w:rsidR="000F3BFB" w:rsidRDefault="000F3BFB">
      <w:pPr>
        <w:spacing w:line="249" w:lineRule="auto"/>
        <w:ind w:left="2194" w:right="2370"/>
        <w:jc w:val="both"/>
        <w:rPr>
          <w:sz w:val="20"/>
        </w:rPr>
      </w:pPr>
    </w:p>
    <w:p w14:paraId="18FCABA2" w14:textId="77777777" w:rsidR="000F3BFB" w:rsidRDefault="000F3BFB">
      <w:pPr>
        <w:spacing w:line="249" w:lineRule="auto"/>
        <w:ind w:left="2194" w:right="2370"/>
        <w:jc w:val="both"/>
        <w:rPr>
          <w:sz w:val="20"/>
        </w:rPr>
      </w:pPr>
    </w:p>
    <w:p w14:paraId="3051252B" w14:textId="77777777" w:rsidR="000F3BFB" w:rsidRDefault="000F3BFB">
      <w:pPr>
        <w:spacing w:line="249" w:lineRule="auto"/>
        <w:ind w:left="2194" w:right="2370"/>
        <w:jc w:val="both"/>
        <w:rPr>
          <w:sz w:val="20"/>
        </w:rPr>
      </w:pPr>
    </w:p>
    <w:p w14:paraId="340BA8C1" w14:textId="77777777" w:rsidR="00155260" w:rsidRDefault="00155260">
      <w:pPr>
        <w:pStyle w:val="BodyText"/>
      </w:pPr>
    </w:p>
    <w:p w14:paraId="3E55CE8D" w14:textId="77777777" w:rsidR="00155260" w:rsidRPr="007A2BF2" w:rsidRDefault="007A2BF2">
      <w:pPr>
        <w:pStyle w:val="ListParagraph"/>
        <w:numPr>
          <w:ilvl w:val="0"/>
          <w:numId w:val="1"/>
        </w:numPr>
        <w:tabs>
          <w:tab w:val="left" w:pos="979"/>
        </w:tabs>
        <w:spacing w:before="163"/>
        <w:rPr>
          <w:b/>
          <w:sz w:val="28"/>
          <w:szCs w:val="28"/>
          <w:u w:val="single"/>
        </w:rPr>
      </w:pPr>
      <w:r w:rsidRPr="007A2BF2">
        <w:rPr>
          <w:b/>
          <w:spacing w:val="-2"/>
          <w:w w:val="110"/>
          <w:sz w:val="28"/>
          <w:szCs w:val="28"/>
          <w:u w:val="single"/>
        </w:rPr>
        <w:lastRenderedPageBreak/>
        <w:t>Introduction</w:t>
      </w:r>
    </w:p>
    <w:p w14:paraId="7CE1DA46" w14:textId="77777777" w:rsidR="00155260" w:rsidRDefault="00F00BF3">
      <w:pPr>
        <w:pStyle w:val="BodyText"/>
        <w:spacing w:before="65" w:line="244" w:lineRule="auto"/>
        <w:ind w:left="760" w:right="935" w:firstLine="397"/>
        <w:jc w:val="both"/>
      </w:pPr>
      <w:r>
        <w:t>In</w:t>
      </w:r>
      <w:r>
        <w:rPr>
          <w:spacing w:val="-5"/>
        </w:rPr>
        <w:t xml:space="preserve"> </w:t>
      </w:r>
      <w:r>
        <w:t>recent</w:t>
      </w:r>
      <w:r>
        <w:rPr>
          <w:spacing w:val="-6"/>
        </w:rPr>
        <w:t xml:space="preserve"> </w:t>
      </w:r>
      <w:r>
        <w:t>times,</w:t>
      </w:r>
      <w:r>
        <w:rPr>
          <w:spacing w:val="-6"/>
        </w:rPr>
        <w:t xml:space="preserve"> </w:t>
      </w:r>
      <w:r>
        <w:t>Coronavirus</w:t>
      </w:r>
      <w:r>
        <w:rPr>
          <w:spacing w:val="-6"/>
        </w:rPr>
        <w:t xml:space="preserve"> </w:t>
      </w:r>
      <w:r>
        <w:t>disease</w:t>
      </w:r>
      <w:r>
        <w:rPr>
          <w:spacing w:val="-5"/>
        </w:rPr>
        <w:t xml:space="preserve"> </w:t>
      </w:r>
      <w:r>
        <w:t>has</w:t>
      </w:r>
      <w:r>
        <w:rPr>
          <w:spacing w:val="-6"/>
        </w:rPr>
        <w:t xml:space="preserve"> </w:t>
      </w:r>
      <w:r>
        <w:t>become</w:t>
      </w:r>
      <w:r>
        <w:rPr>
          <w:spacing w:val="-6"/>
        </w:rPr>
        <w:t xml:space="preserve"> </w:t>
      </w:r>
      <w:r>
        <w:t>the</w:t>
      </w:r>
      <w:r>
        <w:rPr>
          <w:spacing w:val="-6"/>
        </w:rPr>
        <w:t xml:space="preserve"> </w:t>
      </w:r>
      <w:r>
        <w:t>biggest</w:t>
      </w:r>
      <w:r>
        <w:rPr>
          <w:spacing w:val="-7"/>
        </w:rPr>
        <w:t xml:space="preserve"> </w:t>
      </w:r>
      <w:r>
        <w:t>health</w:t>
      </w:r>
      <w:r>
        <w:rPr>
          <w:spacing w:val="-5"/>
        </w:rPr>
        <w:t xml:space="preserve"> </w:t>
      </w:r>
      <w:r>
        <w:t>hazard</w:t>
      </w:r>
      <w:r>
        <w:rPr>
          <w:spacing w:val="-6"/>
        </w:rPr>
        <w:t xml:space="preserve"> </w:t>
      </w:r>
      <w:r>
        <w:t>worldwide.</w:t>
      </w:r>
      <w:r>
        <w:rPr>
          <w:spacing w:val="-6"/>
        </w:rPr>
        <w:t xml:space="preserve"> </w:t>
      </w:r>
      <w:r>
        <w:t>Each</w:t>
      </w:r>
      <w:r>
        <w:rPr>
          <w:spacing w:val="-6"/>
        </w:rPr>
        <w:t xml:space="preserve"> </w:t>
      </w:r>
      <w:r>
        <w:t>country</w:t>
      </w:r>
      <w:r>
        <w:rPr>
          <w:spacing w:val="-6"/>
        </w:rPr>
        <w:t xml:space="preserve"> </w:t>
      </w:r>
      <w:r>
        <w:t>is going</w:t>
      </w:r>
      <w:r>
        <w:rPr>
          <w:spacing w:val="-2"/>
        </w:rPr>
        <w:t xml:space="preserve"> </w:t>
      </w:r>
      <w:r>
        <w:t>up</w:t>
      </w:r>
      <w:r>
        <w:rPr>
          <w:spacing w:val="-2"/>
        </w:rPr>
        <w:t xml:space="preserve"> </w:t>
      </w:r>
      <w:r>
        <w:t>against</w:t>
      </w:r>
      <w:r>
        <w:rPr>
          <w:spacing w:val="-2"/>
        </w:rPr>
        <w:t xml:space="preserve"> </w:t>
      </w:r>
      <w:r>
        <w:t>furious</w:t>
      </w:r>
      <w:r>
        <w:rPr>
          <w:spacing w:val="-2"/>
        </w:rPr>
        <w:t xml:space="preserve"> </w:t>
      </w:r>
      <w:r>
        <w:t>events</w:t>
      </w:r>
      <w:r>
        <w:rPr>
          <w:spacing w:val="-2"/>
        </w:rPr>
        <w:t xml:space="preserve"> </w:t>
      </w:r>
      <w:r>
        <w:t>as</w:t>
      </w:r>
      <w:r>
        <w:rPr>
          <w:spacing w:val="-1"/>
        </w:rPr>
        <w:t xml:space="preserve"> </w:t>
      </w:r>
      <w:r>
        <w:t>far</w:t>
      </w:r>
      <w:r>
        <w:rPr>
          <w:spacing w:val="-2"/>
        </w:rPr>
        <w:t xml:space="preserve"> </w:t>
      </w:r>
      <w:r>
        <w:t>as</w:t>
      </w:r>
      <w:r>
        <w:rPr>
          <w:spacing w:val="-2"/>
        </w:rPr>
        <w:t xml:space="preserve"> </w:t>
      </w:r>
      <w:r>
        <w:t>ensuring</w:t>
      </w:r>
      <w:r>
        <w:rPr>
          <w:spacing w:val="-2"/>
        </w:rPr>
        <w:t xml:space="preserve"> </w:t>
      </w:r>
      <w:r>
        <w:t>the</w:t>
      </w:r>
      <w:r>
        <w:rPr>
          <w:spacing w:val="-1"/>
        </w:rPr>
        <w:t xml:space="preserve"> </w:t>
      </w:r>
      <w:r>
        <w:t>wellbeing</w:t>
      </w:r>
      <w:r>
        <w:rPr>
          <w:spacing w:val="-2"/>
        </w:rPr>
        <w:t xml:space="preserve"> </w:t>
      </w:r>
      <w:r>
        <w:t>of</w:t>
      </w:r>
      <w:r>
        <w:rPr>
          <w:spacing w:val="-2"/>
        </w:rPr>
        <w:t xml:space="preserve"> </w:t>
      </w:r>
      <w:r>
        <w:t>its</w:t>
      </w:r>
      <w:r>
        <w:rPr>
          <w:spacing w:val="-2"/>
        </w:rPr>
        <w:t xml:space="preserve"> </w:t>
      </w:r>
      <w:r>
        <w:t>inhabitants</w:t>
      </w:r>
      <w:r>
        <w:rPr>
          <w:spacing w:val="-2"/>
        </w:rPr>
        <w:t xml:space="preserve"> </w:t>
      </w:r>
      <w:r>
        <w:t>because</w:t>
      </w:r>
      <w:r>
        <w:rPr>
          <w:spacing w:val="-2"/>
        </w:rPr>
        <w:t xml:space="preserve"> </w:t>
      </w:r>
      <w:r>
        <w:t>of</w:t>
      </w:r>
      <w:r>
        <w:rPr>
          <w:spacing w:val="-2"/>
        </w:rPr>
        <w:t xml:space="preserve"> </w:t>
      </w:r>
      <w:r>
        <w:t>the</w:t>
      </w:r>
      <w:r>
        <w:rPr>
          <w:spacing w:val="-2"/>
        </w:rPr>
        <w:t xml:space="preserve"> </w:t>
      </w:r>
      <w:r>
        <w:t>boundless thought</w:t>
      </w:r>
      <w:r>
        <w:rPr>
          <w:spacing w:val="-16"/>
        </w:rPr>
        <w:t xml:space="preserve"> </w:t>
      </w:r>
      <w:r>
        <w:t>of</w:t>
      </w:r>
      <w:r>
        <w:rPr>
          <w:spacing w:val="-14"/>
        </w:rPr>
        <w:t xml:space="preserve"> </w:t>
      </w:r>
      <w:r>
        <w:t>the</w:t>
      </w:r>
      <w:r>
        <w:rPr>
          <w:spacing w:val="-14"/>
        </w:rPr>
        <w:t xml:space="preserve"> </w:t>
      </w:r>
      <w:r>
        <w:t>disease</w:t>
      </w:r>
      <w:r>
        <w:rPr>
          <w:spacing w:val="-13"/>
        </w:rPr>
        <w:t xml:space="preserve"> </w:t>
      </w:r>
      <w:r>
        <w:t>and</w:t>
      </w:r>
      <w:r>
        <w:rPr>
          <w:spacing w:val="-14"/>
        </w:rPr>
        <w:t xml:space="preserve"> </w:t>
      </w:r>
      <w:r>
        <w:t>the</w:t>
      </w:r>
      <w:r>
        <w:rPr>
          <w:spacing w:val="-14"/>
        </w:rPr>
        <w:t xml:space="preserve"> </w:t>
      </w:r>
      <w:r>
        <w:t>detachment</w:t>
      </w:r>
      <w:r>
        <w:rPr>
          <w:spacing w:val="-14"/>
        </w:rPr>
        <w:t xml:space="preserve"> </w:t>
      </w:r>
      <w:r>
        <w:t>of</w:t>
      </w:r>
      <w:r>
        <w:rPr>
          <w:spacing w:val="-13"/>
        </w:rPr>
        <w:t xml:space="preserve"> </w:t>
      </w:r>
      <w:r>
        <w:t>medicine</w:t>
      </w:r>
      <w:r>
        <w:rPr>
          <w:spacing w:val="-14"/>
        </w:rPr>
        <w:t xml:space="preserve"> </w:t>
      </w:r>
      <w:r>
        <w:t>or</w:t>
      </w:r>
      <w:r>
        <w:rPr>
          <w:spacing w:val="-14"/>
        </w:rPr>
        <w:t xml:space="preserve"> </w:t>
      </w:r>
      <w:r>
        <w:t>immunization</w:t>
      </w:r>
      <w:r>
        <w:rPr>
          <w:spacing w:val="-14"/>
        </w:rPr>
        <w:t xml:space="preserve"> </w:t>
      </w:r>
      <w:r>
        <w:t>for</w:t>
      </w:r>
      <w:r>
        <w:rPr>
          <w:spacing w:val="-13"/>
        </w:rPr>
        <w:t xml:space="preserve"> </w:t>
      </w:r>
      <w:r>
        <w:t>it.</w:t>
      </w:r>
      <w:r>
        <w:rPr>
          <w:spacing w:val="-14"/>
        </w:rPr>
        <w:t xml:space="preserve"> </w:t>
      </w:r>
      <w:r>
        <w:t>The</w:t>
      </w:r>
      <w:r>
        <w:rPr>
          <w:spacing w:val="-14"/>
        </w:rPr>
        <w:t xml:space="preserve"> </w:t>
      </w:r>
      <w:r>
        <w:t>COVID-19</w:t>
      </w:r>
      <w:r>
        <w:rPr>
          <w:spacing w:val="-14"/>
        </w:rPr>
        <w:t xml:space="preserve"> </w:t>
      </w:r>
      <w:r>
        <w:t>pandemic</w:t>
      </w:r>
      <w:r>
        <w:rPr>
          <w:spacing w:val="-13"/>
        </w:rPr>
        <w:t xml:space="preserve"> </w:t>
      </w:r>
      <w:r>
        <w:t>has achieved excellent examinations the world over. The effect on exploring ahead of time at the hour of the boundless, the criticality and difﬁculties of ongoing far and wide ask about, and this epic far-reaching fully emphasizes the importance of a pediatrician-researcher labor force. As it examines and goes through and</w:t>
      </w:r>
      <w:r>
        <w:rPr>
          <w:spacing w:val="17"/>
        </w:rPr>
        <w:t xml:space="preserve"> </w:t>
      </w:r>
      <w:r>
        <w:t>beyond</w:t>
      </w:r>
      <w:r>
        <w:rPr>
          <w:spacing w:val="16"/>
        </w:rPr>
        <w:t xml:space="preserve"> </w:t>
      </w:r>
      <w:r>
        <w:t>this</w:t>
      </w:r>
      <w:r>
        <w:rPr>
          <w:spacing w:val="16"/>
        </w:rPr>
        <w:t xml:space="preserve"> </w:t>
      </w:r>
      <w:r>
        <w:t>far-reaching</w:t>
      </w:r>
      <w:r>
        <w:rPr>
          <w:spacing w:val="16"/>
        </w:rPr>
        <w:t xml:space="preserve"> </w:t>
      </w:r>
      <w:r>
        <w:t>issue,</w:t>
      </w:r>
      <w:r>
        <w:rPr>
          <w:spacing w:val="17"/>
        </w:rPr>
        <w:t xml:space="preserve"> </w:t>
      </w:r>
      <w:r>
        <w:t>which</w:t>
      </w:r>
      <w:r>
        <w:rPr>
          <w:spacing w:val="15"/>
        </w:rPr>
        <w:t xml:space="preserve"> </w:t>
      </w:r>
      <w:r>
        <w:t>has</w:t>
      </w:r>
      <w:r>
        <w:rPr>
          <w:spacing w:val="17"/>
        </w:rPr>
        <w:t xml:space="preserve"> </w:t>
      </w:r>
      <w:r>
        <w:t>the</w:t>
      </w:r>
      <w:r>
        <w:rPr>
          <w:spacing w:val="16"/>
        </w:rPr>
        <w:t xml:space="preserve"> </w:t>
      </w:r>
      <w:r>
        <w:t>prospect</w:t>
      </w:r>
      <w:r>
        <w:rPr>
          <w:spacing w:val="17"/>
        </w:rPr>
        <w:t xml:space="preserve"> </w:t>
      </w:r>
      <w:r>
        <w:t>of</w:t>
      </w:r>
      <w:r>
        <w:rPr>
          <w:spacing w:val="15"/>
        </w:rPr>
        <w:t xml:space="preserve"> </w:t>
      </w:r>
      <w:r>
        <w:t>having</w:t>
      </w:r>
      <w:r>
        <w:rPr>
          <w:spacing w:val="16"/>
        </w:rPr>
        <w:t xml:space="preserve"> </w:t>
      </w:r>
      <w:r>
        <w:t>a</w:t>
      </w:r>
      <w:r>
        <w:rPr>
          <w:spacing w:val="17"/>
        </w:rPr>
        <w:t xml:space="preserve"> </w:t>
      </w:r>
      <w:r>
        <w:t>long-term</w:t>
      </w:r>
      <w:r>
        <w:rPr>
          <w:spacing w:val="16"/>
        </w:rPr>
        <w:t xml:space="preserve"> </w:t>
      </w:r>
      <w:r>
        <w:t>impact</w:t>
      </w:r>
      <w:r>
        <w:rPr>
          <w:spacing w:val="17"/>
        </w:rPr>
        <w:t xml:space="preserve"> </w:t>
      </w:r>
      <w:r>
        <w:t>on</w:t>
      </w:r>
      <w:r>
        <w:rPr>
          <w:spacing w:val="16"/>
        </w:rPr>
        <w:t xml:space="preserve"> </w:t>
      </w:r>
      <w:r>
        <w:t>our</w:t>
      </w:r>
      <w:r>
        <w:rPr>
          <w:spacing w:val="16"/>
        </w:rPr>
        <w:t xml:space="preserve"> </w:t>
      </w:r>
      <w:r>
        <w:t>reality,</w:t>
      </w:r>
    </w:p>
    <w:p w14:paraId="7F7FB493" w14:textId="77777777" w:rsidR="00155260" w:rsidRDefault="00155260">
      <w:pPr>
        <w:pStyle w:val="BodyText"/>
        <w:rPr>
          <w:sz w:val="24"/>
        </w:rPr>
      </w:pPr>
    </w:p>
    <w:p w14:paraId="613F6310" w14:textId="3603B23C" w:rsidR="00543C70" w:rsidRDefault="00BF4B2A" w:rsidP="00543C70">
      <w:pPr>
        <w:spacing w:before="209" w:line="228" w:lineRule="auto"/>
        <w:ind w:left="2593" w:right="935"/>
        <w:jc w:val="both"/>
        <w:rPr>
          <w:sz w:val="20"/>
        </w:rPr>
      </w:pPr>
      <w:r>
        <w:rPr>
          <w:noProof/>
          <w:lang w:val="en-IN" w:eastAsia="en-IN" w:bidi="ta-IN"/>
        </w:rPr>
        <mc:AlternateContent>
          <mc:Choice Requires="wpg">
            <w:drawing>
              <wp:anchor distT="0" distB="0" distL="114300" distR="114300" simplePos="0" relativeHeight="15732224" behindDoc="0" locked="0" layoutInCell="1" allowOverlap="1" wp14:anchorId="19B152BC" wp14:editId="5F50B384">
                <wp:simplePos x="0" y="0"/>
                <wp:positionH relativeFrom="page">
                  <wp:posOffset>828675</wp:posOffset>
                </wp:positionH>
                <wp:positionV relativeFrom="paragraph">
                  <wp:posOffset>-114300</wp:posOffset>
                </wp:positionV>
                <wp:extent cx="1097280" cy="384175"/>
                <wp:effectExtent l="0" t="0" r="0" b="0"/>
                <wp:wrapNone/>
                <wp:docPr id="1137584738"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384175"/>
                          <a:chOff x="1440" y="246"/>
                          <a:chExt cx="1728" cy="605"/>
                        </a:xfrm>
                      </wpg:grpSpPr>
                      <wps:wsp>
                        <wps:cNvPr id="2115334625" name="docshape17"/>
                        <wps:cNvSpPr>
                          <a:spLocks/>
                        </wps:cNvSpPr>
                        <wps:spPr bwMode="auto">
                          <a:xfrm>
                            <a:off x="1444" y="253"/>
                            <a:ext cx="1717" cy="586"/>
                          </a:xfrm>
                          <a:custGeom>
                            <a:avLst/>
                            <a:gdLst>
                              <a:gd name="T0" fmla="+- 0 1485 1444"/>
                              <a:gd name="T1" fmla="*/ T0 w 1717"/>
                              <a:gd name="T2" fmla="+- 0 254 254"/>
                              <a:gd name="T3" fmla="*/ 254 h 586"/>
                              <a:gd name="T4" fmla="+- 0 1462 1444"/>
                              <a:gd name="T5" fmla="*/ T4 w 1717"/>
                              <a:gd name="T6" fmla="+- 0 258 254"/>
                              <a:gd name="T7" fmla="*/ 258 h 586"/>
                              <a:gd name="T8" fmla="+- 0 1450 1444"/>
                              <a:gd name="T9" fmla="*/ T8 w 1717"/>
                              <a:gd name="T10" fmla="+- 0 268 254"/>
                              <a:gd name="T11" fmla="*/ 268 h 586"/>
                              <a:gd name="T12" fmla="+- 0 1445 1444"/>
                              <a:gd name="T13" fmla="*/ T12 w 1717"/>
                              <a:gd name="T14" fmla="+- 0 283 254"/>
                              <a:gd name="T15" fmla="*/ 283 h 586"/>
                              <a:gd name="T16" fmla="+- 0 1444 1444"/>
                              <a:gd name="T17" fmla="*/ T16 w 1717"/>
                              <a:gd name="T18" fmla="+- 0 300 254"/>
                              <a:gd name="T19" fmla="*/ 300 h 586"/>
                              <a:gd name="T20" fmla="+- 0 1444 1444"/>
                              <a:gd name="T21" fmla="*/ T20 w 1717"/>
                              <a:gd name="T22" fmla="+- 0 840 254"/>
                              <a:gd name="T23" fmla="*/ 840 h 586"/>
                              <a:gd name="T24" fmla="+- 0 3159 1444"/>
                              <a:gd name="T25" fmla="*/ T24 w 1717"/>
                              <a:gd name="T26" fmla="+- 0 840 254"/>
                              <a:gd name="T27" fmla="*/ 840 h 586"/>
                              <a:gd name="T28" fmla="+- 0 3161 1444"/>
                              <a:gd name="T29" fmla="*/ T28 w 1717"/>
                              <a:gd name="T30" fmla="+- 0 302 254"/>
                              <a:gd name="T31" fmla="*/ 302 h 586"/>
                              <a:gd name="T32" fmla="+- 0 3118 1444"/>
                              <a:gd name="T33" fmla="*/ T32 w 1717"/>
                              <a:gd name="T34" fmla="+- 0 257 254"/>
                              <a:gd name="T35" fmla="*/ 257 h 586"/>
                              <a:gd name="T36" fmla="+- 0 1485 1444"/>
                              <a:gd name="T37" fmla="*/ T36 w 1717"/>
                              <a:gd name="T38" fmla="+- 0 254 254"/>
                              <a:gd name="T39" fmla="*/ 254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17" h="586">
                                <a:moveTo>
                                  <a:pt x="41" y="0"/>
                                </a:moveTo>
                                <a:lnTo>
                                  <a:pt x="18" y="4"/>
                                </a:lnTo>
                                <a:lnTo>
                                  <a:pt x="6" y="14"/>
                                </a:lnTo>
                                <a:lnTo>
                                  <a:pt x="1" y="29"/>
                                </a:lnTo>
                                <a:lnTo>
                                  <a:pt x="0" y="46"/>
                                </a:lnTo>
                                <a:lnTo>
                                  <a:pt x="0" y="586"/>
                                </a:lnTo>
                                <a:lnTo>
                                  <a:pt x="1715" y="586"/>
                                </a:lnTo>
                                <a:lnTo>
                                  <a:pt x="1717" y="48"/>
                                </a:lnTo>
                                <a:lnTo>
                                  <a:pt x="1674" y="3"/>
                                </a:lnTo>
                                <a:lnTo>
                                  <a:pt x="41" y="0"/>
                                </a:lnTo>
                                <a:close/>
                              </a:path>
                            </a:pathLst>
                          </a:custGeom>
                          <a:solidFill>
                            <a:srgbClr val="AAB2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873293" name="docshape18"/>
                        <wps:cNvSpPr>
                          <a:spLocks/>
                        </wps:cNvSpPr>
                        <wps:spPr bwMode="auto">
                          <a:xfrm>
                            <a:off x="1440" y="246"/>
                            <a:ext cx="1728" cy="605"/>
                          </a:xfrm>
                          <a:custGeom>
                            <a:avLst/>
                            <a:gdLst>
                              <a:gd name="T0" fmla="+- 0 3136 1440"/>
                              <a:gd name="T1" fmla="*/ T0 w 1728"/>
                              <a:gd name="T2" fmla="+- 0 246 246"/>
                              <a:gd name="T3" fmla="*/ 246 h 605"/>
                              <a:gd name="T4" fmla="+- 0 1472 1440"/>
                              <a:gd name="T5" fmla="*/ T4 w 1728"/>
                              <a:gd name="T6" fmla="+- 0 246 246"/>
                              <a:gd name="T7" fmla="*/ 246 h 605"/>
                              <a:gd name="T8" fmla="+- 0 1460 1440"/>
                              <a:gd name="T9" fmla="*/ T8 w 1728"/>
                              <a:gd name="T10" fmla="+- 0 249 246"/>
                              <a:gd name="T11" fmla="*/ 249 h 605"/>
                              <a:gd name="T12" fmla="+- 0 1449 1440"/>
                              <a:gd name="T13" fmla="*/ T12 w 1728"/>
                              <a:gd name="T14" fmla="+- 0 256 246"/>
                              <a:gd name="T15" fmla="*/ 256 h 605"/>
                              <a:gd name="T16" fmla="+- 0 1443 1440"/>
                              <a:gd name="T17" fmla="*/ T16 w 1728"/>
                              <a:gd name="T18" fmla="+- 0 266 246"/>
                              <a:gd name="T19" fmla="*/ 266 h 605"/>
                              <a:gd name="T20" fmla="+- 0 1440 1440"/>
                              <a:gd name="T21" fmla="*/ T20 w 1728"/>
                              <a:gd name="T22" fmla="+- 0 279 246"/>
                              <a:gd name="T23" fmla="*/ 279 h 605"/>
                              <a:gd name="T24" fmla="+- 0 1440 1440"/>
                              <a:gd name="T25" fmla="*/ T24 w 1728"/>
                              <a:gd name="T26" fmla="+- 0 848 246"/>
                              <a:gd name="T27" fmla="*/ 848 h 605"/>
                              <a:gd name="T28" fmla="+- 0 1443 1440"/>
                              <a:gd name="T29" fmla="*/ T28 w 1728"/>
                              <a:gd name="T30" fmla="+- 0 851 246"/>
                              <a:gd name="T31" fmla="*/ 851 h 605"/>
                              <a:gd name="T32" fmla="+- 0 3165 1440"/>
                              <a:gd name="T33" fmla="*/ T32 w 1728"/>
                              <a:gd name="T34" fmla="+- 0 851 246"/>
                              <a:gd name="T35" fmla="*/ 851 h 605"/>
                              <a:gd name="T36" fmla="+- 0 3168 1440"/>
                              <a:gd name="T37" fmla="*/ T36 w 1728"/>
                              <a:gd name="T38" fmla="+- 0 848 246"/>
                              <a:gd name="T39" fmla="*/ 848 h 605"/>
                              <a:gd name="T40" fmla="+- 0 3168 1440"/>
                              <a:gd name="T41" fmla="*/ T40 w 1728"/>
                              <a:gd name="T42" fmla="+- 0 804 246"/>
                              <a:gd name="T43" fmla="*/ 804 h 605"/>
                              <a:gd name="T44" fmla="+- 0 1737 1440"/>
                              <a:gd name="T45" fmla="*/ T44 w 1728"/>
                              <a:gd name="T46" fmla="+- 0 804 246"/>
                              <a:gd name="T47" fmla="*/ 804 h 605"/>
                              <a:gd name="T48" fmla="+- 0 1667 1440"/>
                              <a:gd name="T49" fmla="*/ T48 w 1728"/>
                              <a:gd name="T50" fmla="+- 0 794 246"/>
                              <a:gd name="T51" fmla="*/ 794 h 605"/>
                              <a:gd name="T52" fmla="+- 0 1605 1440"/>
                              <a:gd name="T53" fmla="*/ T52 w 1728"/>
                              <a:gd name="T54" fmla="+- 0 767 246"/>
                              <a:gd name="T55" fmla="*/ 767 h 605"/>
                              <a:gd name="T56" fmla="+- 0 1553 1440"/>
                              <a:gd name="T57" fmla="*/ T56 w 1728"/>
                              <a:gd name="T58" fmla="+- 0 725 246"/>
                              <a:gd name="T59" fmla="*/ 725 h 605"/>
                              <a:gd name="T60" fmla="+- 0 1513 1440"/>
                              <a:gd name="T61" fmla="*/ T60 w 1728"/>
                              <a:gd name="T62" fmla="+- 0 671 246"/>
                              <a:gd name="T63" fmla="*/ 671 h 605"/>
                              <a:gd name="T64" fmla="+- 0 1455 1440"/>
                              <a:gd name="T65" fmla="*/ T64 w 1728"/>
                              <a:gd name="T66" fmla="+- 0 671 246"/>
                              <a:gd name="T67" fmla="*/ 671 h 605"/>
                              <a:gd name="T68" fmla="+- 0 1455 1440"/>
                              <a:gd name="T69" fmla="*/ T68 w 1728"/>
                              <a:gd name="T70" fmla="+- 0 269 246"/>
                              <a:gd name="T71" fmla="*/ 269 h 605"/>
                              <a:gd name="T72" fmla="+- 0 1463 1440"/>
                              <a:gd name="T73" fmla="*/ T72 w 1728"/>
                              <a:gd name="T74" fmla="+- 0 261 246"/>
                              <a:gd name="T75" fmla="*/ 261 h 605"/>
                              <a:gd name="T76" fmla="+- 0 3162 1440"/>
                              <a:gd name="T77" fmla="*/ T76 w 1728"/>
                              <a:gd name="T78" fmla="+- 0 261 246"/>
                              <a:gd name="T79" fmla="*/ 261 h 605"/>
                              <a:gd name="T80" fmla="+- 0 3159 1440"/>
                              <a:gd name="T81" fmla="*/ T80 w 1728"/>
                              <a:gd name="T82" fmla="+- 0 256 246"/>
                              <a:gd name="T83" fmla="*/ 256 h 605"/>
                              <a:gd name="T84" fmla="+- 0 3148 1440"/>
                              <a:gd name="T85" fmla="*/ T84 w 1728"/>
                              <a:gd name="T86" fmla="+- 0 249 246"/>
                              <a:gd name="T87" fmla="*/ 249 h 605"/>
                              <a:gd name="T88" fmla="+- 0 3136 1440"/>
                              <a:gd name="T89" fmla="*/ T88 w 1728"/>
                              <a:gd name="T90" fmla="+- 0 246 246"/>
                              <a:gd name="T91" fmla="*/ 246 h 605"/>
                              <a:gd name="T92" fmla="+- 0 3162 1440"/>
                              <a:gd name="T93" fmla="*/ T92 w 1728"/>
                              <a:gd name="T94" fmla="+- 0 261 246"/>
                              <a:gd name="T95" fmla="*/ 261 h 605"/>
                              <a:gd name="T96" fmla="+- 0 3145 1440"/>
                              <a:gd name="T97" fmla="*/ T96 w 1728"/>
                              <a:gd name="T98" fmla="+- 0 261 246"/>
                              <a:gd name="T99" fmla="*/ 261 h 605"/>
                              <a:gd name="T100" fmla="+- 0 3153 1440"/>
                              <a:gd name="T101" fmla="*/ T100 w 1728"/>
                              <a:gd name="T102" fmla="+- 0 269 246"/>
                              <a:gd name="T103" fmla="*/ 269 h 605"/>
                              <a:gd name="T104" fmla="+- 0 3153 1440"/>
                              <a:gd name="T105" fmla="*/ T104 w 1728"/>
                              <a:gd name="T106" fmla="+- 0 671 246"/>
                              <a:gd name="T107" fmla="*/ 671 h 605"/>
                              <a:gd name="T108" fmla="+- 0 1961 1440"/>
                              <a:gd name="T109" fmla="*/ T108 w 1728"/>
                              <a:gd name="T110" fmla="+- 0 671 246"/>
                              <a:gd name="T111" fmla="*/ 671 h 605"/>
                              <a:gd name="T112" fmla="+- 0 1921 1440"/>
                              <a:gd name="T113" fmla="*/ T112 w 1728"/>
                              <a:gd name="T114" fmla="+- 0 725 246"/>
                              <a:gd name="T115" fmla="*/ 725 h 605"/>
                              <a:gd name="T116" fmla="+- 0 1869 1440"/>
                              <a:gd name="T117" fmla="*/ T116 w 1728"/>
                              <a:gd name="T118" fmla="+- 0 767 246"/>
                              <a:gd name="T119" fmla="*/ 767 h 605"/>
                              <a:gd name="T120" fmla="+- 0 1806 1440"/>
                              <a:gd name="T121" fmla="*/ T120 w 1728"/>
                              <a:gd name="T122" fmla="+- 0 794 246"/>
                              <a:gd name="T123" fmla="*/ 794 h 605"/>
                              <a:gd name="T124" fmla="+- 0 1737 1440"/>
                              <a:gd name="T125" fmla="*/ T124 w 1728"/>
                              <a:gd name="T126" fmla="+- 0 804 246"/>
                              <a:gd name="T127" fmla="*/ 804 h 605"/>
                              <a:gd name="T128" fmla="+- 0 3168 1440"/>
                              <a:gd name="T129" fmla="*/ T128 w 1728"/>
                              <a:gd name="T130" fmla="+- 0 804 246"/>
                              <a:gd name="T131" fmla="*/ 804 h 605"/>
                              <a:gd name="T132" fmla="+- 0 3168 1440"/>
                              <a:gd name="T133" fmla="*/ T132 w 1728"/>
                              <a:gd name="T134" fmla="+- 0 279 246"/>
                              <a:gd name="T135" fmla="*/ 279 h 605"/>
                              <a:gd name="T136" fmla="+- 0 3165 1440"/>
                              <a:gd name="T137" fmla="*/ T136 w 1728"/>
                              <a:gd name="T138" fmla="+- 0 266 246"/>
                              <a:gd name="T139" fmla="*/ 266 h 605"/>
                              <a:gd name="T140" fmla="+- 0 3162 1440"/>
                              <a:gd name="T141" fmla="*/ T140 w 1728"/>
                              <a:gd name="T142" fmla="+- 0 261 246"/>
                              <a:gd name="T143" fmla="*/ 261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728" h="605">
                                <a:moveTo>
                                  <a:pt x="1696" y="0"/>
                                </a:moveTo>
                                <a:lnTo>
                                  <a:pt x="32" y="0"/>
                                </a:lnTo>
                                <a:lnTo>
                                  <a:pt x="20" y="3"/>
                                </a:lnTo>
                                <a:lnTo>
                                  <a:pt x="9" y="10"/>
                                </a:lnTo>
                                <a:lnTo>
                                  <a:pt x="3" y="20"/>
                                </a:lnTo>
                                <a:lnTo>
                                  <a:pt x="0" y="33"/>
                                </a:lnTo>
                                <a:lnTo>
                                  <a:pt x="0" y="602"/>
                                </a:lnTo>
                                <a:lnTo>
                                  <a:pt x="3" y="605"/>
                                </a:lnTo>
                                <a:lnTo>
                                  <a:pt x="1725" y="605"/>
                                </a:lnTo>
                                <a:lnTo>
                                  <a:pt x="1728" y="602"/>
                                </a:lnTo>
                                <a:lnTo>
                                  <a:pt x="1728" y="558"/>
                                </a:lnTo>
                                <a:lnTo>
                                  <a:pt x="297" y="558"/>
                                </a:lnTo>
                                <a:lnTo>
                                  <a:pt x="227" y="548"/>
                                </a:lnTo>
                                <a:lnTo>
                                  <a:pt x="165" y="521"/>
                                </a:lnTo>
                                <a:lnTo>
                                  <a:pt x="113" y="479"/>
                                </a:lnTo>
                                <a:lnTo>
                                  <a:pt x="73" y="425"/>
                                </a:lnTo>
                                <a:lnTo>
                                  <a:pt x="15" y="425"/>
                                </a:lnTo>
                                <a:lnTo>
                                  <a:pt x="15" y="23"/>
                                </a:lnTo>
                                <a:lnTo>
                                  <a:pt x="23" y="15"/>
                                </a:lnTo>
                                <a:lnTo>
                                  <a:pt x="1722" y="15"/>
                                </a:lnTo>
                                <a:lnTo>
                                  <a:pt x="1719" y="10"/>
                                </a:lnTo>
                                <a:lnTo>
                                  <a:pt x="1708" y="3"/>
                                </a:lnTo>
                                <a:lnTo>
                                  <a:pt x="1696" y="0"/>
                                </a:lnTo>
                                <a:close/>
                                <a:moveTo>
                                  <a:pt x="1722" y="15"/>
                                </a:moveTo>
                                <a:lnTo>
                                  <a:pt x="1705" y="15"/>
                                </a:lnTo>
                                <a:lnTo>
                                  <a:pt x="1713" y="23"/>
                                </a:lnTo>
                                <a:lnTo>
                                  <a:pt x="1713" y="425"/>
                                </a:lnTo>
                                <a:lnTo>
                                  <a:pt x="521" y="425"/>
                                </a:lnTo>
                                <a:lnTo>
                                  <a:pt x="481" y="479"/>
                                </a:lnTo>
                                <a:lnTo>
                                  <a:pt x="429" y="521"/>
                                </a:lnTo>
                                <a:lnTo>
                                  <a:pt x="366" y="548"/>
                                </a:lnTo>
                                <a:lnTo>
                                  <a:pt x="297" y="558"/>
                                </a:lnTo>
                                <a:lnTo>
                                  <a:pt x="1728" y="558"/>
                                </a:lnTo>
                                <a:lnTo>
                                  <a:pt x="1728" y="33"/>
                                </a:lnTo>
                                <a:lnTo>
                                  <a:pt x="1725" y="20"/>
                                </a:lnTo>
                                <a:lnTo>
                                  <a:pt x="1722"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08528" name="docshape19"/>
                        <wps:cNvSpPr>
                          <a:spLocks/>
                        </wps:cNvSpPr>
                        <wps:spPr bwMode="auto">
                          <a:xfrm>
                            <a:off x="2457" y="717"/>
                            <a:ext cx="176" cy="96"/>
                          </a:xfrm>
                          <a:custGeom>
                            <a:avLst/>
                            <a:gdLst>
                              <a:gd name="T0" fmla="+- 0 2538 2458"/>
                              <a:gd name="T1" fmla="*/ T0 w 176"/>
                              <a:gd name="T2" fmla="+- 0 780 718"/>
                              <a:gd name="T3" fmla="*/ 780 h 96"/>
                              <a:gd name="T4" fmla="+- 0 2534 2458"/>
                              <a:gd name="T5" fmla="*/ T4 w 176"/>
                              <a:gd name="T6" fmla="+- 0 771 718"/>
                              <a:gd name="T7" fmla="*/ 771 h 96"/>
                              <a:gd name="T8" fmla="+- 0 2526 2458"/>
                              <a:gd name="T9" fmla="*/ T8 w 176"/>
                              <a:gd name="T10" fmla="+- 0 763 718"/>
                              <a:gd name="T11" fmla="*/ 763 h 96"/>
                              <a:gd name="T12" fmla="+- 0 2525 2458"/>
                              <a:gd name="T13" fmla="*/ T12 w 176"/>
                              <a:gd name="T14" fmla="+- 0 759 718"/>
                              <a:gd name="T15" fmla="*/ 759 h 96"/>
                              <a:gd name="T16" fmla="+- 0 2528 2458"/>
                              <a:gd name="T17" fmla="*/ T16 w 176"/>
                              <a:gd name="T18" fmla="+- 0 756 718"/>
                              <a:gd name="T19" fmla="*/ 756 h 96"/>
                              <a:gd name="T20" fmla="+- 0 2533 2458"/>
                              <a:gd name="T21" fmla="*/ T20 w 176"/>
                              <a:gd name="T22" fmla="+- 0 746 718"/>
                              <a:gd name="T23" fmla="*/ 746 h 96"/>
                              <a:gd name="T24" fmla="+- 0 2533 2458"/>
                              <a:gd name="T25" fmla="*/ T24 w 176"/>
                              <a:gd name="T26" fmla="+- 0 734 718"/>
                              <a:gd name="T27" fmla="*/ 734 h 96"/>
                              <a:gd name="T28" fmla="+- 0 2531 2458"/>
                              <a:gd name="T29" fmla="*/ T28 w 176"/>
                              <a:gd name="T30" fmla="+- 0 730 718"/>
                              <a:gd name="T31" fmla="*/ 730 h 96"/>
                              <a:gd name="T32" fmla="+- 0 2528 2458"/>
                              <a:gd name="T33" fmla="*/ T32 w 176"/>
                              <a:gd name="T34" fmla="+- 0 725 718"/>
                              <a:gd name="T35" fmla="*/ 725 h 96"/>
                              <a:gd name="T36" fmla="+- 0 2519 2458"/>
                              <a:gd name="T37" fmla="*/ T36 w 176"/>
                              <a:gd name="T38" fmla="+- 0 720 718"/>
                              <a:gd name="T39" fmla="*/ 720 h 96"/>
                              <a:gd name="T40" fmla="+- 0 2517 2458"/>
                              <a:gd name="T41" fmla="*/ T40 w 176"/>
                              <a:gd name="T42" fmla="+- 0 780 718"/>
                              <a:gd name="T43" fmla="*/ 780 h 96"/>
                              <a:gd name="T44" fmla="+- 0 2517 2458"/>
                              <a:gd name="T45" fmla="*/ T44 w 176"/>
                              <a:gd name="T46" fmla="+- 0 789 718"/>
                              <a:gd name="T47" fmla="*/ 789 h 96"/>
                              <a:gd name="T48" fmla="+- 0 2514 2458"/>
                              <a:gd name="T49" fmla="*/ T48 w 176"/>
                              <a:gd name="T50" fmla="+- 0 793 718"/>
                              <a:gd name="T51" fmla="*/ 793 h 96"/>
                              <a:gd name="T52" fmla="+- 0 2511 2458"/>
                              <a:gd name="T53" fmla="*/ T52 w 176"/>
                              <a:gd name="T54" fmla="+- 0 795 718"/>
                              <a:gd name="T55" fmla="*/ 795 h 96"/>
                              <a:gd name="T56" fmla="+- 0 2505 2458"/>
                              <a:gd name="T57" fmla="*/ T56 w 176"/>
                              <a:gd name="T58" fmla="+- 0 797 718"/>
                              <a:gd name="T59" fmla="*/ 797 h 96"/>
                              <a:gd name="T60" fmla="+- 0 2479 2458"/>
                              <a:gd name="T61" fmla="*/ T60 w 176"/>
                              <a:gd name="T62" fmla="+- 0 797 718"/>
                              <a:gd name="T63" fmla="*/ 797 h 96"/>
                              <a:gd name="T64" fmla="+- 0 2506 2458"/>
                              <a:gd name="T65" fmla="*/ T64 w 176"/>
                              <a:gd name="T66" fmla="+- 0 771 718"/>
                              <a:gd name="T67" fmla="*/ 771 h 96"/>
                              <a:gd name="T68" fmla="+- 0 2516 2458"/>
                              <a:gd name="T69" fmla="*/ T68 w 176"/>
                              <a:gd name="T70" fmla="+- 0 776 718"/>
                              <a:gd name="T71" fmla="*/ 776 h 96"/>
                              <a:gd name="T72" fmla="+- 0 2517 2458"/>
                              <a:gd name="T73" fmla="*/ T72 w 176"/>
                              <a:gd name="T74" fmla="+- 0 719 718"/>
                              <a:gd name="T75" fmla="*/ 719 h 96"/>
                              <a:gd name="T76" fmla="+- 0 2513 2458"/>
                              <a:gd name="T77" fmla="*/ T76 w 176"/>
                              <a:gd name="T78" fmla="+- 0 743 718"/>
                              <a:gd name="T79" fmla="*/ 743 h 96"/>
                              <a:gd name="T80" fmla="+- 0 2512 2458"/>
                              <a:gd name="T81" fmla="*/ T80 w 176"/>
                              <a:gd name="T82" fmla="+- 0 752 718"/>
                              <a:gd name="T83" fmla="*/ 752 h 96"/>
                              <a:gd name="T84" fmla="+- 0 2504 2458"/>
                              <a:gd name="T85" fmla="*/ T84 w 176"/>
                              <a:gd name="T86" fmla="+- 0 756 718"/>
                              <a:gd name="T87" fmla="*/ 756 h 96"/>
                              <a:gd name="T88" fmla="+- 0 2479 2458"/>
                              <a:gd name="T89" fmla="*/ T88 w 176"/>
                              <a:gd name="T90" fmla="+- 0 734 718"/>
                              <a:gd name="T91" fmla="*/ 734 h 96"/>
                              <a:gd name="T92" fmla="+- 0 2502 2458"/>
                              <a:gd name="T93" fmla="*/ T92 w 176"/>
                              <a:gd name="T94" fmla="+- 0 734 718"/>
                              <a:gd name="T95" fmla="*/ 734 h 96"/>
                              <a:gd name="T96" fmla="+- 0 2507 2458"/>
                              <a:gd name="T97" fmla="*/ T96 w 176"/>
                              <a:gd name="T98" fmla="+- 0 736 718"/>
                              <a:gd name="T99" fmla="*/ 736 h 96"/>
                              <a:gd name="T100" fmla="+- 0 2511 2458"/>
                              <a:gd name="T101" fmla="*/ T100 w 176"/>
                              <a:gd name="T102" fmla="+- 0 738 718"/>
                              <a:gd name="T103" fmla="*/ 738 h 96"/>
                              <a:gd name="T104" fmla="+- 0 2513 2458"/>
                              <a:gd name="T105" fmla="*/ T104 w 176"/>
                              <a:gd name="T106" fmla="+- 0 743 718"/>
                              <a:gd name="T107" fmla="*/ 743 h 96"/>
                              <a:gd name="T108" fmla="+- 0 2512 2458"/>
                              <a:gd name="T109" fmla="*/ T108 w 176"/>
                              <a:gd name="T110" fmla="+- 0 718 718"/>
                              <a:gd name="T111" fmla="*/ 718 h 96"/>
                              <a:gd name="T112" fmla="+- 0 2458 2458"/>
                              <a:gd name="T113" fmla="*/ T112 w 176"/>
                              <a:gd name="T114" fmla="+- 0 718 718"/>
                              <a:gd name="T115" fmla="*/ 718 h 96"/>
                              <a:gd name="T116" fmla="+- 0 2509 2458"/>
                              <a:gd name="T117" fmla="*/ T116 w 176"/>
                              <a:gd name="T118" fmla="+- 0 813 718"/>
                              <a:gd name="T119" fmla="*/ 813 h 96"/>
                              <a:gd name="T120" fmla="+- 0 2521 2458"/>
                              <a:gd name="T121" fmla="*/ T120 w 176"/>
                              <a:gd name="T122" fmla="+- 0 811 718"/>
                              <a:gd name="T123" fmla="*/ 811 h 96"/>
                              <a:gd name="T124" fmla="+- 0 2531 2458"/>
                              <a:gd name="T125" fmla="*/ T124 w 176"/>
                              <a:gd name="T126" fmla="+- 0 804 718"/>
                              <a:gd name="T127" fmla="*/ 804 h 96"/>
                              <a:gd name="T128" fmla="+- 0 2536 2458"/>
                              <a:gd name="T129" fmla="*/ T128 w 176"/>
                              <a:gd name="T130" fmla="+- 0 797 718"/>
                              <a:gd name="T131" fmla="*/ 797 h 96"/>
                              <a:gd name="T132" fmla="+- 0 2538 2458"/>
                              <a:gd name="T133" fmla="*/ T132 w 176"/>
                              <a:gd name="T134" fmla="+- 0 790 718"/>
                              <a:gd name="T135" fmla="*/ 790 h 96"/>
                              <a:gd name="T136" fmla="+- 0 2610 2458"/>
                              <a:gd name="T137" fmla="*/ T136 w 176"/>
                              <a:gd name="T138" fmla="+- 0 718 718"/>
                              <a:gd name="T139" fmla="*/ 718 h 96"/>
                              <a:gd name="T140" fmla="+- 0 2565 2458"/>
                              <a:gd name="T141" fmla="*/ T140 w 176"/>
                              <a:gd name="T142" fmla="+- 0 718 718"/>
                              <a:gd name="T143" fmla="*/ 718 h 96"/>
                              <a:gd name="T144" fmla="+- 0 2577 2458"/>
                              <a:gd name="T145" fmla="*/ T144 w 176"/>
                              <a:gd name="T146" fmla="+- 0 776 718"/>
                              <a:gd name="T147" fmla="*/ 776 h 96"/>
                              <a:gd name="T148" fmla="+- 0 2598 2458"/>
                              <a:gd name="T149" fmla="*/ T148 w 176"/>
                              <a:gd name="T150" fmla="+- 0 813 718"/>
                              <a:gd name="T151" fmla="*/ 813 h 96"/>
                              <a:gd name="T152" fmla="+- 0 2633 2458"/>
                              <a:gd name="T153" fmla="*/ T152 w 176"/>
                              <a:gd name="T154" fmla="+- 0 718 718"/>
                              <a:gd name="T155" fmla="*/ 718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6" h="96">
                                <a:moveTo>
                                  <a:pt x="80" y="72"/>
                                </a:moveTo>
                                <a:lnTo>
                                  <a:pt x="80" y="62"/>
                                </a:lnTo>
                                <a:lnTo>
                                  <a:pt x="78" y="57"/>
                                </a:lnTo>
                                <a:lnTo>
                                  <a:pt x="76" y="53"/>
                                </a:lnTo>
                                <a:lnTo>
                                  <a:pt x="73" y="48"/>
                                </a:lnTo>
                                <a:lnTo>
                                  <a:pt x="68" y="45"/>
                                </a:lnTo>
                                <a:lnTo>
                                  <a:pt x="62" y="43"/>
                                </a:lnTo>
                                <a:lnTo>
                                  <a:pt x="67" y="41"/>
                                </a:lnTo>
                                <a:lnTo>
                                  <a:pt x="70" y="39"/>
                                </a:lnTo>
                                <a:lnTo>
                                  <a:pt x="70" y="38"/>
                                </a:lnTo>
                                <a:lnTo>
                                  <a:pt x="74" y="32"/>
                                </a:lnTo>
                                <a:lnTo>
                                  <a:pt x="75" y="28"/>
                                </a:lnTo>
                                <a:lnTo>
                                  <a:pt x="75" y="19"/>
                                </a:lnTo>
                                <a:lnTo>
                                  <a:pt x="75" y="16"/>
                                </a:lnTo>
                                <a:lnTo>
                                  <a:pt x="75" y="15"/>
                                </a:lnTo>
                                <a:lnTo>
                                  <a:pt x="73" y="12"/>
                                </a:lnTo>
                                <a:lnTo>
                                  <a:pt x="72" y="9"/>
                                </a:lnTo>
                                <a:lnTo>
                                  <a:pt x="70" y="7"/>
                                </a:lnTo>
                                <a:lnTo>
                                  <a:pt x="64" y="3"/>
                                </a:lnTo>
                                <a:lnTo>
                                  <a:pt x="61" y="2"/>
                                </a:lnTo>
                                <a:lnTo>
                                  <a:pt x="59" y="1"/>
                                </a:lnTo>
                                <a:lnTo>
                                  <a:pt x="59" y="62"/>
                                </a:lnTo>
                                <a:lnTo>
                                  <a:pt x="59" y="69"/>
                                </a:lnTo>
                                <a:lnTo>
                                  <a:pt x="59" y="71"/>
                                </a:lnTo>
                                <a:lnTo>
                                  <a:pt x="57" y="74"/>
                                </a:lnTo>
                                <a:lnTo>
                                  <a:pt x="56" y="75"/>
                                </a:lnTo>
                                <a:lnTo>
                                  <a:pt x="54" y="76"/>
                                </a:lnTo>
                                <a:lnTo>
                                  <a:pt x="53" y="77"/>
                                </a:lnTo>
                                <a:lnTo>
                                  <a:pt x="51" y="78"/>
                                </a:lnTo>
                                <a:lnTo>
                                  <a:pt x="47" y="79"/>
                                </a:lnTo>
                                <a:lnTo>
                                  <a:pt x="45" y="79"/>
                                </a:lnTo>
                                <a:lnTo>
                                  <a:pt x="21" y="79"/>
                                </a:lnTo>
                                <a:lnTo>
                                  <a:pt x="21" y="53"/>
                                </a:lnTo>
                                <a:lnTo>
                                  <a:pt x="48" y="53"/>
                                </a:lnTo>
                                <a:lnTo>
                                  <a:pt x="52" y="54"/>
                                </a:lnTo>
                                <a:lnTo>
                                  <a:pt x="58" y="58"/>
                                </a:lnTo>
                                <a:lnTo>
                                  <a:pt x="59" y="62"/>
                                </a:lnTo>
                                <a:lnTo>
                                  <a:pt x="59" y="1"/>
                                </a:lnTo>
                                <a:lnTo>
                                  <a:pt x="55" y="1"/>
                                </a:lnTo>
                                <a:lnTo>
                                  <a:pt x="55" y="25"/>
                                </a:lnTo>
                                <a:lnTo>
                                  <a:pt x="55" y="31"/>
                                </a:lnTo>
                                <a:lnTo>
                                  <a:pt x="54" y="34"/>
                                </a:lnTo>
                                <a:lnTo>
                                  <a:pt x="49" y="38"/>
                                </a:lnTo>
                                <a:lnTo>
                                  <a:pt x="46" y="38"/>
                                </a:lnTo>
                                <a:lnTo>
                                  <a:pt x="21" y="38"/>
                                </a:lnTo>
                                <a:lnTo>
                                  <a:pt x="21" y="16"/>
                                </a:lnTo>
                                <a:lnTo>
                                  <a:pt x="42" y="16"/>
                                </a:lnTo>
                                <a:lnTo>
                                  <a:pt x="44" y="16"/>
                                </a:lnTo>
                                <a:lnTo>
                                  <a:pt x="48" y="17"/>
                                </a:lnTo>
                                <a:lnTo>
                                  <a:pt x="49" y="18"/>
                                </a:lnTo>
                                <a:lnTo>
                                  <a:pt x="52" y="19"/>
                                </a:lnTo>
                                <a:lnTo>
                                  <a:pt x="53" y="20"/>
                                </a:lnTo>
                                <a:lnTo>
                                  <a:pt x="55" y="23"/>
                                </a:lnTo>
                                <a:lnTo>
                                  <a:pt x="55" y="25"/>
                                </a:lnTo>
                                <a:lnTo>
                                  <a:pt x="55" y="1"/>
                                </a:lnTo>
                                <a:lnTo>
                                  <a:pt x="54" y="0"/>
                                </a:lnTo>
                                <a:lnTo>
                                  <a:pt x="49" y="0"/>
                                </a:lnTo>
                                <a:lnTo>
                                  <a:pt x="0" y="0"/>
                                </a:lnTo>
                                <a:lnTo>
                                  <a:pt x="0" y="95"/>
                                </a:lnTo>
                                <a:lnTo>
                                  <a:pt x="51" y="95"/>
                                </a:lnTo>
                                <a:lnTo>
                                  <a:pt x="55" y="95"/>
                                </a:lnTo>
                                <a:lnTo>
                                  <a:pt x="63" y="93"/>
                                </a:lnTo>
                                <a:lnTo>
                                  <a:pt x="66" y="91"/>
                                </a:lnTo>
                                <a:lnTo>
                                  <a:pt x="73" y="86"/>
                                </a:lnTo>
                                <a:lnTo>
                                  <a:pt x="75" y="84"/>
                                </a:lnTo>
                                <a:lnTo>
                                  <a:pt x="78" y="79"/>
                                </a:lnTo>
                                <a:lnTo>
                                  <a:pt x="79" y="77"/>
                                </a:lnTo>
                                <a:lnTo>
                                  <a:pt x="80" y="72"/>
                                </a:lnTo>
                                <a:close/>
                                <a:moveTo>
                                  <a:pt x="175" y="0"/>
                                </a:moveTo>
                                <a:lnTo>
                                  <a:pt x="152" y="0"/>
                                </a:lnTo>
                                <a:lnTo>
                                  <a:pt x="130" y="38"/>
                                </a:lnTo>
                                <a:lnTo>
                                  <a:pt x="107" y="0"/>
                                </a:lnTo>
                                <a:lnTo>
                                  <a:pt x="84" y="0"/>
                                </a:lnTo>
                                <a:lnTo>
                                  <a:pt x="119" y="58"/>
                                </a:lnTo>
                                <a:lnTo>
                                  <a:pt x="119" y="95"/>
                                </a:lnTo>
                                <a:lnTo>
                                  <a:pt x="140" y="95"/>
                                </a:lnTo>
                                <a:lnTo>
                                  <a:pt x="140" y="59"/>
                                </a:lnTo>
                                <a:lnTo>
                                  <a:pt x="1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3738860" name="docshape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540" y="332"/>
                            <a:ext cx="393" cy="393"/>
                          </a:xfrm>
                          <a:prstGeom prst="rect">
                            <a:avLst/>
                          </a:prstGeom>
                          <a:noFill/>
                          <a:extLst>
                            <a:ext uri="{909E8E84-426E-40DD-AFC4-6F175D3DCCD1}">
                              <a14:hiddenFill xmlns:a14="http://schemas.microsoft.com/office/drawing/2010/main">
                                <a:solidFill>
                                  <a:srgbClr val="FFFFFF"/>
                                </a:solidFill>
                              </a14:hiddenFill>
                            </a:ext>
                          </a:extLst>
                        </pic:spPr>
                      </pic:pic>
                      <wps:wsp>
                        <wps:cNvPr id="510749419" name="docshape21"/>
                        <wps:cNvSpPr>
                          <a:spLocks/>
                        </wps:cNvSpPr>
                        <wps:spPr bwMode="auto">
                          <a:xfrm>
                            <a:off x="1512" y="303"/>
                            <a:ext cx="450" cy="451"/>
                          </a:xfrm>
                          <a:custGeom>
                            <a:avLst/>
                            <a:gdLst>
                              <a:gd name="T0" fmla="+- 0 1650 1512"/>
                              <a:gd name="T1" fmla="*/ T0 w 450"/>
                              <a:gd name="T2" fmla="+- 0 320 303"/>
                              <a:gd name="T3" fmla="*/ 320 h 451"/>
                              <a:gd name="T4" fmla="+- 0 1549 1512"/>
                              <a:gd name="T5" fmla="*/ T4 w 450"/>
                              <a:gd name="T6" fmla="+- 0 404 303"/>
                              <a:gd name="T7" fmla="*/ 404 h 451"/>
                              <a:gd name="T8" fmla="+- 0 1512 1512"/>
                              <a:gd name="T9" fmla="*/ T8 w 450"/>
                              <a:gd name="T10" fmla="+- 0 529 303"/>
                              <a:gd name="T11" fmla="*/ 529 h 451"/>
                              <a:gd name="T12" fmla="+- 0 1549 1512"/>
                              <a:gd name="T13" fmla="*/ T12 w 450"/>
                              <a:gd name="T14" fmla="+- 0 653 303"/>
                              <a:gd name="T15" fmla="*/ 653 h 451"/>
                              <a:gd name="T16" fmla="+- 0 1651 1512"/>
                              <a:gd name="T17" fmla="*/ T16 w 450"/>
                              <a:gd name="T18" fmla="+- 0 737 303"/>
                              <a:gd name="T19" fmla="*/ 737 h 451"/>
                              <a:gd name="T20" fmla="+- 0 1782 1512"/>
                              <a:gd name="T21" fmla="*/ T20 w 450"/>
                              <a:gd name="T22" fmla="+- 0 750 303"/>
                              <a:gd name="T23" fmla="*/ 750 h 451"/>
                              <a:gd name="T24" fmla="+- 0 1866 1512"/>
                              <a:gd name="T25" fmla="*/ T24 w 450"/>
                              <a:gd name="T26" fmla="+- 0 713 303"/>
                              <a:gd name="T27" fmla="*/ 713 h 451"/>
                              <a:gd name="T28" fmla="+- 0 1667 1512"/>
                              <a:gd name="T29" fmla="*/ T28 w 450"/>
                              <a:gd name="T30" fmla="+- 0 699 303"/>
                              <a:gd name="T31" fmla="*/ 699 h 451"/>
                              <a:gd name="T32" fmla="+- 0 1583 1512"/>
                              <a:gd name="T33" fmla="*/ T32 w 450"/>
                              <a:gd name="T34" fmla="+- 0 630 303"/>
                              <a:gd name="T35" fmla="*/ 630 h 451"/>
                              <a:gd name="T36" fmla="+- 0 1553 1512"/>
                              <a:gd name="T37" fmla="*/ T36 w 450"/>
                              <a:gd name="T38" fmla="+- 0 529 303"/>
                              <a:gd name="T39" fmla="*/ 529 h 451"/>
                              <a:gd name="T40" fmla="+- 0 1584 1512"/>
                              <a:gd name="T41" fmla="*/ T40 w 450"/>
                              <a:gd name="T42" fmla="+- 0 427 303"/>
                              <a:gd name="T43" fmla="*/ 427 h 451"/>
                              <a:gd name="T44" fmla="+- 0 1667 1512"/>
                              <a:gd name="T45" fmla="*/ T44 w 450"/>
                              <a:gd name="T46" fmla="+- 0 358 303"/>
                              <a:gd name="T47" fmla="*/ 358 h 451"/>
                              <a:gd name="T48" fmla="+- 0 1867 1512"/>
                              <a:gd name="T49" fmla="*/ T48 w 450"/>
                              <a:gd name="T50" fmla="+- 0 344 303"/>
                              <a:gd name="T51" fmla="*/ 344 h 451"/>
                              <a:gd name="T52" fmla="+- 0 1782 1512"/>
                              <a:gd name="T53" fmla="*/ T52 w 450"/>
                              <a:gd name="T54" fmla="+- 0 308 303"/>
                              <a:gd name="T55" fmla="*/ 308 h 451"/>
                              <a:gd name="T56" fmla="+- 0 1737 1512"/>
                              <a:gd name="T57" fmla="*/ T56 w 450"/>
                              <a:gd name="T58" fmla="+- 0 344 303"/>
                              <a:gd name="T59" fmla="*/ 344 h 451"/>
                              <a:gd name="T60" fmla="+- 0 1839 1512"/>
                              <a:gd name="T61" fmla="*/ T60 w 450"/>
                              <a:gd name="T62" fmla="+- 0 374 303"/>
                              <a:gd name="T63" fmla="*/ 374 h 451"/>
                              <a:gd name="T64" fmla="+- 0 1908 1512"/>
                              <a:gd name="T65" fmla="*/ T64 w 450"/>
                              <a:gd name="T66" fmla="+- 0 457 303"/>
                              <a:gd name="T67" fmla="*/ 457 h 451"/>
                              <a:gd name="T68" fmla="+- 0 1918 1512"/>
                              <a:gd name="T69" fmla="*/ T68 w 450"/>
                              <a:gd name="T70" fmla="+- 0 566 303"/>
                              <a:gd name="T71" fmla="*/ 566 h 451"/>
                              <a:gd name="T72" fmla="+- 0 1869 1512"/>
                              <a:gd name="T73" fmla="*/ T72 w 450"/>
                              <a:gd name="T74" fmla="+- 0 658 303"/>
                              <a:gd name="T75" fmla="*/ 658 h 451"/>
                              <a:gd name="T76" fmla="+- 0 1774 1512"/>
                              <a:gd name="T77" fmla="*/ T76 w 450"/>
                              <a:gd name="T78" fmla="+- 0 709 303"/>
                              <a:gd name="T79" fmla="*/ 709 h 451"/>
                              <a:gd name="T80" fmla="+- 0 1898 1512"/>
                              <a:gd name="T81" fmla="*/ T80 w 450"/>
                              <a:gd name="T82" fmla="+- 0 687 303"/>
                              <a:gd name="T83" fmla="*/ 687 h 451"/>
                              <a:gd name="T84" fmla="+- 0 1958 1512"/>
                              <a:gd name="T85" fmla="*/ T84 w 450"/>
                              <a:gd name="T86" fmla="+- 0 574 303"/>
                              <a:gd name="T87" fmla="*/ 574 h 451"/>
                              <a:gd name="T88" fmla="+- 0 1946 1512"/>
                              <a:gd name="T89" fmla="*/ T88 w 450"/>
                              <a:gd name="T90" fmla="+- 0 441 303"/>
                              <a:gd name="T91" fmla="*/ 441 h 451"/>
                              <a:gd name="T92" fmla="+- 0 1867 1512"/>
                              <a:gd name="T93" fmla="*/ T92 w 450"/>
                              <a:gd name="T94" fmla="+- 0 344 303"/>
                              <a:gd name="T95" fmla="*/ 344 h 451"/>
                              <a:gd name="T96" fmla="+- 0 1649 1512"/>
                              <a:gd name="T97" fmla="*/ T96 w 450"/>
                              <a:gd name="T98" fmla="+- 0 463 303"/>
                              <a:gd name="T99" fmla="*/ 463 h 451"/>
                              <a:gd name="T100" fmla="+- 0 1620 1512"/>
                              <a:gd name="T101" fmla="*/ T100 w 450"/>
                              <a:gd name="T102" fmla="+- 0 488 303"/>
                              <a:gd name="T103" fmla="*/ 488 h 451"/>
                              <a:gd name="T104" fmla="+- 0 1609 1512"/>
                              <a:gd name="T105" fmla="*/ T104 w 450"/>
                              <a:gd name="T106" fmla="+- 0 529 303"/>
                              <a:gd name="T107" fmla="*/ 529 h 451"/>
                              <a:gd name="T108" fmla="+- 0 1619 1512"/>
                              <a:gd name="T109" fmla="*/ T108 w 450"/>
                              <a:gd name="T110" fmla="+- 0 570 303"/>
                              <a:gd name="T111" fmla="*/ 570 h 451"/>
                              <a:gd name="T112" fmla="+- 0 1649 1512"/>
                              <a:gd name="T113" fmla="*/ T112 w 450"/>
                              <a:gd name="T114" fmla="+- 0 594 303"/>
                              <a:gd name="T115" fmla="*/ 594 h 451"/>
                              <a:gd name="T116" fmla="+- 0 1694 1512"/>
                              <a:gd name="T117" fmla="*/ T116 w 450"/>
                              <a:gd name="T118" fmla="+- 0 596 303"/>
                              <a:gd name="T119" fmla="*/ 596 h 451"/>
                              <a:gd name="T120" fmla="+- 0 1731 1512"/>
                              <a:gd name="T121" fmla="*/ T120 w 450"/>
                              <a:gd name="T122" fmla="+- 0 569 303"/>
                              <a:gd name="T123" fmla="*/ 569 h 451"/>
                              <a:gd name="T124" fmla="+- 0 1657 1512"/>
                              <a:gd name="T125" fmla="*/ T124 w 450"/>
                              <a:gd name="T126" fmla="+- 0 559 303"/>
                              <a:gd name="T127" fmla="*/ 559 h 451"/>
                              <a:gd name="T128" fmla="+- 0 1651 1512"/>
                              <a:gd name="T129" fmla="*/ T128 w 450"/>
                              <a:gd name="T130" fmla="+- 0 511 303"/>
                              <a:gd name="T131" fmla="*/ 511 h 451"/>
                              <a:gd name="T132" fmla="+- 0 1679 1512"/>
                              <a:gd name="T133" fmla="*/ T132 w 450"/>
                              <a:gd name="T134" fmla="+- 0 488 303"/>
                              <a:gd name="T135" fmla="*/ 488 h 451"/>
                              <a:gd name="T136" fmla="+- 0 1710 1512"/>
                              <a:gd name="T137" fmla="*/ T136 w 450"/>
                              <a:gd name="T138" fmla="+- 0 467 303"/>
                              <a:gd name="T139" fmla="*/ 467 h 451"/>
                              <a:gd name="T140" fmla="+- 0 1805 1512"/>
                              <a:gd name="T141" fmla="*/ T140 w 450"/>
                              <a:gd name="T142" fmla="+- 0 459 303"/>
                              <a:gd name="T143" fmla="*/ 459 h 451"/>
                              <a:gd name="T144" fmla="+- 0 1768 1512"/>
                              <a:gd name="T145" fmla="*/ T144 w 450"/>
                              <a:gd name="T146" fmla="+- 0 469 303"/>
                              <a:gd name="T147" fmla="*/ 469 h 451"/>
                              <a:gd name="T148" fmla="+- 0 1744 1512"/>
                              <a:gd name="T149" fmla="*/ T148 w 450"/>
                              <a:gd name="T150" fmla="+- 0 500 303"/>
                              <a:gd name="T151" fmla="*/ 500 h 451"/>
                              <a:gd name="T152" fmla="+- 0 1740 1512"/>
                              <a:gd name="T153" fmla="*/ T152 w 450"/>
                              <a:gd name="T154" fmla="+- 0 544 303"/>
                              <a:gd name="T155" fmla="*/ 544 h 451"/>
                              <a:gd name="T156" fmla="+- 0 1758 1512"/>
                              <a:gd name="T157" fmla="*/ T156 w 450"/>
                              <a:gd name="T158" fmla="+- 0 580 303"/>
                              <a:gd name="T159" fmla="*/ 580 h 451"/>
                              <a:gd name="T160" fmla="+- 0 1792 1512"/>
                              <a:gd name="T161" fmla="*/ T160 w 450"/>
                              <a:gd name="T162" fmla="+- 0 597 303"/>
                              <a:gd name="T163" fmla="*/ 597 h 451"/>
                              <a:gd name="T164" fmla="+- 0 1840 1512"/>
                              <a:gd name="T165" fmla="*/ T164 w 450"/>
                              <a:gd name="T166" fmla="+- 0 590 303"/>
                              <a:gd name="T167" fmla="*/ 590 h 451"/>
                              <a:gd name="T168" fmla="+- 0 1809 1512"/>
                              <a:gd name="T169" fmla="*/ T168 w 450"/>
                              <a:gd name="T170" fmla="+- 0 569 303"/>
                              <a:gd name="T171" fmla="*/ 569 h 451"/>
                              <a:gd name="T172" fmla="+- 0 1781 1512"/>
                              <a:gd name="T173" fmla="*/ T172 w 450"/>
                              <a:gd name="T174" fmla="+- 0 546 303"/>
                              <a:gd name="T175" fmla="*/ 546 h 451"/>
                              <a:gd name="T176" fmla="+- 0 1787 1512"/>
                              <a:gd name="T177" fmla="*/ T176 w 450"/>
                              <a:gd name="T178" fmla="+- 0 498 303"/>
                              <a:gd name="T179" fmla="*/ 498 h 451"/>
                              <a:gd name="T180" fmla="+- 0 1862 1512"/>
                              <a:gd name="T181" fmla="*/ T180 w 450"/>
                              <a:gd name="T182" fmla="+- 0 488 303"/>
                              <a:gd name="T183" fmla="*/ 488 h 451"/>
                              <a:gd name="T184" fmla="+- 0 1824 1512"/>
                              <a:gd name="T185" fmla="*/ T184 w 450"/>
                              <a:gd name="T186" fmla="+- 0 461 303"/>
                              <a:gd name="T187" fmla="*/ 461 h 451"/>
                              <a:gd name="T188" fmla="+- 0 1702 1512"/>
                              <a:gd name="T189" fmla="*/ T188 w 450"/>
                              <a:gd name="T190" fmla="+- 0 562 303"/>
                              <a:gd name="T191" fmla="*/ 562 h 451"/>
                              <a:gd name="T192" fmla="+- 0 1735 1512"/>
                              <a:gd name="T193" fmla="*/ T192 w 450"/>
                              <a:gd name="T194" fmla="+- 0 564 303"/>
                              <a:gd name="T195" fmla="*/ 564 h 451"/>
                              <a:gd name="T196" fmla="+- 0 1832 1512"/>
                              <a:gd name="T197" fmla="*/ T196 w 450"/>
                              <a:gd name="T198" fmla="+- 0 562 303"/>
                              <a:gd name="T199" fmla="*/ 562 h 451"/>
                              <a:gd name="T200" fmla="+- 0 1865 1512"/>
                              <a:gd name="T201" fmla="*/ T200 w 450"/>
                              <a:gd name="T202" fmla="+- 0 564 303"/>
                              <a:gd name="T203" fmla="*/ 564 h 451"/>
                              <a:gd name="T204" fmla="+- 0 1691 1512"/>
                              <a:gd name="T205" fmla="*/ T204 w 450"/>
                              <a:gd name="T206" fmla="+- 0 488 303"/>
                              <a:gd name="T207" fmla="*/ 488 h 451"/>
                              <a:gd name="T208" fmla="+- 0 1734 1512"/>
                              <a:gd name="T209" fmla="*/ T208 w 450"/>
                              <a:gd name="T210" fmla="+- 0 492 303"/>
                              <a:gd name="T211" fmla="*/ 492 h 451"/>
                              <a:gd name="T212" fmla="+- 0 1820 1512"/>
                              <a:gd name="T213" fmla="*/ T212 w 450"/>
                              <a:gd name="T214" fmla="+- 0 488 303"/>
                              <a:gd name="T215" fmla="*/ 488 h 451"/>
                              <a:gd name="T216" fmla="+- 0 1864 1512"/>
                              <a:gd name="T217" fmla="*/ T216 w 450"/>
                              <a:gd name="T218" fmla="+- 0 492 303"/>
                              <a:gd name="T219" fmla="*/ 492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50" h="451">
                                <a:moveTo>
                                  <a:pt x="225" y="0"/>
                                </a:moveTo>
                                <a:lnTo>
                                  <a:pt x="180" y="5"/>
                                </a:lnTo>
                                <a:lnTo>
                                  <a:pt x="138" y="17"/>
                                </a:lnTo>
                                <a:lnTo>
                                  <a:pt x="101" y="37"/>
                                </a:lnTo>
                                <a:lnTo>
                                  <a:pt x="66" y="66"/>
                                </a:lnTo>
                                <a:lnTo>
                                  <a:pt x="37" y="101"/>
                                </a:lnTo>
                                <a:lnTo>
                                  <a:pt x="17" y="140"/>
                                </a:lnTo>
                                <a:lnTo>
                                  <a:pt x="4" y="181"/>
                                </a:lnTo>
                                <a:lnTo>
                                  <a:pt x="0" y="226"/>
                                </a:lnTo>
                                <a:lnTo>
                                  <a:pt x="4" y="270"/>
                                </a:lnTo>
                                <a:lnTo>
                                  <a:pt x="17" y="312"/>
                                </a:lnTo>
                                <a:lnTo>
                                  <a:pt x="37" y="350"/>
                                </a:lnTo>
                                <a:lnTo>
                                  <a:pt x="66" y="384"/>
                                </a:lnTo>
                                <a:lnTo>
                                  <a:pt x="101" y="414"/>
                                </a:lnTo>
                                <a:lnTo>
                                  <a:pt x="139" y="434"/>
                                </a:lnTo>
                                <a:lnTo>
                                  <a:pt x="180" y="447"/>
                                </a:lnTo>
                                <a:lnTo>
                                  <a:pt x="225" y="451"/>
                                </a:lnTo>
                                <a:lnTo>
                                  <a:pt x="270" y="447"/>
                                </a:lnTo>
                                <a:lnTo>
                                  <a:pt x="311" y="434"/>
                                </a:lnTo>
                                <a:lnTo>
                                  <a:pt x="350" y="413"/>
                                </a:lnTo>
                                <a:lnTo>
                                  <a:pt x="354" y="410"/>
                                </a:lnTo>
                                <a:lnTo>
                                  <a:pt x="225" y="410"/>
                                </a:lnTo>
                                <a:lnTo>
                                  <a:pt x="189" y="406"/>
                                </a:lnTo>
                                <a:lnTo>
                                  <a:pt x="155" y="396"/>
                                </a:lnTo>
                                <a:lnTo>
                                  <a:pt x="124" y="379"/>
                                </a:lnTo>
                                <a:lnTo>
                                  <a:pt x="95" y="355"/>
                                </a:lnTo>
                                <a:lnTo>
                                  <a:pt x="71" y="327"/>
                                </a:lnTo>
                                <a:lnTo>
                                  <a:pt x="54" y="296"/>
                                </a:lnTo>
                                <a:lnTo>
                                  <a:pt x="44" y="262"/>
                                </a:lnTo>
                                <a:lnTo>
                                  <a:pt x="41" y="226"/>
                                </a:lnTo>
                                <a:lnTo>
                                  <a:pt x="44" y="189"/>
                                </a:lnTo>
                                <a:lnTo>
                                  <a:pt x="54" y="156"/>
                                </a:lnTo>
                                <a:lnTo>
                                  <a:pt x="72" y="124"/>
                                </a:lnTo>
                                <a:lnTo>
                                  <a:pt x="96" y="95"/>
                                </a:lnTo>
                                <a:lnTo>
                                  <a:pt x="124" y="71"/>
                                </a:lnTo>
                                <a:lnTo>
                                  <a:pt x="155" y="55"/>
                                </a:lnTo>
                                <a:lnTo>
                                  <a:pt x="188" y="44"/>
                                </a:lnTo>
                                <a:lnTo>
                                  <a:pt x="225" y="41"/>
                                </a:lnTo>
                                <a:lnTo>
                                  <a:pt x="355" y="41"/>
                                </a:lnTo>
                                <a:lnTo>
                                  <a:pt x="350" y="37"/>
                                </a:lnTo>
                                <a:lnTo>
                                  <a:pt x="312" y="17"/>
                                </a:lnTo>
                                <a:lnTo>
                                  <a:pt x="270" y="5"/>
                                </a:lnTo>
                                <a:lnTo>
                                  <a:pt x="225" y="0"/>
                                </a:lnTo>
                                <a:close/>
                                <a:moveTo>
                                  <a:pt x="355" y="41"/>
                                </a:moveTo>
                                <a:lnTo>
                                  <a:pt x="225" y="41"/>
                                </a:lnTo>
                                <a:lnTo>
                                  <a:pt x="262" y="44"/>
                                </a:lnTo>
                                <a:lnTo>
                                  <a:pt x="296" y="54"/>
                                </a:lnTo>
                                <a:lnTo>
                                  <a:pt x="327" y="71"/>
                                </a:lnTo>
                                <a:lnTo>
                                  <a:pt x="356" y="95"/>
                                </a:lnTo>
                                <a:lnTo>
                                  <a:pt x="379" y="123"/>
                                </a:lnTo>
                                <a:lnTo>
                                  <a:pt x="396" y="154"/>
                                </a:lnTo>
                                <a:lnTo>
                                  <a:pt x="406" y="189"/>
                                </a:lnTo>
                                <a:lnTo>
                                  <a:pt x="409" y="226"/>
                                </a:lnTo>
                                <a:lnTo>
                                  <a:pt x="406" y="263"/>
                                </a:lnTo>
                                <a:lnTo>
                                  <a:pt x="396" y="297"/>
                                </a:lnTo>
                                <a:lnTo>
                                  <a:pt x="380" y="327"/>
                                </a:lnTo>
                                <a:lnTo>
                                  <a:pt x="357" y="355"/>
                                </a:lnTo>
                                <a:lnTo>
                                  <a:pt x="327" y="379"/>
                                </a:lnTo>
                                <a:lnTo>
                                  <a:pt x="296" y="396"/>
                                </a:lnTo>
                                <a:lnTo>
                                  <a:pt x="262" y="406"/>
                                </a:lnTo>
                                <a:lnTo>
                                  <a:pt x="225" y="410"/>
                                </a:lnTo>
                                <a:lnTo>
                                  <a:pt x="354" y="410"/>
                                </a:lnTo>
                                <a:lnTo>
                                  <a:pt x="386" y="384"/>
                                </a:lnTo>
                                <a:lnTo>
                                  <a:pt x="414" y="350"/>
                                </a:lnTo>
                                <a:lnTo>
                                  <a:pt x="434" y="313"/>
                                </a:lnTo>
                                <a:lnTo>
                                  <a:pt x="446" y="271"/>
                                </a:lnTo>
                                <a:lnTo>
                                  <a:pt x="450" y="226"/>
                                </a:lnTo>
                                <a:lnTo>
                                  <a:pt x="446" y="180"/>
                                </a:lnTo>
                                <a:lnTo>
                                  <a:pt x="434" y="138"/>
                                </a:lnTo>
                                <a:lnTo>
                                  <a:pt x="413" y="100"/>
                                </a:lnTo>
                                <a:lnTo>
                                  <a:pt x="385" y="66"/>
                                </a:lnTo>
                                <a:lnTo>
                                  <a:pt x="355" y="41"/>
                                </a:lnTo>
                                <a:close/>
                                <a:moveTo>
                                  <a:pt x="163" y="156"/>
                                </a:moveTo>
                                <a:lnTo>
                                  <a:pt x="149" y="157"/>
                                </a:lnTo>
                                <a:lnTo>
                                  <a:pt x="137" y="160"/>
                                </a:lnTo>
                                <a:lnTo>
                                  <a:pt x="126" y="166"/>
                                </a:lnTo>
                                <a:lnTo>
                                  <a:pt x="116" y="175"/>
                                </a:lnTo>
                                <a:lnTo>
                                  <a:pt x="108" y="185"/>
                                </a:lnTo>
                                <a:lnTo>
                                  <a:pt x="102" y="197"/>
                                </a:lnTo>
                                <a:lnTo>
                                  <a:pt x="98" y="210"/>
                                </a:lnTo>
                                <a:lnTo>
                                  <a:pt x="97" y="226"/>
                                </a:lnTo>
                                <a:lnTo>
                                  <a:pt x="98" y="241"/>
                                </a:lnTo>
                                <a:lnTo>
                                  <a:pt x="102" y="255"/>
                                </a:lnTo>
                                <a:lnTo>
                                  <a:pt x="107" y="267"/>
                                </a:lnTo>
                                <a:lnTo>
                                  <a:pt x="115" y="277"/>
                                </a:lnTo>
                                <a:lnTo>
                                  <a:pt x="125" y="285"/>
                                </a:lnTo>
                                <a:lnTo>
                                  <a:pt x="137" y="291"/>
                                </a:lnTo>
                                <a:lnTo>
                                  <a:pt x="149" y="294"/>
                                </a:lnTo>
                                <a:lnTo>
                                  <a:pt x="164" y="296"/>
                                </a:lnTo>
                                <a:lnTo>
                                  <a:pt x="182" y="293"/>
                                </a:lnTo>
                                <a:lnTo>
                                  <a:pt x="198" y="287"/>
                                </a:lnTo>
                                <a:lnTo>
                                  <a:pt x="212" y="276"/>
                                </a:lnTo>
                                <a:lnTo>
                                  <a:pt x="219" y="266"/>
                                </a:lnTo>
                                <a:lnTo>
                                  <a:pt x="167" y="266"/>
                                </a:lnTo>
                                <a:lnTo>
                                  <a:pt x="154" y="263"/>
                                </a:lnTo>
                                <a:lnTo>
                                  <a:pt x="145" y="256"/>
                                </a:lnTo>
                                <a:lnTo>
                                  <a:pt x="139" y="243"/>
                                </a:lnTo>
                                <a:lnTo>
                                  <a:pt x="138" y="225"/>
                                </a:lnTo>
                                <a:lnTo>
                                  <a:pt x="139" y="208"/>
                                </a:lnTo>
                                <a:lnTo>
                                  <a:pt x="145" y="195"/>
                                </a:lnTo>
                                <a:lnTo>
                                  <a:pt x="154" y="188"/>
                                </a:lnTo>
                                <a:lnTo>
                                  <a:pt x="167" y="185"/>
                                </a:lnTo>
                                <a:lnTo>
                                  <a:pt x="220" y="185"/>
                                </a:lnTo>
                                <a:lnTo>
                                  <a:pt x="212" y="174"/>
                                </a:lnTo>
                                <a:lnTo>
                                  <a:pt x="198" y="164"/>
                                </a:lnTo>
                                <a:lnTo>
                                  <a:pt x="182" y="158"/>
                                </a:lnTo>
                                <a:lnTo>
                                  <a:pt x="163" y="156"/>
                                </a:lnTo>
                                <a:close/>
                                <a:moveTo>
                                  <a:pt x="293" y="156"/>
                                </a:moveTo>
                                <a:lnTo>
                                  <a:pt x="279" y="157"/>
                                </a:lnTo>
                                <a:lnTo>
                                  <a:pt x="267" y="160"/>
                                </a:lnTo>
                                <a:lnTo>
                                  <a:pt x="256" y="166"/>
                                </a:lnTo>
                                <a:lnTo>
                                  <a:pt x="246" y="175"/>
                                </a:lnTo>
                                <a:lnTo>
                                  <a:pt x="238" y="185"/>
                                </a:lnTo>
                                <a:lnTo>
                                  <a:pt x="232" y="197"/>
                                </a:lnTo>
                                <a:lnTo>
                                  <a:pt x="228" y="210"/>
                                </a:lnTo>
                                <a:lnTo>
                                  <a:pt x="227" y="226"/>
                                </a:lnTo>
                                <a:lnTo>
                                  <a:pt x="228" y="241"/>
                                </a:lnTo>
                                <a:lnTo>
                                  <a:pt x="232" y="255"/>
                                </a:lnTo>
                                <a:lnTo>
                                  <a:pt x="238" y="267"/>
                                </a:lnTo>
                                <a:lnTo>
                                  <a:pt x="246" y="277"/>
                                </a:lnTo>
                                <a:lnTo>
                                  <a:pt x="255" y="285"/>
                                </a:lnTo>
                                <a:lnTo>
                                  <a:pt x="267" y="291"/>
                                </a:lnTo>
                                <a:lnTo>
                                  <a:pt x="280" y="294"/>
                                </a:lnTo>
                                <a:lnTo>
                                  <a:pt x="294" y="296"/>
                                </a:lnTo>
                                <a:lnTo>
                                  <a:pt x="312" y="293"/>
                                </a:lnTo>
                                <a:lnTo>
                                  <a:pt x="328" y="287"/>
                                </a:lnTo>
                                <a:lnTo>
                                  <a:pt x="342" y="276"/>
                                </a:lnTo>
                                <a:lnTo>
                                  <a:pt x="349" y="266"/>
                                </a:lnTo>
                                <a:lnTo>
                                  <a:pt x="297" y="266"/>
                                </a:lnTo>
                                <a:lnTo>
                                  <a:pt x="284" y="263"/>
                                </a:lnTo>
                                <a:lnTo>
                                  <a:pt x="275" y="256"/>
                                </a:lnTo>
                                <a:lnTo>
                                  <a:pt x="269" y="243"/>
                                </a:lnTo>
                                <a:lnTo>
                                  <a:pt x="267" y="225"/>
                                </a:lnTo>
                                <a:lnTo>
                                  <a:pt x="269" y="208"/>
                                </a:lnTo>
                                <a:lnTo>
                                  <a:pt x="275" y="195"/>
                                </a:lnTo>
                                <a:lnTo>
                                  <a:pt x="284" y="188"/>
                                </a:lnTo>
                                <a:lnTo>
                                  <a:pt x="297" y="185"/>
                                </a:lnTo>
                                <a:lnTo>
                                  <a:pt x="350" y="185"/>
                                </a:lnTo>
                                <a:lnTo>
                                  <a:pt x="342" y="174"/>
                                </a:lnTo>
                                <a:lnTo>
                                  <a:pt x="329" y="164"/>
                                </a:lnTo>
                                <a:lnTo>
                                  <a:pt x="312" y="158"/>
                                </a:lnTo>
                                <a:lnTo>
                                  <a:pt x="293" y="156"/>
                                </a:lnTo>
                                <a:close/>
                                <a:moveTo>
                                  <a:pt x="195" y="246"/>
                                </a:moveTo>
                                <a:lnTo>
                                  <a:pt x="190" y="259"/>
                                </a:lnTo>
                                <a:lnTo>
                                  <a:pt x="180" y="266"/>
                                </a:lnTo>
                                <a:lnTo>
                                  <a:pt x="219" y="266"/>
                                </a:lnTo>
                                <a:lnTo>
                                  <a:pt x="223" y="261"/>
                                </a:lnTo>
                                <a:lnTo>
                                  <a:pt x="195" y="246"/>
                                </a:lnTo>
                                <a:close/>
                                <a:moveTo>
                                  <a:pt x="325" y="246"/>
                                </a:moveTo>
                                <a:lnTo>
                                  <a:pt x="320" y="259"/>
                                </a:lnTo>
                                <a:lnTo>
                                  <a:pt x="310" y="266"/>
                                </a:lnTo>
                                <a:lnTo>
                                  <a:pt x="349" y="266"/>
                                </a:lnTo>
                                <a:lnTo>
                                  <a:pt x="353" y="261"/>
                                </a:lnTo>
                                <a:lnTo>
                                  <a:pt x="325" y="246"/>
                                </a:lnTo>
                                <a:close/>
                                <a:moveTo>
                                  <a:pt x="220" y="185"/>
                                </a:moveTo>
                                <a:lnTo>
                                  <a:pt x="179" y="185"/>
                                </a:lnTo>
                                <a:lnTo>
                                  <a:pt x="187" y="192"/>
                                </a:lnTo>
                                <a:lnTo>
                                  <a:pt x="193" y="204"/>
                                </a:lnTo>
                                <a:lnTo>
                                  <a:pt x="222" y="189"/>
                                </a:lnTo>
                                <a:lnTo>
                                  <a:pt x="220" y="185"/>
                                </a:lnTo>
                                <a:close/>
                                <a:moveTo>
                                  <a:pt x="350" y="185"/>
                                </a:moveTo>
                                <a:lnTo>
                                  <a:pt x="308" y="185"/>
                                </a:lnTo>
                                <a:lnTo>
                                  <a:pt x="316" y="192"/>
                                </a:lnTo>
                                <a:lnTo>
                                  <a:pt x="322" y="204"/>
                                </a:lnTo>
                                <a:lnTo>
                                  <a:pt x="352" y="189"/>
                                </a:lnTo>
                                <a:lnTo>
                                  <a:pt x="350" y="18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8090331" name="docshape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371" y="295"/>
                            <a:ext cx="334" cy="3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3CC5B8F" id="docshapegroup16" o:spid="_x0000_s1026" style="position:absolute;margin-left:65.25pt;margin-top:-9pt;width:86.4pt;height:30.25pt;z-index:15732224;mso-position-horizontal-relative:page" coordorigin="1440,246" coordsize="172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">
                <v:shape id="docshape17" o:spid="_x0000_s1027" style="position:absolute;left:1444;top:253;width:1717;height:586;visibility:visible;mso-wrap-style:square;v-text-anchor:top" coordsize="1717,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" path="m41,l18,4,6,14,1,29,,46,,586r1715,l1717,48,1674,3,41,xe" fillcolor="#aab2ab" stroked="f">
                  <v:path arrowok="t" o:connecttype="custom" o:connectlocs="41,254;18,258;6,268;1,283;0,300;0,840;1715,840;1717,302;1674,257;41,254" o:connectangles="0,0,0,0,0,0,0,0,0,0"/>
                </v:shape>
                <v:shape id="docshape18" o:spid="_x0000_s1028" style="position:absolute;left:1440;top:246;width:1728;height:605;visibility:visible;mso-wrap-style:square;v-text-anchor:top" coordsize="172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" path="m1696,l32,,20,3,9,10,3,20,,33,,602r3,3l1725,605r3,-3l1728,558r-1431,l227,548,165,521,113,479,73,425r-58,l15,23r8,-8l1722,15r-3,-5l1708,3,1696,xm1722,15r-17,l1713,23r,402l521,425r-40,54l429,521r-63,27l297,558r1431,l1728,33r-3,-13l1722,15xe" fillcolor="#231f20" stroked="f">
                  <v:path arrowok="t" o:connecttype="custom" o:connectlocs="1696,246;32,246;20,249;9,256;3,266;0,279;0,848;3,851;1725,851;1728,848;1728,804;297,804;227,794;165,767;113,725;73,671;15,671;15,269;23,261;1722,261;1719,256;1708,249;1696,246;1722,261;1705,261;1713,269;1713,671;521,671;481,725;429,767;366,794;297,804;1728,804;1728,279;1725,266;1722,261" o:connectangles="0,0,0,0,0,0,0,0,0,0,0,0,0,0,0,0,0,0,0,0,0,0,0,0,0,0,0,0,0,0,0,0,0,0,0,0"/>
                </v:shape>
                <v:shape id="docshape19" o:spid="_x0000_s1029" style="position:absolute;left:2457;top:717;width:176;height:96;visibility:visible;mso-wrap-style:square;v-text-anchor:top" coordsize="1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" path="m80,72r,-10l78,57,76,53,73,48,68,45,62,43r5,-2l70,39r,-1l74,32r1,-4l75,19r,-3l75,15,73,12,72,9,70,7,64,3,61,2,59,1r,61l59,69r,2l57,74r-1,1l54,76r-1,1l51,78r-4,1l45,79r-24,l21,53r27,l52,54r6,4l59,62,59,1r-4,l55,25r,6l54,34r-5,4l46,38r-25,l21,16r21,l44,16r4,1l49,18r3,1l53,20r2,3l55,25,55,1,54,,49,,,,,95r51,l55,95r8,-2l66,91r7,-5l75,84r3,-5l79,77r1,-5xm175,l152,,130,38,107,,84,r35,58l119,95r21,l140,59,175,xe" stroked="f">
                  <v:path arrowok="t" o:connecttype="custom" o:connectlocs="80,780;76,771;68,763;67,759;70,756;75,746;75,734;73,730;70,725;61,720;59,780;59,789;56,793;53,795;47,797;21,797;48,771;58,776;59,719;55,743;54,752;46,756;21,734;44,734;49,736;53,738;55,743;54,718;0,718;51,813;63,811;73,804;78,797;80,790;152,718;107,718;119,776;140,813;175,718" o:connectangles="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 o:spid="_x0000_s1030" type="#_x0000_t75" style="position:absolute;left:1540;top:332;width:393;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">
                  <v:imagedata r:id="rId11" o:title=""/>
                </v:shape>
                <v:shape id="docshape21" o:spid="_x0000_s1031" style="position:absolute;left:1512;top:303;width:450;height:451;visibility:visible;mso-wrap-style:square;v-text-anchor:top" coordsize="45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" path="m225,l180,5,138,17,101,37,66,66,37,101,17,140,4,181,,226r4,44l17,312r20,38l66,384r35,30l139,434r41,13l225,451r45,-4l311,434r39,-21l354,410r-129,l189,406,155,396,124,379,95,355,71,327,54,296,44,262,41,226r3,-37l54,156,72,124,96,95,124,71,155,55,188,44r37,-3l355,41r-5,-4l312,17,270,5,225,xm355,41r-130,l262,44r34,10l327,71r29,24l379,123r17,31l406,189r3,37l406,263r-10,34l380,327r-23,28l327,379r-31,17l262,406r-37,4l354,410r32,-26l414,350r20,-37l446,271r4,-45l446,180,434,138,413,100,385,66,355,41xm163,156r-14,1l137,160r-11,6l116,175r-8,10l102,197r-4,13l97,226r1,15l102,255r5,12l115,277r10,8l137,291r12,3l164,296r18,-3l198,287r14,-11l219,266r-52,l154,263r-9,-7l139,243r-1,-18l139,208r6,-13l154,188r13,-3l220,185r-8,-11l198,164r-16,-6l163,156xm293,156r-14,1l267,160r-11,6l246,175r-8,10l232,197r-4,13l227,226r1,15l232,255r6,12l246,277r9,8l267,291r13,3l294,296r18,-3l328,287r14,-11l349,266r-52,l284,263r-9,-7l269,243r-2,-18l269,208r6,-13l284,188r13,-3l350,185r-8,-11l329,164r-17,-6l293,156xm195,246r-5,13l180,266r39,l223,261,195,246xm325,246r-5,13l310,266r39,l353,261,325,246xm220,185r-41,l187,192r6,12l222,189r-2,-4xm350,185r-42,l316,192r6,12l352,189r-2,-4xe" fillcolor="#231f20" stroked="f">
                  <v:path arrowok="t" o:connecttype="custom" o:connectlocs="138,320;37,404;0,529;37,653;139,737;270,750;354,713;155,699;71,630;41,529;72,427;155,358;355,344;270,308;225,344;327,374;396,457;406,566;357,658;262,709;386,687;446,574;434,441;355,344;137,463;108,488;97,529;107,570;137,594;182,596;219,569;145,559;139,511;167,488;198,467;293,459;256,469;232,500;228,544;246,580;280,597;328,590;297,569;269,546;275,498;350,488;312,461;190,562;223,564;320,562;353,564;179,488;222,492;308,488;352,492" o:connectangles="0,0,0,0,0,0,0,0,0,0,0,0,0,0,0,0,0,0,0,0,0,0,0,0,0,0,0,0,0,0,0,0,0,0,0,0,0,0,0,0,0,0,0,0,0,0,0,0,0,0,0,0,0,0,0"/>
                </v:shape>
                <v:shape id="docshape22" o:spid="_x0000_s1032" type="#_x0000_t75" style="position:absolute;left:2371;top:295;width:33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">
                  <v:imagedata r:id="rId12" o:title=""/>
                </v:shape>
                <w10:wrap anchorx="page"/>
              </v:group>
            </w:pict>
          </mc:Fallback>
        </mc:AlternateContent>
      </w:r>
      <w:r w:rsidR="00F00BF3">
        <w:rPr>
          <w:sz w:val="20"/>
        </w:rPr>
        <w:t>This</w:t>
      </w:r>
      <w:r w:rsidR="00F00BF3">
        <w:rPr>
          <w:spacing w:val="-3"/>
          <w:sz w:val="20"/>
        </w:rPr>
        <w:t xml:space="preserve"> </w:t>
      </w:r>
      <w:r w:rsidR="00F00BF3">
        <w:rPr>
          <w:sz w:val="20"/>
        </w:rPr>
        <w:t>work</w:t>
      </w:r>
      <w:r w:rsidR="00F00BF3">
        <w:rPr>
          <w:spacing w:val="-4"/>
          <w:sz w:val="20"/>
        </w:rPr>
        <w:t xml:space="preserve"> </w:t>
      </w:r>
      <w:r w:rsidR="00F00BF3">
        <w:rPr>
          <w:sz w:val="20"/>
        </w:rPr>
        <w:t>is</w:t>
      </w:r>
      <w:r w:rsidR="00F00BF3">
        <w:rPr>
          <w:spacing w:val="-3"/>
          <w:sz w:val="20"/>
        </w:rPr>
        <w:t xml:space="preserve"> </w:t>
      </w:r>
      <w:r w:rsidR="00F00BF3">
        <w:rPr>
          <w:sz w:val="20"/>
        </w:rPr>
        <w:t>licensed</w:t>
      </w:r>
      <w:r w:rsidR="00F00BF3">
        <w:rPr>
          <w:spacing w:val="-3"/>
          <w:sz w:val="20"/>
        </w:rPr>
        <w:t xml:space="preserve"> </w:t>
      </w:r>
      <w:r w:rsidR="00F00BF3">
        <w:rPr>
          <w:sz w:val="20"/>
        </w:rPr>
        <w:t>under</w:t>
      </w:r>
      <w:r w:rsidR="00F00BF3">
        <w:rPr>
          <w:spacing w:val="-2"/>
          <w:sz w:val="20"/>
        </w:rPr>
        <w:t xml:space="preserve"> </w:t>
      </w:r>
      <w:r w:rsidR="00F00BF3">
        <w:rPr>
          <w:sz w:val="20"/>
        </w:rPr>
        <w:t>a</w:t>
      </w:r>
      <w:r w:rsidR="00F00BF3">
        <w:rPr>
          <w:spacing w:val="-3"/>
          <w:sz w:val="20"/>
        </w:rPr>
        <w:t xml:space="preserve"> </w:t>
      </w:r>
      <w:r w:rsidR="00F00BF3">
        <w:rPr>
          <w:sz w:val="20"/>
        </w:rPr>
        <w:t>Creative</w:t>
      </w:r>
      <w:r w:rsidR="00F00BF3">
        <w:rPr>
          <w:spacing w:val="-2"/>
          <w:sz w:val="20"/>
        </w:rPr>
        <w:t xml:space="preserve"> </w:t>
      </w:r>
      <w:r w:rsidR="00F00BF3">
        <w:rPr>
          <w:sz w:val="20"/>
        </w:rPr>
        <w:t>Commons</w:t>
      </w:r>
      <w:r w:rsidR="00F00BF3">
        <w:rPr>
          <w:spacing w:val="-3"/>
          <w:sz w:val="20"/>
        </w:rPr>
        <w:t xml:space="preserve"> </w:t>
      </w:r>
      <w:r w:rsidR="00F00BF3">
        <w:rPr>
          <w:sz w:val="20"/>
        </w:rPr>
        <w:t>Attribution</w:t>
      </w:r>
      <w:r w:rsidR="00F00BF3">
        <w:rPr>
          <w:spacing w:val="-3"/>
          <w:sz w:val="20"/>
        </w:rPr>
        <w:t xml:space="preserve"> </w:t>
      </w:r>
      <w:r w:rsidR="00F00BF3">
        <w:rPr>
          <w:sz w:val="20"/>
        </w:rPr>
        <w:t>4.0</w:t>
      </w:r>
      <w:r w:rsidR="00F00BF3">
        <w:rPr>
          <w:spacing w:val="-3"/>
          <w:sz w:val="20"/>
        </w:rPr>
        <w:t xml:space="preserve"> </w:t>
      </w:r>
      <w:r w:rsidR="00F00BF3">
        <w:rPr>
          <w:sz w:val="20"/>
        </w:rPr>
        <w:t>International</w:t>
      </w:r>
      <w:r w:rsidR="00F00BF3">
        <w:rPr>
          <w:spacing w:val="-2"/>
          <w:sz w:val="20"/>
        </w:rPr>
        <w:t xml:space="preserve"> </w:t>
      </w:r>
      <w:r w:rsidR="00F00BF3">
        <w:rPr>
          <w:sz w:val="20"/>
        </w:rPr>
        <w:t>License,</w:t>
      </w:r>
      <w:r w:rsidR="00F00BF3">
        <w:rPr>
          <w:spacing w:val="-3"/>
          <w:sz w:val="20"/>
        </w:rPr>
        <w:t xml:space="preserve"> </w:t>
      </w:r>
      <w:r w:rsidR="00F00BF3">
        <w:rPr>
          <w:sz w:val="20"/>
        </w:rPr>
        <w:t xml:space="preserve">which permits unrestricted use, distribution, and reproduction in any medium, provided the </w:t>
      </w:r>
      <w:r w:rsidR="00543C70">
        <w:rPr>
          <w:sz w:val="20"/>
        </w:rPr>
        <w:t>original</w:t>
      </w:r>
    </w:p>
    <w:p w14:paraId="57C839CC" w14:textId="77777777" w:rsidR="00155260" w:rsidRDefault="00F00BF3" w:rsidP="00CF2AEF">
      <w:pPr>
        <w:pStyle w:val="BodyText"/>
        <w:spacing w:before="86" w:line="244" w:lineRule="auto"/>
        <w:ind w:right="934"/>
      </w:pPr>
      <w:r>
        <w:t>research,</w:t>
      </w:r>
      <w:r>
        <w:rPr>
          <w:spacing w:val="-8"/>
        </w:rPr>
        <w:t xml:space="preserve"> </w:t>
      </w:r>
      <w:r>
        <w:t>and</w:t>
      </w:r>
      <w:r>
        <w:rPr>
          <w:spacing w:val="-8"/>
        </w:rPr>
        <w:t xml:space="preserve"> </w:t>
      </w:r>
      <w:r>
        <w:t>the</w:t>
      </w:r>
      <w:r>
        <w:rPr>
          <w:spacing w:val="-8"/>
        </w:rPr>
        <w:t xml:space="preserve"> </w:t>
      </w:r>
      <w:r>
        <w:t>biomedical</w:t>
      </w:r>
      <w:r>
        <w:rPr>
          <w:spacing w:val="-8"/>
        </w:rPr>
        <w:t xml:space="preserve"> </w:t>
      </w:r>
      <w:r>
        <w:t>inquiry</w:t>
      </w:r>
      <w:r>
        <w:rPr>
          <w:spacing w:val="-9"/>
        </w:rPr>
        <w:t xml:space="preserve"> </w:t>
      </w:r>
      <w:r>
        <w:t>initiative,</w:t>
      </w:r>
      <w:r>
        <w:rPr>
          <w:spacing w:val="-8"/>
        </w:rPr>
        <w:t xml:space="preserve"> </w:t>
      </w:r>
      <w:r>
        <w:t>it</w:t>
      </w:r>
      <w:r>
        <w:rPr>
          <w:spacing w:val="-8"/>
        </w:rPr>
        <w:t xml:space="preserve"> </w:t>
      </w:r>
      <w:r>
        <w:t>is</w:t>
      </w:r>
      <w:r>
        <w:rPr>
          <w:spacing w:val="-8"/>
        </w:rPr>
        <w:t xml:space="preserve"> </w:t>
      </w:r>
      <w:r>
        <w:t>vital</w:t>
      </w:r>
      <w:r>
        <w:rPr>
          <w:spacing w:val="-7"/>
        </w:rPr>
        <w:t xml:space="preserve"> </w:t>
      </w:r>
      <w:r>
        <w:t>to</w:t>
      </w:r>
      <w:r>
        <w:rPr>
          <w:spacing w:val="-8"/>
        </w:rPr>
        <w:t xml:space="preserve"> </w:t>
      </w:r>
      <w:r>
        <w:t>recognize</w:t>
      </w:r>
      <w:r>
        <w:rPr>
          <w:spacing w:val="-9"/>
        </w:rPr>
        <w:t xml:space="preserve"> </w:t>
      </w:r>
      <w:r>
        <w:t>and</w:t>
      </w:r>
      <w:r>
        <w:rPr>
          <w:spacing w:val="-8"/>
        </w:rPr>
        <w:t xml:space="preserve"> </w:t>
      </w:r>
      <w:r>
        <w:t>address</w:t>
      </w:r>
      <w:r>
        <w:rPr>
          <w:spacing w:val="-8"/>
        </w:rPr>
        <w:t xml:space="preserve"> </w:t>
      </w:r>
      <w:r>
        <w:t>openings</w:t>
      </w:r>
      <w:r>
        <w:rPr>
          <w:spacing w:val="-9"/>
        </w:rPr>
        <w:t xml:space="preserve"> </w:t>
      </w:r>
      <w:r>
        <w:t>and</w:t>
      </w:r>
      <w:r>
        <w:rPr>
          <w:spacing w:val="-8"/>
        </w:rPr>
        <w:t xml:space="preserve"> </w:t>
      </w:r>
      <w:r>
        <w:t xml:space="preserve">procedures, </w:t>
      </w:r>
      <w:r>
        <w:rPr>
          <w:spacing w:val="-2"/>
        </w:rPr>
        <w:t>as</w:t>
      </w:r>
      <w:r>
        <w:rPr>
          <w:spacing w:val="-3"/>
        </w:rPr>
        <w:t xml:space="preserve"> </w:t>
      </w:r>
      <w:r>
        <w:rPr>
          <w:spacing w:val="-2"/>
        </w:rPr>
        <w:t>well</w:t>
      </w:r>
      <w:r>
        <w:rPr>
          <w:spacing w:val="-4"/>
        </w:rPr>
        <w:t xml:space="preserve"> </w:t>
      </w:r>
      <w:r>
        <w:rPr>
          <w:spacing w:val="-2"/>
        </w:rPr>
        <w:t>as</w:t>
      </w:r>
      <w:r>
        <w:rPr>
          <w:spacing w:val="-3"/>
        </w:rPr>
        <w:t xml:space="preserve"> </w:t>
      </w:r>
      <w:r>
        <w:rPr>
          <w:spacing w:val="-2"/>
        </w:rPr>
        <w:t>difﬁculties</w:t>
      </w:r>
      <w:r>
        <w:rPr>
          <w:spacing w:val="-4"/>
        </w:rPr>
        <w:t xml:space="preserve"> </w:t>
      </w:r>
      <w:r>
        <w:rPr>
          <w:spacing w:val="-2"/>
        </w:rPr>
        <w:t>in</w:t>
      </w:r>
      <w:r>
        <w:rPr>
          <w:spacing w:val="-3"/>
        </w:rPr>
        <w:t xml:space="preserve"> </w:t>
      </w:r>
      <w:r>
        <w:rPr>
          <w:spacing w:val="-2"/>
        </w:rPr>
        <w:t>analyzing</w:t>
      </w:r>
      <w:r>
        <w:rPr>
          <w:spacing w:val="-4"/>
        </w:rPr>
        <w:t xml:space="preserve"> </w:t>
      </w:r>
      <w:r>
        <w:rPr>
          <w:spacing w:val="-2"/>
        </w:rPr>
        <w:t>and</w:t>
      </w:r>
      <w:r>
        <w:rPr>
          <w:spacing w:val="-4"/>
        </w:rPr>
        <w:t xml:space="preserve"> </w:t>
      </w:r>
      <w:r>
        <w:rPr>
          <w:spacing w:val="-2"/>
        </w:rPr>
        <w:t>sustaining</w:t>
      </w:r>
      <w:r>
        <w:rPr>
          <w:spacing w:val="-4"/>
        </w:rPr>
        <w:t xml:space="preserve"> </w:t>
      </w:r>
      <w:r>
        <w:rPr>
          <w:spacing w:val="-2"/>
        </w:rPr>
        <w:t>the</w:t>
      </w:r>
      <w:r>
        <w:rPr>
          <w:spacing w:val="-4"/>
        </w:rPr>
        <w:t xml:space="preserve"> </w:t>
      </w:r>
      <w:r>
        <w:rPr>
          <w:spacing w:val="-2"/>
        </w:rPr>
        <w:t>pediatrician-researcher</w:t>
      </w:r>
      <w:r>
        <w:rPr>
          <w:spacing w:val="-3"/>
        </w:rPr>
        <w:t xml:space="preserve"> </w:t>
      </w:r>
      <w:r>
        <w:rPr>
          <w:spacing w:val="-2"/>
        </w:rPr>
        <w:t>labor</w:t>
      </w:r>
      <w:r>
        <w:rPr>
          <w:spacing w:val="-6"/>
        </w:rPr>
        <w:t xml:space="preserve"> </w:t>
      </w:r>
      <w:r>
        <w:rPr>
          <w:spacing w:val="-2"/>
        </w:rPr>
        <w:t>force</w:t>
      </w:r>
      <w:r>
        <w:rPr>
          <w:spacing w:val="-4"/>
        </w:rPr>
        <w:t xml:space="preserve"> </w:t>
      </w:r>
      <w:r>
        <w:rPr>
          <w:spacing w:val="-2"/>
        </w:rPr>
        <w:t>[</w:t>
      </w:r>
      <w:hyperlink w:anchor="_bookmark22" w:history="1">
        <w:r>
          <w:rPr>
            <w:color w:val="008CC0"/>
            <w:spacing w:val="-2"/>
          </w:rPr>
          <w:t>1</w:t>
        </w:r>
      </w:hyperlink>
      <w:r>
        <w:rPr>
          <w:spacing w:val="-2"/>
        </w:rPr>
        <w:t>].</w:t>
      </w:r>
      <w:r>
        <w:rPr>
          <w:spacing w:val="-3"/>
        </w:rPr>
        <w:t xml:space="preserve"> </w:t>
      </w:r>
      <w:r>
        <w:rPr>
          <w:spacing w:val="-2"/>
        </w:rPr>
        <w:t>In</w:t>
      </w:r>
      <w:r>
        <w:rPr>
          <w:spacing w:val="-4"/>
        </w:rPr>
        <w:t xml:space="preserve"> </w:t>
      </w:r>
      <w:r>
        <w:rPr>
          <w:spacing w:val="-2"/>
        </w:rPr>
        <w:t>the</w:t>
      </w:r>
      <w:r>
        <w:rPr>
          <w:spacing w:val="-4"/>
        </w:rPr>
        <w:t xml:space="preserve"> </w:t>
      </w:r>
      <w:r>
        <w:rPr>
          <w:spacing w:val="-2"/>
        </w:rPr>
        <w:t xml:space="preserve">ﬁrst-place </w:t>
      </w:r>
      <w:r>
        <w:t>instances</w:t>
      </w:r>
      <w:r>
        <w:rPr>
          <w:spacing w:val="-11"/>
        </w:rPr>
        <w:t xml:space="preserve"> </w:t>
      </w:r>
      <w:r>
        <w:t>of</w:t>
      </w:r>
      <w:r>
        <w:rPr>
          <w:spacing w:val="-11"/>
        </w:rPr>
        <w:t xml:space="preserve"> </w:t>
      </w:r>
      <w:r>
        <w:t>what</w:t>
      </w:r>
      <w:r>
        <w:rPr>
          <w:spacing w:val="-11"/>
        </w:rPr>
        <w:t xml:space="preserve"> </w:t>
      </w:r>
      <w:r>
        <w:t>is</w:t>
      </w:r>
      <w:r>
        <w:rPr>
          <w:spacing w:val="-11"/>
        </w:rPr>
        <w:t xml:space="preserve"> </w:t>
      </w:r>
      <w:r>
        <w:t>by</w:t>
      </w:r>
      <w:r>
        <w:rPr>
          <w:spacing w:val="-11"/>
        </w:rPr>
        <w:t xml:space="preserve"> </w:t>
      </w:r>
      <w:r>
        <w:t>and</w:t>
      </w:r>
      <w:r>
        <w:rPr>
          <w:spacing w:val="-11"/>
        </w:rPr>
        <w:t xml:space="preserve"> </w:t>
      </w:r>
      <w:r>
        <w:t>by</w:t>
      </w:r>
      <w:r>
        <w:rPr>
          <w:spacing w:val="-11"/>
        </w:rPr>
        <w:t xml:space="preserve"> </w:t>
      </w:r>
      <w:r>
        <w:t>perceived</w:t>
      </w:r>
      <w:r>
        <w:rPr>
          <w:spacing w:val="-11"/>
        </w:rPr>
        <w:t xml:space="preserve"> </w:t>
      </w:r>
      <w:r>
        <w:t>as</w:t>
      </w:r>
      <w:r>
        <w:rPr>
          <w:spacing w:val="-11"/>
        </w:rPr>
        <w:t xml:space="preserve"> </w:t>
      </w:r>
      <w:r>
        <w:t>SARS-CoV-2,</w:t>
      </w:r>
      <w:r>
        <w:rPr>
          <w:spacing w:val="-11"/>
        </w:rPr>
        <w:t xml:space="preserve"> </w:t>
      </w:r>
      <w:r>
        <w:t>the</w:t>
      </w:r>
      <w:r>
        <w:rPr>
          <w:spacing w:val="-11"/>
        </w:rPr>
        <w:t xml:space="preserve"> </w:t>
      </w:r>
      <w:r>
        <w:t>deﬁlement,</w:t>
      </w:r>
      <w:r>
        <w:rPr>
          <w:spacing w:val="-11"/>
        </w:rPr>
        <w:t xml:space="preserve"> </w:t>
      </w:r>
      <w:r>
        <w:t>named</w:t>
      </w:r>
      <w:r>
        <w:rPr>
          <w:spacing w:val="-11"/>
        </w:rPr>
        <w:t xml:space="preserve"> </w:t>
      </w:r>
      <w:r>
        <w:t>COVID-19,</w:t>
      </w:r>
      <w:r>
        <w:rPr>
          <w:spacing w:val="-11"/>
        </w:rPr>
        <w:t xml:space="preserve"> </w:t>
      </w:r>
      <w:r>
        <w:t>were</w:t>
      </w:r>
      <w:r>
        <w:rPr>
          <w:spacing w:val="-11"/>
        </w:rPr>
        <w:t xml:space="preserve"> </w:t>
      </w:r>
      <w:r>
        <w:t>point</w:t>
      </w:r>
      <w:r>
        <w:rPr>
          <w:spacing w:val="-11"/>
        </w:rPr>
        <w:t xml:space="preserve"> </w:t>
      </w:r>
      <w:r>
        <w:t>by point in Wuhan, China in December 2019 as instances of deadly pneumonia. Then Italy, then the United States, and Russia. After that, it was the U.S., Brazil, and India. Because the locations of the coronavirus epidemic are spreading and growing, the economic prices are also rising. Bangladesh had a mortality toll of</w:t>
      </w:r>
      <w:r>
        <w:rPr>
          <w:spacing w:val="19"/>
        </w:rPr>
        <w:t xml:space="preserve"> </w:t>
      </w:r>
      <w:r>
        <w:t>21,397</w:t>
      </w:r>
      <w:r>
        <w:rPr>
          <w:spacing w:val="19"/>
        </w:rPr>
        <w:t xml:space="preserve"> </w:t>
      </w:r>
      <w:r>
        <w:t>people,</w:t>
      </w:r>
      <w:r>
        <w:rPr>
          <w:spacing w:val="19"/>
        </w:rPr>
        <w:t xml:space="preserve"> </w:t>
      </w:r>
      <w:r>
        <w:t>a</w:t>
      </w:r>
      <w:r>
        <w:rPr>
          <w:spacing w:val="20"/>
        </w:rPr>
        <w:t xml:space="preserve"> </w:t>
      </w:r>
      <w:r>
        <w:t>total</w:t>
      </w:r>
      <w:r>
        <w:rPr>
          <w:spacing w:val="20"/>
        </w:rPr>
        <w:t xml:space="preserve"> </w:t>
      </w:r>
      <w:r>
        <w:t>incidence</w:t>
      </w:r>
      <w:r>
        <w:rPr>
          <w:spacing w:val="19"/>
        </w:rPr>
        <w:t xml:space="preserve"> </w:t>
      </w:r>
      <w:r>
        <w:t>of</w:t>
      </w:r>
      <w:r>
        <w:rPr>
          <w:spacing w:val="21"/>
        </w:rPr>
        <w:t xml:space="preserve"> </w:t>
      </w:r>
      <w:r>
        <w:t>1,296,093,</w:t>
      </w:r>
      <w:r>
        <w:rPr>
          <w:spacing w:val="18"/>
        </w:rPr>
        <w:t xml:space="preserve"> </w:t>
      </w:r>
      <w:r>
        <w:t>and</w:t>
      </w:r>
      <w:r>
        <w:rPr>
          <w:spacing w:val="20"/>
        </w:rPr>
        <w:t xml:space="preserve"> </w:t>
      </w:r>
      <w:r>
        <w:t>a</w:t>
      </w:r>
      <w:r>
        <w:rPr>
          <w:spacing w:val="20"/>
        </w:rPr>
        <w:t xml:space="preserve"> </w:t>
      </w:r>
      <w:r>
        <w:t>total</w:t>
      </w:r>
      <w:r>
        <w:rPr>
          <w:spacing w:val="20"/>
        </w:rPr>
        <w:t xml:space="preserve"> </w:t>
      </w:r>
      <w:r>
        <w:t>amount</w:t>
      </w:r>
      <w:r>
        <w:rPr>
          <w:spacing w:val="19"/>
        </w:rPr>
        <w:t xml:space="preserve"> </w:t>
      </w:r>
      <w:r>
        <w:t>of</w:t>
      </w:r>
      <w:r>
        <w:rPr>
          <w:spacing w:val="19"/>
        </w:rPr>
        <w:t xml:space="preserve"> </w:t>
      </w:r>
      <w:r>
        <w:t>recoveries</w:t>
      </w:r>
      <w:r>
        <w:rPr>
          <w:spacing w:val="20"/>
        </w:rPr>
        <w:t xml:space="preserve"> </w:t>
      </w:r>
      <w:r>
        <w:t>of</w:t>
      </w:r>
      <w:r>
        <w:rPr>
          <w:spacing w:val="19"/>
        </w:rPr>
        <w:t xml:space="preserve"> </w:t>
      </w:r>
      <w:r>
        <w:t>1,125,045.</w:t>
      </w:r>
      <w:r>
        <w:rPr>
          <w:spacing w:val="18"/>
        </w:rPr>
        <w:t xml:space="preserve"> </w:t>
      </w:r>
      <w:r>
        <w:t>In</w:t>
      </w:r>
      <w:r>
        <w:rPr>
          <w:spacing w:val="21"/>
        </w:rPr>
        <w:t xml:space="preserve"> </w:t>
      </w:r>
      <w:r>
        <w:t>just 24 h, the infection rate was 28.54 percent. On Tuesday, August 4th, as the pandemic continues to inﬂict damage on Bangladesh, health ofﬁcials reported another 235 Covid-19 deaths and 15,776 new cases. On Thursday, August 5th, the total number of COVID-19 infections worldwide surpassed 200 million, as per Worldometers [</w:t>
      </w:r>
      <w:hyperlink w:anchor="_bookmark23" w:history="1">
        <w:r>
          <w:rPr>
            <w:color w:val="008CC0"/>
          </w:rPr>
          <w:t>2</w:t>
        </w:r>
      </w:hyperlink>
      <w:r>
        <w:rPr>
          <w:rFonts w:ascii="Arial" w:hAnsi="Arial"/>
        </w:rPr>
        <w:t>–</w:t>
      </w:r>
      <w:hyperlink w:anchor="_bookmark24" w:history="1">
        <w:r>
          <w:rPr>
            <w:color w:val="008CC0"/>
          </w:rPr>
          <w:t>4</w:t>
        </w:r>
      </w:hyperlink>
      <w:r>
        <w:t>].</w:t>
      </w:r>
    </w:p>
    <w:p w14:paraId="375E30E9" w14:textId="77777777" w:rsidR="00CF2AEF" w:rsidRDefault="00F00BF3">
      <w:pPr>
        <w:pStyle w:val="BodyText"/>
        <w:spacing w:before="91" w:line="244" w:lineRule="auto"/>
        <w:ind w:left="759" w:right="934" w:firstLine="397"/>
        <w:jc w:val="both"/>
      </w:pPr>
      <w:r>
        <w:t>The</w:t>
      </w:r>
      <w:r>
        <w:rPr>
          <w:spacing w:val="-7"/>
        </w:rPr>
        <w:t xml:space="preserve"> </w:t>
      </w:r>
      <w:r>
        <w:t>impact</w:t>
      </w:r>
      <w:r>
        <w:rPr>
          <w:spacing w:val="-7"/>
        </w:rPr>
        <w:t xml:space="preserve"> </w:t>
      </w:r>
      <w:r>
        <w:t>on</w:t>
      </w:r>
      <w:r>
        <w:rPr>
          <w:spacing w:val="-8"/>
        </w:rPr>
        <w:t xml:space="preserve"> </w:t>
      </w:r>
      <w:r>
        <w:t>the</w:t>
      </w:r>
      <w:r>
        <w:rPr>
          <w:spacing w:val="-8"/>
        </w:rPr>
        <w:t xml:space="preserve"> </w:t>
      </w:r>
      <w:r>
        <w:t>investigations</w:t>
      </w:r>
      <w:r>
        <w:rPr>
          <w:spacing w:val="-9"/>
        </w:rPr>
        <w:t xml:space="preserve"> </w:t>
      </w:r>
      <w:r>
        <w:t>into</w:t>
      </w:r>
      <w:r>
        <w:rPr>
          <w:spacing w:val="-7"/>
        </w:rPr>
        <w:t xml:space="preserve"> </w:t>
      </w:r>
      <w:r>
        <w:t>the</w:t>
      </w:r>
      <w:r>
        <w:rPr>
          <w:spacing w:val="-8"/>
        </w:rPr>
        <w:t xml:space="preserve"> </w:t>
      </w:r>
      <w:r>
        <w:t>case</w:t>
      </w:r>
      <w:r>
        <w:rPr>
          <w:spacing w:val="-7"/>
        </w:rPr>
        <w:t xml:space="preserve"> </w:t>
      </w:r>
      <w:r>
        <w:t>of</w:t>
      </w:r>
      <w:r>
        <w:rPr>
          <w:spacing w:val="-9"/>
        </w:rPr>
        <w:t xml:space="preserve"> </w:t>
      </w:r>
      <w:r>
        <w:t>COVID-19</w:t>
      </w:r>
      <w:r>
        <w:rPr>
          <w:spacing w:val="-7"/>
        </w:rPr>
        <w:t xml:space="preserve"> </w:t>
      </w:r>
      <w:r>
        <w:t>was</w:t>
      </w:r>
      <w:r>
        <w:rPr>
          <w:spacing w:val="-7"/>
        </w:rPr>
        <w:t xml:space="preserve"> </w:t>
      </w:r>
      <w:r>
        <w:t>immediate,</w:t>
      </w:r>
      <w:r>
        <w:rPr>
          <w:spacing w:val="-8"/>
        </w:rPr>
        <w:t xml:space="preserve"> </w:t>
      </w:r>
      <w:r>
        <w:t>emotional,</w:t>
      </w:r>
      <w:r>
        <w:rPr>
          <w:spacing w:val="-8"/>
        </w:rPr>
        <w:t xml:space="preserve"> </w:t>
      </w:r>
      <w:r>
        <w:t>and,</w:t>
      </w:r>
      <w:r>
        <w:rPr>
          <w:spacing w:val="-8"/>
        </w:rPr>
        <w:t xml:space="preserve"> </w:t>
      </w:r>
      <w:r>
        <w:t>without</w:t>
      </w:r>
      <w:r>
        <w:rPr>
          <w:spacing w:val="-8"/>
        </w:rPr>
        <w:t xml:space="preserve"> </w:t>
      </w:r>
      <w:r>
        <w:t xml:space="preserve">a doubt, long-lasting. Most scholarly, business, and government fundamental research and clinical </w:t>
      </w:r>
    </w:p>
    <w:p w14:paraId="33872067" w14:textId="77777777" w:rsidR="00155260" w:rsidRDefault="00F00BF3" w:rsidP="00CF2AEF">
      <w:r>
        <w:t>investigations have been decreased, or investigations have already been diverted to COVID-19. The majority of ongoing clinical trials, including those researching life-saving cures, have been postponed,</w:t>
      </w:r>
      <w:r>
        <w:rPr>
          <w:spacing w:val="40"/>
        </w:rPr>
        <w:t xml:space="preserve"> </w:t>
      </w:r>
      <w:r>
        <w:t xml:space="preserve">and the majority of those that are still open to modern recruitment have closed. Continuous clinical trials have been altered to allow domestic organizations to give care and virtual monitoring, reduce the risk of </w:t>
      </w:r>
      <w:r>
        <w:rPr>
          <w:spacing w:val="-2"/>
        </w:rPr>
        <w:t>COVID-19</w:t>
      </w:r>
      <w:r>
        <w:rPr>
          <w:spacing w:val="-3"/>
        </w:rPr>
        <w:t xml:space="preserve"> </w:t>
      </w:r>
      <w:r>
        <w:rPr>
          <w:spacing w:val="-2"/>
        </w:rPr>
        <w:t>contamination,</w:t>
      </w:r>
      <w:r>
        <w:rPr>
          <w:spacing w:val="-3"/>
        </w:rPr>
        <w:t xml:space="preserve"> </w:t>
      </w:r>
      <w:r>
        <w:rPr>
          <w:spacing w:val="-2"/>
        </w:rPr>
        <w:t>and</w:t>
      </w:r>
      <w:r>
        <w:rPr>
          <w:spacing w:val="-3"/>
        </w:rPr>
        <w:t xml:space="preserve"> </w:t>
      </w:r>
      <w:r>
        <w:rPr>
          <w:spacing w:val="-2"/>
        </w:rPr>
        <w:t>avoid</w:t>
      </w:r>
      <w:r>
        <w:rPr>
          <w:spacing w:val="-4"/>
        </w:rPr>
        <w:t xml:space="preserve"> </w:t>
      </w:r>
      <w:r>
        <w:rPr>
          <w:spacing w:val="-2"/>
        </w:rPr>
        <w:t>the</w:t>
      </w:r>
      <w:r>
        <w:rPr>
          <w:spacing w:val="-3"/>
        </w:rPr>
        <w:t xml:space="preserve"> </w:t>
      </w:r>
      <w:r>
        <w:rPr>
          <w:spacing w:val="-2"/>
        </w:rPr>
        <w:t>diversion</w:t>
      </w:r>
      <w:r>
        <w:rPr>
          <w:spacing w:val="-3"/>
        </w:rPr>
        <w:t xml:space="preserve"> </w:t>
      </w:r>
      <w:r>
        <w:rPr>
          <w:spacing w:val="-2"/>
        </w:rPr>
        <w:t>of</w:t>
      </w:r>
      <w:r>
        <w:rPr>
          <w:spacing w:val="-3"/>
        </w:rPr>
        <w:t xml:space="preserve"> </w:t>
      </w:r>
      <w:r>
        <w:rPr>
          <w:spacing w:val="-2"/>
        </w:rPr>
        <w:t>healthcare</w:t>
      </w:r>
      <w:r>
        <w:rPr>
          <w:spacing w:val="-3"/>
        </w:rPr>
        <w:t xml:space="preserve"> </w:t>
      </w:r>
      <w:r>
        <w:rPr>
          <w:spacing w:val="-2"/>
        </w:rPr>
        <w:t>resources</w:t>
      </w:r>
      <w:r>
        <w:rPr>
          <w:spacing w:val="-3"/>
        </w:rPr>
        <w:t xml:space="preserve"> </w:t>
      </w:r>
      <w:r>
        <w:rPr>
          <w:spacing w:val="-2"/>
        </w:rPr>
        <w:t>from a</w:t>
      </w:r>
      <w:r>
        <w:rPr>
          <w:spacing w:val="-4"/>
        </w:rPr>
        <w:t xml:space="preserve"> </w:t>
      </w:r>
      <w:r>
        <w:rPr>
          <w:spacing w:val="-2"/>
        </w:rPr>
        <w:t>widespread reaction</w:t>
      </w:r>
      <w:r>
        <w:rPr>
          <w:spacing w:val="-4"/>
        </w:rPr>
        <w:t xml:space="preserve"> </w:t>
      </w:r>
      <w:r>
        <w:rPr>
          <w:spacing w:val="-2"/>
        </w:rPr>
        <w:t>[</w:t>
      </w:r>
      <w:hyperlink w:anchor="_bookmark25" w:history="1">
        <w:r>
          <w:rPr>
            <w:color w:val="008CC0"/>
            <w:spacing w:val="-2"/>
          </w:rPr>
          <w:t>5</w:t>
        </w:r>
      </w:hyperlink>
      <w:r>
        <w:rPr>
          <w:spacing w:val="-2"/>
        </w:rPr>
        <w:t>,</w:t>
      </w:r>
      <w:hyperlink w:anchor="_bookmark26" w:history="1">
        <w:r>
          <w:rPr>
            <w:color w:val="008CC0"/>
            <w:spacing w:val="-2"/>
          </w:rPr>
          <w:t>6</w:t>
        </w:r>
      </w:hyperlink>
      <w:r>
        <w:rPr>
          <w:spacing w:val="-2"/>
        </w:rPr>
        <w:t>].</w:t>
      </w:r>
    </w:p>
    <w:p w14:paraId="61F2ED60" w14:textId="77777777" w:rsidR="00155260" w:rsidRDefault="00F00BF3">
      <w:pPr>
        <w:pStyle w:val="BodyText"/>
        <w:spacing w:before="85" w:line="244" w:lineRule="auto"/>
        <w:ind w:left="759" w:right="934" w:firstLine="397"/>
        <w:jc w:val="both"/>
      </w:pPr>
      <w:r>
        <w:t>In</w:t>
      </w:r>
      <w:r>
        <w:rPr>
          <w:spacing w:val="-11"/>
        </w:rPr>
        <w:t xml:space="preserve"> </w:t>
      </w:r>
      <w:r>
        <w:t>a</w:t>
      </w:r>
      <w:r>
        <w:rPr>
          <w:spacing w:val="-10"/>
        </w:rPr>
        <w:t xml:space="preserve"> </w:t>
      </w:r>
      <w:r>
        <w:t>medical</w:t>
      </w:r>
      <w:r>
        <w:rPr>
          <w:spacing w:val="-11"/>
        </w:rPr>
        <w:t xml:space="preserve"> </w:t>
      </w:r>
      <w:r>
        <w:t>environment,</w:t>
      </w:r>
      <w:r>
        <w:rPr>
          <w:spacing w:val="-12"/>
        </w:rPr>
        <w:t xml:space="preserve"> </w:t>
      </w:r>
      <w:r>
        <w:t>learning</w:t>
      </w:r>
      <w:r>
        <w:rPr>
          <w:spacing w:val="-10"/>
        </w:rPr>
        <w:t xml:space="preserve"> </w:t>
      </w:r>
      <w:r>
        <w:t>the</w:t>
      </w:r>
      <w:r>
        <w:rPr>
          <w:spacing w:val="-11"/>
        </w:rPr>
        <w:t xml:space="preserve"> </w:t>
      </w:r>
      <w:r>
        <w:t>resulting</w:t>
      </w:r>
      <w:r>
        <w:rPr>
          <w:spacing w:val="-11"/>
        </w:rPr>
        <w:t xml:space="preserve"> </w:t>
      </w:r>
      <w:r>
        <w:t>outcome</w:t>
      </w:r>
      <w:r>
        <w:rPr>
          <w:spacing w:val="-12"/>
        </w:rPr>
        <w:t xml:space="preserve"> </w:t>
      </w:r>
      <w:r>
        <w:t>takes</w:t>
      </w:r>
      <w:r>
        <w:rPr>
          <w:spacing w:val="-11"/>
        </w:rPr>
        <w:t xml:space="preserve"> </w:t>
      </w:r>
      <w:r>
        <w:t>about</w:t>
      </w:r>
      <w:r>
        <w:rPr>
          <w:spacing w:val="-11"/>
        </w:rPr>
        <w:t xml:space="preserve"> </w:t>
      </w:r>
      <w:r>
        <w:t>6</w:t>
      </w:r>
      <w:r>
        <w:rPr>
          <w:rFonts w:ascii="Arial" w:hAnsi="Arial"/>
        </w:rPr>
        <w:t>–</w:t>
      </w:r>
      <w:r>
        <w:t>7</w:t>
      </w:r>
      <w:r>
        <w:rPr>
          <w:spacing w:val="-12"/>
        </w:rPr>
        <w:t xml:space="preserve"> </w:t>
      </w:r>
      <w:r>
        <w:t>days,</w:t>
      </w:r>
      <w:r>
        <w:rPr>
          <w:spacing w:val="-12"/>
        </w:rPr>
        <w:t xml:space="preserve"> </w:t>
      </w:r>
      <w:r>
        <w:t>and</w:t>
      </w:r>
      <w:r>
        <w:rPr>
          <w:spacing w:val="-11"/>
        </w:rPr>
        <w:t xml:space="preserve"> </w:t>
      </w:r>
      <w:r>
        <w:t>it</w:t>
      </w:r>
      <w:r>
        <w:rPr>
          <w:spacing w:val="-11"/>
        </w:rPr>
        <w:t xml:space="preserve"> </w:t>
      </w:r>
      <w:r>
        <w:t>is</w:t>
      </w:r>
      <w:r>
        <w:rPr>
          <w:spacing w:val="-11"/>
        </w:rPr>
        <w:t xml:space="preserve"> </w:t>
      </w:r>
      <w:r>
        <w:t>also</w:t>
      </w:r>
      <w:r>
        <w:rPr>
          <w:spacing w:val="-12"/>
        </w:rPr>
        <w:t xml:space="preserve"> </w:t>
      </w:r>
      <w:r>
        <w:t>expensive for the general population. Due to these limitations, radiography checks can be used as a stand-in for diagnosing the disease. Chest radiography images can be evaluated to determine the presence</w:t>
      </w:r>
      <w:r>
        <w:rPr>
          <w:spacing w:val="-1"/>
        </w:rPr>
        <w:t xml:space="preserve"> </w:t>
      </w:r>
      <w:r>
        <w:t>of the novel coronavirus or its side effects. Infections are found in this family, according to studies, and show up as crucial symptoms in radiographic images. Furthermore, Polymerase Chain Reaction (PCR) test results are not always accurate. Furthermore, chest X-rays are more tolerant than other radiological examinations, such as Computed Temography (C.T) scans, and are available in almost every clinic. The difﬁculties of locating Covid-19 patients using chest x-rays (CXR) have been demonstrated, with prepared specialists not always being available, especially in the higher ranges [</w:t>
      </w:r>
      <w:hyperlink w:anchor="_bookmark27" w:history="1">
        <w:r>
          <w:rPr>
            <w:color w:val="008CC0"/>
          </w:rPr>
          <w:t>7</w:t>
        </w:r>
      </w:hyperlink>
      <w:r>
        <w:t>]. Furthermore, the radiological indications associated with Covid-19 are novel and unexplored, with many specialists who have no experience with Covid-19 reporting positive, persistent CXRs. It has also been contrasted with a couple of existing benchmark works by different experts [</w:t>
      </w:r>
      <w:hyperlink w:anchor="_bookmark28" w:history="1">
        <w:r>
          <w:rPr>
            <w:color w:val="008CC0"/>
          </w:rPr>
          <w:t>8</w:t>
        </w:r>
      </w:hyperlink>
      <w:r>
        <w:t>,</w:t>
      </w:r>
      <w:hyperlink w:anchor="_bookmark29" w:history="1">
        <w:r>
          <w:rPr>
            <w:color w:val="008CC0"/>
          </w:rPr>
          <w:t>9</w:t>
        </w:r>
      </w:hyperlink>
      <w:r>
        <w:t>].</w:t>
      </w:r>
    </w:p>
    <w:p w14:paraId="3F897389" w14:textId="77777777" w:rsidR="00155260" w:rsidRDefault="00F00BF3">
      <w:pPr>
        <w:pStyle w:val="BodyText"/>
        <w:spacing w:before="92" w:line="244" w:lineRule="auto"/>
        <w:ind w:left="759" w:right="935" w:firstLine="397"/>
        <w:jc w:val="both"/>
      </w:pPr>
      <w:r>
        <w:rPr>
          <w:spacing w:val="-2"/>
        </w:rPr>
        <w:t>The</w:t>
      </w:r>
      <w:r>
        <w:rPr>
          <w:spacing w:val="-9"/>
        </w:rPr>
        <w:t xml:space="preserve"> </w:t>
      </w:r>
      <w:r>
        <w:rPr>
          <w:spacing w:val="-2"/>
        </w:rPr>
        <w:t>COVID-19</w:t>
      </w:r>
      <w:r>
        <w:rPr>
          <w:spacing w:val="-10"/>
        </w:rPr>
        <w:t xml:space="preserve"> </w:t>
      </w:r>
      <w:r>
        <w:rPr>
          <w:spacing w:val="-2"/>
        </w:rPr>
        <w:t>pandemic</w:t>
      </w:r>
      <w:r>
        <w:rPr>
          <w:spacing w:val="-9"/>
        </w:rPr>
        <w:t xml:space="preserve"> </w:t>
      </w:r>
      <w:r>
        <w:rPr>
          <w:spacing w:val="-2"/>
        </w:rPr>
        <w:t>has</w:t>
      </w:r>
      <w:r>
        <w:rPr>
          <w:spacing w:val="-10"/>
        </w:rPr>
        <w:t xml:space="preserve"> </w:t>
      </w:r>
      <w:r>
        <w:rPr>
          <w:spacing w:val="-2"/>
        </w:rPr>
        <w:t>resulted</w:t>
      </w:r>
      <w:r>
        <w:rPr>
          <w:spacing w:val="-11"/>
        </w:rPr>
        <w:t xml:space="preserve"> </w:t>
      </w:r>
      <w:r>
        <w:rPr>
          <w:spacing w:val="-2"/>
        </w:rPr>
        <w:t>in</w:t>
      </w:r>
      <w:r>
        <w:rPr>
          <w:spacing w:val="-9"/>
        </w:rPr>
        <w:t xml:space="preserve"> </w:t>
      </w:r>
      <w:r>
        <w:rPr>
          <w:spacing w:val="-2"/>
        </w:rPr>
        <w:t>a</w:t>
      </w:r>
      <w:r>
        <w:rPr>
          <w:spacing w:val="-10"/>
        </w:rPr>
        <w:t xml:space="preserve"> </w:t>
      </w:r>
      <w:r>
        <w:rPr>
          <w:spacing w:val="-2"/>
        </w:rPr>
        <w:t>global</w:t>
      </w:r>
      <w:r>
        <w:rPr>
          <w:spacing w:val="-10"/>
        </w:rPr>
        <w:t xml:space="preserve"> </w:t>
      </w:r>
      <w:r>
        <w:rPr>
          <w:spacing w:val="-2"/>
        </w:rPr>
        <w:t>emotional</w:t>
      </w:r>
      <w:r>
        <w:rPr>
          <w:spacing w:val="-9"/>
        </w:rPr>
        <w:t xml:space="preserve"> </w:t>
      </w:r>
      <w:r>
        <w:rPr>
          <w:spacing w:val="-2"/>
        </w:rPr>
        <w:t>loss</w:t>
      </w:r>
      <w:r>
        <w:rPr>
          <w:spacing w:val="-10"/>
        </w:rPr>
        <w:t xml:space="preserve"> </w:t>
      </w:r>
      <w:r>
        <w:rPr>
          <w:spacing w:val="-2"/>
        </w:rPr>
        <w:t>of</w:t>
      </w:r>
      <w:r>
        <w:rPr>
          <w:spacing w:val="-10"/>
        </w:rPr>
        <w:t xml:space="preserve"> </w:t>
      </w:r>
      <w:r>
        <w:rPr>
          <w:spacing w:val="-2"/>
        </w:rPr>
        <w:t>human</w:t>
      </w:r>
      <w:r>
        <w:rPr>
          <w:spacing w:val="-9"/>
        </w:rPr>
        <w:t xml:space="preserve"> </w:t>
      </w:r>
      <w:r>
        <w:rPr>
          <w:spacing w:val="-2"/>
        </w:rPr>
        <w:t>lives</w:t>
      </w:r>
      <w:r>
        <w:rPr>
          <w:spacing w:val="-10"/>
        </w:rPr>
        <w:t xml:space="preserve"> </w:t>
      </w:r>
      <w:r>
        <w:rPr>
          <w:spacing w:val="-2"/>
        </w:rPr>
        <w:t>and</w:t>
      </w:r>
      <w:r>
        <w:rPr>
          <w:spacing w:val="-10"/>
        </w:rPr>
        <w:t xml:space="preserve"> </w:t>
      </w:r>
      <w:r>
        <w:rPr>
          <w:spacing w:val="-2"/>
        </w:rPr>
        <w:t>is</w:t>
      </w:r>
      <w:r>
        <w:rPr>
          <w:spacing w:val="-9"/>
        </w:rPr>
        <w:t xml:space="preserve"> </w:t>
      </w:r>
      <w:r>
        <w:rPr>
          <w:spacing w:val="-2"/>
        </w:rPr>
        <w:t>a</w:t>
      </w:r>
      <w:r>
        <w:rPr>
          <w:spacing w:val="-10"/>
        </w:rPr>
        <w:t xml:space="preserve"> </w:t>
      </w:r>
      <w:r>
        <w:rPr>
          <w:spacing w:val="-2"/>
        </w:rPr>
        <w:t>magniﬁcent</w:t>
      </w:r>
      <w:r>
        <w:rPr>
          <w:spacing w:val="-10"/>
        </w:rPr>
        <w:t xml:space="preserve"> </w:t>
      </w:r>
      <w:r>
        <w:rPr>
          <w:spacing w:val="-2"/>
        </w:rPr>
        <w:t xml:space="preserve">test </w:t>
      </w:r>
      <w:r>
        <w:t xml:space="preserve">of our entire condition. Public mindfulness and </w:t>
      </w:r>
      <w:r>
        <w:rPr>
          <w:rFonts w:ascii="Arial" w:hAnsi="Arial"/>
        </w:rPr>
        <w:t>“</w:t>
      </w:r>
      <w:r>
        <w:t>dos and don</w:t>
      </w:r>
      <w:r>
        <w:rPr>
          <w:rFonts w:ascii="Arial" w:hAnsi="Arial"/>
        </w:rPr>
        <w:t>’</w:t>
      </w:r>
      <w:r>
        <w:t>ts</w:t>
      </w:r>
      <w:r>
        <w:rPr>
          <w:rFonts w:ascii="Arial" w:hAnsi="Arial"/>
        </w:rPr>
        <w:t xml:space="preserve">” </w:t>
      </w:r>
      <w:r>
        <w:t>programs for COVID-19 are being implemented in public areas. Environmental factors may also aid the coronavirus. However, the loss and recovery rates show that the pandemic is not being well handled. They couldn</w:t>
      </w:r>
      <w:r>
        <w:rPr>
          <w:rFonts w:ascii="Arial" w:hAnsi="Arial"/>
        </w:rPr>
        <w:t>’</w:t>
      </w:r>
      <w:r>
        <w:t>t even get the results on time in most cases. As a result, the patient</w:t>
      </w:r>
      <w:r>
        <w:rPr>
          <w:rFonts w:ascii="Arial" w:hAnsi="Arial"/>
        </w:rPr>
        <w:t>’</w:t>
      </w:r>
      <w:r>
        <w:t>s condition declines or dies.</w:t>
      </w:r>
    </w:p>
    <w:p w14:paraId="17222BAF" w14:textId="77777777" w:rsidR="00155260" w:rsidRDefault="00F00BF3" w:rsidP="000F3BFB">
      <w:pPr>
        <w:pStyle w:val="BodyText"/>
        <w:spacing w:before="81" w:line="244" w:lineRule="auto"/>
        <w:ind w:left="759" w:right="935" w:firstLine="397"/>
        <w:jc w:val="both"/>
        <w:sectPr w:rsidR="00155260">
          <w:headerReference w:type="even" r:id="rId13"/>
          <w:headerReference w:type="default" r:id="rId14"/>
          <w:footerReference w:type="default" r:id="rId15"/>
          <w:pgSz w:w="12240" w:h="15840"/>
          <w:pgMar w:top="1600" w:right="500" w:bottom="280" w:left="680" w:header="1410" w:footer="0" w:gutter="0"/>
          <w:pgNumType w:start="1224"/>
          <w:cols w:space="720"/>
        </w:sectPr>
      </w:pPr>
      <w:r>
        <w:rPr>
          <w:spacing w:val="-2"/>
        </w:rPr>
        <w:t>Many</w:t>
      </w:r>
      <w:r>
        <w:rPr>
          <w:spacing w:val="-4"/>
        </w:rPr>
        <w:t xml:space="preserve"> </w:t>
      </w:r>
      <w:r>
        <w:rPr>
          <w:spacing w:val="-2"/>
        </w:rPr>
        <w:t>corona</w:t>
      </w:r>
      <w:r>
        <w:rPr>
          <w:spacing w:val="-6"/>
        </w:rPr>
        <w:t xml:space="preserve"> </w:t>
      </w:r>
      <w:r>
        <w:rPr>
          <w:spacing w:val="-2"/>
        </w:rPr>
        <w:t>detection</w:t>
      </w:r>
      <w:r>
        <w:rPr>
          <w:spacing w:val="-5"/>
        </w:rPr>
        <w:t xml:space="preserve"> </w:t>
      </w:r>
      <w:r>
        <w:rPr>
          <w:spacing w:val="-2"/>
        </w:rPr>
        <w:t>systems</w:t>
      </w:r>
      <w:r>
        <w:rPr>
          <w:spacing w:val="-5"/>
        </w:rPr>
        <w:t xml:space="preserve"> </w:t>
      </w:r>
      <w:r>
        <w:rPr>
          <w:spacing w:val="-2"/>
        </w:rPr>
        <w:t>like</w:t>
      </w:r>
      <w:r>
        <w:rPr>
          <w:spacing w:val="-5"/>
        </w:rPr>
        <w:t xml:space="preserve"> </w:t>
      </w:r>
      <w:r>
        <w:rPr>
          <w:spacing w:val="-2"/>
        </w:rPr>
        <w:t>CXR</w:t>
      </w:r>
      <w:r>
        <w:rPr>
          <w:spacing w:val="-5"/>
        </w:rPr>
        <w:t xml:space="preserve"> </w:t>
      </w:r>
      <w:r>
        <w:rPr>
          <w:spacing w:val="-2"/>
        </w:rPr>
        <w:t>and</w:t>
      </w:r>
      <w:r>
        <w:rPr>
          <w:spacing w:val="-5"/>
        </w:rPr>
        <w:t xml:space="preserve"> </w:t>
      </w:r>
      <w:r>
        <w:rPr>
          <w:spacing w:val="-2"/>
        </w:rPr>
        <w:t>C.T.</w:t>
      </w:r>
      <w:r>
        <w:rPr>
          <w:spacing w:val="-5"/>
        </w:rPr>
        <w:t xml:space="preserve"> </w:t>
      </w:r>
      <w:r>
        <w:rPr>
          <w:spacing w:val="-2"/>
        </w:rPr>
        <w:t>images</w:t>
      </w:r>
      <w:r>
        <w:rPr>
          <w:spacing w:val="-5"/>
        </w:rPr>
        <w:t xml:space="preserve"> </w:t>
      </w:r>
      <w:r>
        <w:rPr>
          <w:spacing w:val="-2"/>
        </w:rPr>
        <w:t>use</w:t>
      </w:r>
      <w:r>
        <w:rPr>
          <w:spacing w:val="-5"/>
        </w:rPr>
        <w:t xml:space="preserve"> </w:t>
      </w:r>
      <w:r>
        <w:rPr>
          <w:spacing w:val="-2"/>
        </w:rPr>
        <w:t>Transfer</w:t>
      </w:r>
      <w:r>
        <w:rPr>
          <w:spacing w:val="-5"/>
        </w:rPr>
        <w:t xml:space="preserve"> </w:t>
      </w:r>
      <w:r>
        <w:rPr>
          <w:spacing w:val="-2"/>
        </w:rPr>
        <w:t>Learning</w:t>
      </w:r>
      <w:r>
        <w:rPr>
          <w:spacing w:val="-4"/>
        </w:rPr>
        <w:t xml:space="preserve"> </w:t>
      </w:r>
      <w:r>
        <w:rPr>
          <w:spacing w:val="-2"/>
        </w:rPr>
        <w:t>and</w:t>
      </w:r>
      <w:r>
        <w:rPr>
          <w:spacing w:val="-5"/>
        </w:rPr>
        <w:t xml:space="preserve"> </w:t>
      </w:r>
      <w:r>
        <w:rPr>
          <w:spacing w:val="-2"/>
        </w:rPr>
        <w:t>Haralick</w:t>
      </w:r>
      <w:r>
        <w:rPr>
          <w:spacing w:val="-5"/>
        </w:rPr>
        <w:t xml:space="preserve"> </w:t>
      </w:r>
      <w:r>
        <w:rPr>
          <w:spacing w:val="-2"/>
        </w:rPr>
        <w:t xml:space="preserve">features, </w:t>
      </w:r>
      <w:r>
        <w:t>using</w:t>
      </w:r>
      <w:r>
        <w:rPr>
          <w:spacing w:val="-8"/>
        </w:rPr>
        <w:t xml:space="preserve"> </w:t>
      </w:r>
      <w:r>
        <w:t>the</w:t>
      </w:r>
      <w:r>
        <w:rPr>
          <w:spacing w:val="-7"/>
        </w:rPr>
        <w:t xml:space="preserve"> </w:t>
      </w:r>
      <w:r>
        <w:t>internet</w:t>
      </w:r>
      <w:r>
        <w:rPr>
          <w:spacing w:val="-8"/>
        </w:rPr>
        <w:t xml:space="preserve"> </w:t>
      </w:r>
      <w:r>
        <w:t>of</w:t>
      </w:r>
      <w:r>
        <w:rPr>
          <w:spacing w:val="-7"/>
        </w:rPr>
        <w:t xml:space="preserve"> </w:t>
      </w:r>
      <w:r>
        <w:t>things</w:t>
      </w:r>
      <w:r>
        <w:rPr>
          <w:spacing w:val="-8"/>
        </w:rPr>
        <w:t xml:space="preserve"> </w:t>
      </w:r>
      <w:r>
        <w:t>and</w:t>
      </w:r>
      <w:r>
        <w:rPr>
          <w:spacing w:val="-7"/>
        </w:rPr>
        <w:t xml:space="preserve"> </w:t>
      </w:r>
      <w:r>
        <w:t>sending</w:t>
      </w:r>
      <w:r>
        <w:rPr>
          <w:spacing w:val="-8"/>
        </w:rPr>
        <w:t xml:space="preserve"> </w:t>
      </w:r>
      <w:r>
        <w:t>alerts,</w:t>
      </w:r>
      <w:r>
        <w:rPr>
          <w:spacing w:val="-7"/>
        </w:rPr>
        <w:t xml:space="preserve"> </w:t>
      </w:r>
      <w:r>
        <w:t>COVID-19</w:t>
      </w:r>
      <w:r>
        <w:rPr>
          <w:spacing w:val="-8"/>
        </w:rPr>
        <w:t xml:space="preserve"> </w:t>
      </w:r>
      <w:r>
        <w:t>Deep</w:t>
      </w:r>
      <w:r>
        <w:rPr>
          <w:spacing w:val="-7"/>
        </w:rPr>
        <w:t xml:space="preserve"> </w:t>
      </w:r>
      <w:r>
        <w:t>Learning</w:t>
      </w:r>
      <w:r>
        <w:rPr>
          <w:spacing w:val="-9"/>
        </w:rPr>
        <w:t xml:space="preserve"> </w:t>
      </w:r>
      <w:r>
        <w:t>Prediction</w:t>
      </w:r>
      <w:r>
        <w:rPr>
          <w:spacing w:val="-7"/>
        </w:rPr>
        <w:t xml:space="preserve"> </w:t>
      </w:r>
      <w:r>
        <w:t>Model</w:t>
      </w:r>
      <w:r>
        <w:rPr>
          <w:spacing w:val="-7"/>
        </w:rPr>
        <w:t xml:space="preserve"> </w:t>
      </w:r>
      <w:r>
        <w:t>Using</w:t>
      </w:r>
      <w:r>
        <w:rPr>
          <w:spacing w:val="-8"/>
        </w:rPr>
        <w:t xml:space="preserve"> </w:t>
      </w:r>
      <w:r>
        <w:t>Publicly Available</w:t>
      </w:r>
      <w:r>
        <w:rPr>
          <w:spacing w:val="-10"/>
        </w:rPr>
        <w:t xml:space="preserve"> </w:t>
      </w:r>
      <w:r>
        <w:t>Radiologist.</w:t>
      </w:r>
      <w:r>
        <w:rPr>
          <w:spacing w:val="-10"/>
        </w:rPr>
        <w:t xml:space="preserve"> </w:t>
      </w:r>
      <w:r>
        <w:t>Also,</w:t>
      </w:r>
      <w:r>
        <w:rPr>
          <w:spacing w:val="-11"/>
        </w:rPr>
        <w:t xml:space="preserve"> </w:t>
      </w:r>
      <w:r>
        <w:t>in</w:t>
      </w:r>
      <w:r>
        <w:rPr>
          <w:spacing w:val="-10"/>
        </w:rPr>
        <w:t xml:space="preserve"> </w:t>
      </w:r>
      <w:r>
        <w:t>a</w:t>
      </w:r>
      <w:r>
        <w:rPr>
          <w:spacing w:val="-10"/>
        </w:rPr>
        <w:t xml:space="preserve"> </w:t>
      </w:r>
      <w:r>
        <w:t>medical</w:t>
      </w:r>
      <w:r>
        <w:rPr>
          <w:spacing w:val="-10"/>
        </w:rPr>
        <w:t xml:space="preserve"> </w:t>
      </w:r>
      <w:r>
        <w:t>way,</w:t>
      </w:r>
      <w:r>
        <w:rPr>
          <w:spacing w:val="-11"/>
        </w:rPr>
        <w:t xml:space="preserve"> </w:t>
      </w:r>
      <w:r>
        <w:t>like</w:t>
      </w:r>
      <w:r>
        <w:rPr>
          <w:spacing w:val="-10"/>
        </w:rPr>
        <w:t xml:space="preserve"> </w:t>
      </w:r>
      <w:r>
        <w:t>Molecular</w:t>
      </w:r>
      <w:r>
        <w:rPr>
          <w:spacing w:val="-11"/>
        </w:rPr>
        <w:t xml:space="preserve"> </w:t>
      </w:r>
      <w:r>
        <w:t>point-of-care</w:t>
      </w:r>
      <w:r>
        <w:rPr>
          <w:spacing w:val="-11"/>
        </w:rPr>
        <w:t xml:space="preserve"> </w:t>
      </w:r>
      <w:r>
        <w:t>test,</w:t>
      </w:r>
      <w:r>
        <w:rPr>
          <w:spacing w:val="-10"/>
        </w:rPr>
        <w:t xml:space="preserve"> </w:t>
      </w:r>
      <w:r>
        <w:t>Polymerase</w:t>
      </w:r>
      <w:r>
        <w:rPr>
          <w:spacing w:val="-10"/>
        </w:rPr>
        <w:t xml:space="preserve"> </w:t>
      </w:r>
      <w:r>
        <w:t>chain</w:t>
      </w:r>
      <w:r>
        <w:rPr>
          <w:spacing w:val="-11"/>
        </w:rPr>
        <w:t xml:space="preserve"> </w:t>
      </w:r>
      <w:r>
        <w:t>reaction (qrt-PCR)</w:t>
      </w:r>
      <w:r>
        <w:rPr>
          <w:spacing w:val="-14"/>
        </w:rPr>
        <w:t xml:space="preserve"> </w:t>
      </w:r>
      <w:r>
        <w:t>etc.</w:t>
      </w:r>
      <w:r>
        <w:rPr>
          <w:spacing w:val="-14"/>
        </w:rPr>
        <w:t xml:space="preserve"> </w:t>
      </w:r>
      <w:r>
        <w:t>Due</w:t>
      </w:r>
      <w:r>
        <w:rPr>
          <w:spacing w:val="-14"/>
        </w:rPr>
        <w:t xml:space="preserve"> </w:t>
      </w:r>
      <w:r>
        <w:t>to</w:t>
      </w:r>
      <w:r>
        <w:rPr>
          <w:spacing w:val="-13"/>
        </w:rPr>
        <w:t xml:space="preserve"> </w:t>
      </w:r>
      <w:r>
        <w:t>a</w:t>
      </w:r>
      <w:r>
        <w:rPr>
          <w:spacing w:val="-14"/>
        </w:rPr>
        <w:t xml:space="preserve"> </w:t>
      </w:r>
      <w:r>
        <w:t>shortage</w:t>
      </w:r>
      <w:r>
        <w:rPr>
          <w:spacing w:val="-14"/>
        </w:rPr>
        <w:t xml:space="preserve"> </w:t>
      </w:r>
      <w:r>
        <w:t>of</w:t>
      </w:r>
      <w:r>
        <w:rPr>
          <w:spacing w:val="-14"/>
        </w:rPr>
        <w:t xml:space="preserve"> </w:t>
      </w:r>
      <w:r>
        <w:t>diagnostic</w:t>
      </w:r>
      <w:r>
        <w:rPr>
          <w:spacing w:val="-13"/>
        </w:rPr>
        <w:t xml:space="preserve"> </w:t>
      </w:r>
      <w:r>
        <w:t>kits</w:t>
      </w:r>
      <w:r>
        <w:rPr>
          <w:spacing w:val="-14"/>
        </w:rPr>
        <w:t xml:space="preserve"> </w:t>
      </w:r>
      <w:r>
        <w:t>and</w:t>
      </w:r>
      <w:r>
        <w:rPr>
          <w:spacing w:val="-14"/>
        </w:rPr>
        <w:t xml:space="preserve"> </w:t>
      </w:r>
      <w:r>
        <w:t>the</w:t>
      </w:r>
      <w:r>
        <w:rPr>
          <w:spacing w:val="-14"/>
        </w:rPr>
        <w:t xml:space="preserve"> </w:t>
      </w:r>
      <w:r>
        <w:t>incorrect</w:t>
      </w:r>
      <w:r>
        <w:rPr>
          <w:spacing w:val="-13"/>
        </w:rPr>
        <w:t xml:space="preserve"> </w:t>
      </w:r>
      <w:r>
        <w:t>prediction</w:t>
      </w:r>
      <w:r>
        <w:rPr>
          <w:spacing w:val="-14"/>
        </w:rPr>
        <w:t xml:space="preserve"> </w:t>
      </w:r>
      <w:r>
        <w:t>of</w:t>
      </w:r>
      <w:r>
        <w:rPr>
          <w:spacing w:val="-14"/>
        </w:rPr>
        <w:t xml:space="preserve"> </w:t>
      </w:r>
      <w:r>
        <w:t>RT-PCR</w:t>
      </w:r>
      <w:r>
        <w:rPr>
          <w:spacing w:val="-14"/>
        </w:rPr>
        <w:t xml:space="preserve"> </w:t>
      </w:r>
      <w:r>
        <w:t>in</w:t>
      </w:r>
      <w:r>
        <w:rPr>
          <w:spacing w:val="-13"/>
        </w:rPr>
        <w:t xml:space="preserve"> </w:t>
      </w:r>
      <w:r>
        <w:t>Algeria,</w:t>
      </w:r>
      <w:r>
        <w:rPr>
          <w:spacing w:val="-14"/>
        </w:rPr>
        <w:t xml:space="preserve"> </w:t>
      </w:r>
      <w:r>
        <w:t>public and</w:t>
      </w:r>
      <w:r>
        <w:rPr>
          <w:spacing w:val="-8"/>
        </w:rPr>
        <w:t xml:space="preserve"> </w:t>
      </w:r>
      <w:r>
        <w:t>private</w:t>
      </w:r>
      <w:r>
        <w:rPr>
          <w:spacing w:val="-5"/>
        </w:rPr>
        <w:t xml:space="preserve"> </w:t>
      </w:r>
      <w:r>
        <w:t>hospitals</w:t>
      </w:r>
      <w:r>
        <w:rPr>
          <w:spacing w:val="-6"/>
        </w:rPr>
        <w:t xml:space="preserve"> </w:t>
      </w:r>
      <w:r>
        <w:t>employed</w:t>
      </w:r>
      <w:r>
        <w:rPr>
          <w:spacing w:val="-6"/>
        </w:rPr>
        <w:t xml:space="preserve"> </w:t>
      </w:r>
      <w:r>
        <w:t>CT</w:t>
      </w:r>
      <w:r>
        <w:rPr>
          <w:spacing w:val="-14"/>
        </w:rPr>
        <w:t xml:space="preserve"> </w:t>
      </w:r>
      <w:r>
        <w:t>scans</w:t>
      </w:r>
      <w:r>
        <w:rPr>
          <w:spacing w:val="-6"/>
        </w:rPr>
        <w:t xml:space="preserve"> </w:t>
      </w:r>
      <w:r>
        <w:t>as</w:t>
      </w:r>
      <w:r>
        <w:rPr>
          <w:spacing w:val="-6"/>
        </w:rPr>
        <w:t xml:space="preserve"> </w:t>
      </w:r>
      <w:r>
        <w:t>an</w:t>
      </w:r>
      <w:r>
        <w:rPr>
          <w:spacing w:val="-5"/>
        </w:rPr>
        <w:t xml:space="preserve"> </w:t>
      </w:r>
      <w:r>
        <w:t>alternate</w:t>
      </w:r>
      <w:r>
        <w:rPr>
          <w:spacing w:val="-6"/>
        </w:rPr>
        <w:t xml:space="preserve"> </w:t>
      </w:r>
      <w:r>
        <w:t>diagnostic</w:t>
      </w:r>
      <w:r>
        <w:rPr>
          <w:spacing w:val="-6"/>
        </w:rPr>
        <w:t xml:space="preserve"> </w:t>
      </w:r>
      <w:r>
        <w:t>method</w:t>
      </w:r>
      <w:r>
        <w:rPr>
          <w:spacing w:val="-6"/>
        </w:rPr>
        <w:t xml:space="preserve"> </w:t>
      </w:r>
      <w:r>
        <w:t>to</w:t>
      </w:r>
      <w:r>
        <w:rPr>
          <w:spacing w:val="-6"/>
        </w:rPr>
        <w:t xml:space="preserve"> </w:t>
      </w:r>
      <w:r>
        <w:t>detect</w:t>
      </w:r>
      <w:r>
        <w:rPr>
          <w:spacing w:val="-6"/>
        </w:rPr>
        <w:t xml:space="preserve"> </w:t>
      </w:r>
      <w:r>
        <w:t>COVID-19</w:t>
      </w:r>
      <w:r>
        <w:rPr>
          <w:spacing w:val="-5"/>
        </w:rPr>
        <w:t xml:space="preserve"> </w:t>
      </w:r>
      <w:r>
        <w:t>in</w:t>
      </w:r>
      <w:r>
        <w:rPr>
          <w:spacing w:val="-6"/>
        </w:rPr>
        <w:t xml:space="preserve"> </w:t>
      </w:r>
      <w:r>
        <w:t>patients [</w:t>
      </w:r>
      <w:hyperlink w:anchor="_bookmark30" w:history="1">
        <w:r>
          <w:rPr>
            <w:color w:val="008CC0"/>
          </w:rPr>
          <w:t>10</w:t>
        </w:r>
      </w:hyperlink>
      <w:r>
        <w:t>].</w:t>
      </w:r>
      <w:r>
        <w:rPr>
          <w:spacing w:val="-13"/>
        </w:rPr>
        <w:t xml:space="preserve"> </w:t>
      </w:r>
      <w:r>
        <w:t>CXR</w:t>
      </w:r>
      <w:r>
        <w:rPr>
          <w:spacing w:val="-13"/>
        </w:rPr>
        <w:t xml:space="preserve"> </w:t>
      </w:r>
      <w:r>
        <w:t>images,</w:t>
      </w:r>
      <w:r>
        <w:rPr>
          <w:spacing w:val="-13"/>
        </w:rPr>
        <w:t xml:space="preserve"> </w:t>
      </w:r>
      <w:r>
        <w:t>on</w:t>
      </w:r>
      <w:r>
        <w:rPr>
          <w:spacing w:val="-14"/>
        </w:rPr>
        <w:t xml:space="preserve"> </w:t>
      </w:r>
      <w:r>
        <w:t>the</w:t>
      </w:r>
      <w:r>
        <w:rPr>
          <w:spacing w:val="-13"/>
        </w:rPr>
        <w:t xml:space="preserve"> </w:t>
      </w:r>
      <w:r>
        <w:t>other</w:t>
      </w:r>
      <w:r>
        <w:rPr>
          <w:spacing w:val="-14"/>
        </w:rPr>
        <w:t xml:space="preserve"> </w:t>
      </w:r>
      <w:r>
        <w:t>hand,</w:t>
      </w:r>
      <w:r>
        <w:rPr>
          <w:spacing w:val="-13"/>
        </w:rPr>
        <w:t xml:space="preserve"> </w:t>
      </w:r>
      <w:r>
        <w:t>are</w:t>
      </w:r>
      <w:r>
        <w:rPr>
          <w:spacing w:val="-14"/>
        </w:rPr>
        <w:t xml:space="preserve"> </w:t>
      </w:r>
      <w:r>
        <w:t>better</w:t>
      </w:r>
      <w:r>
        <w:rPr>
          <w:spacing w:val="-13"/>
        </w:rPr>
        <w:t xml:space="preserve"> </w:t>
      </w:r>
      <w:r>
        <w:t>than</w:t>
      </w:r>
      <w:r>
        <w:rPr>
          <w:spacing w:val="-14"/>
        </w:rPr>
        <w:t xml:space="preserve"> </w:t>
      </w:r>
      <w:r>
        <w:t>any</w:t>
      </w:r>
      <w:r>
        <w:rPr>
          <w:spacing w:val="-13"/>
        </w:rPr>
        <w:t xml:space="preserve"> </w:t>
      </w:r>
      <w:r>
        <w:t>other</w:t>
      </w:r>
      <w:r>
        <w:rPr>
          <w:spacing w:val="-13"/>
        </w:rPr>
        <w:t xml:space="preserve"> </w:t>
      </w:r>
      <w:r>
        <w:t>in</w:t>
      </w:r>
      <w:r>
        <w:rPr>
          <w:spacing w:val="-13"/>
        </w:rPr>
        <w:t xml:space="preserve"> </w:t>
      </w:r>
      <w:r>
        <w:t>the</w:t>
      </w:r>
      <w:r>
        <w:rPr>
          <w:spacing w:val="-13"/>
        </w:rPr>
        <w:t xml:space="preserve"> </w:t>
      </w:r>
      <w:r>
        <w:t>ﬁeld</w:t>
      </w:r>
      <w:r>
        <w:rPr>
          <w:spacing w:val="-13"/>
        </w:rPr>
        <w:t xml:space="preserve"> </w:t>
      </w:r>
      <w:r>
        <w:t>of</w:t>
      </w:r>
      <w:r>
        <w:rPr>
          <w:spacing w:val="-13"/>
        </w:rPr>
        <w:t xml:space="preserve"> </w:t>
      </w:r>
      <w:r>
        <w:t>Covid-19,</w:t>
      </w:r>
      <w:r>
        <w:rPr>
          <w:spacing w:val="-13"/>
        </w:rPr>
        <w:t xml:space="preserve"> </w:t>
      </w:r>
      <w:r>
        <w:t>according</w:t>
      </w:r>
      <w:r>
        <w:rPr>
          <w:spacing w:val="-14"/>
        </w:rPr>
        <w:t xml:space="preserve"> </w:t>
      </w:r>
      <w:r>
        <w:t>to</w:t>
      </w:r>
      <w:r>
        <w:rPr>
          <w:spacing w:val="-13"/>
        </w:rPr>
        <w:t xml:space="preserve"> </w:t>
      </w:r>
      <w:r>
        <w:t>[</w:t>
      </w:r>
      <w:hyperlink w:anchor="_bookmark30" w:history="1">
        <w:r>
          <w:rPr>
            <w:color w:val="008CC0"/>
          </w:rPr>
          <w:t>10</w:t>
        </w:r>
      </w:hyperlink>
      <w:r>
        <w:t>,</w:t>
      </w:r>
      <w:hyperlink w:anchor="_bookmark31" w:history="1">
        <w:r>
          <w:rPr>
            <w:color w:val="008CC0"/>
          </w:rPr>
          <w:t>11</w:t>
        </w:r>
      </w:hyperlink>
      <w:r>
        <w:t xml:space="preserve">], </w:t>
      </w:r>
    </w:p>
    <w:p w14:paraId="14F2950B" w14:textId="77777777" w:rsidR="00155260" w:rsidRDefault="00F00BF3">
      <w:pPr>
        <w:pStyle w:val="BodyText"/>
        <w:spacing w:before="86" w:line="244" w:lineRule="auto"/>
        <w:ind w:left="759" w:right="935"/>
        <w:jc w:val="both"/>
      </w:pPr>
      <w:bookmarkStart w:id="0" w:name="Method_and_Methodology"/>
      <w:bookmarkEnd w:id="0"/>
      <w:r>
        <w:lastRenderedPageBreak/>
        <w:t>encouraging outcomes [</w:t>
      </w:r>
      <w:hyperlink w:anchor="_bookmark32" w:history="1">
        <w:r>
          <w:rPr>
            <w:color w:val="008CC0"/>
          </w:rPr>
          <w:t>12</w:t>
        </w:r>
      </w:hyperlink>
      <w:r>
        <w:t>]. With the help of C.T. check images, a convolutional neural (CNN) demonstration</w:t>
      </w:r>
      <w:r>
        <w:rPr>
          <w:spacing w:val="-2"/>
        </w:rPr>
        <w:t xml:space="preserve"> </w:t>
      </w:r>
      <w:r>
        <w:t>was</w:t>
      </w:r>
      <w:r>
        <w:rPr>
          <w:spacing w:val="-1"/>
        </w:rPr>
        <w:t xml:space="preserve"> </w:t>
      </w:r>
      <w:r>
        <w:t>used</w:t>
      </w:r>
      <w:r>
        <w:rPr>
          <w:spacing w:val="-2"/>
        </w:rPr>
        <w:t xml:space="preserve"> </w:t>
      </w:r>
      <w:r>
        <w:t>to</w:t>
      </w:r>
      <w:r>
        <w:rPr>
          <w:spacing w:val="-2"/>
        </w:rPr>
        <w:t xml:space="preserve"> </w:t>
      </w:r>
      <w:r>
        <w:t>differentiate</w:t>
      </w:r>
      <w:r>
        <w:rPr>
          <w:spacing w:val="-1"/>
        </w:rPr>
        <w:t xml:space="preserve"> </w:t>
      </w:r>
      <w:r>
        <w:t>Covid-19</w:t>
      </w:r>
      <w:r>
        <w:rPr>
          <w:spacing w:val="-2"/>
        </w:rPr>
        <w:t xml:space="preserve"> </w:t>
      </w:r>
      <w:r>
        <w:t>patients</w:t>
      </w:r>
      <w:r>
        <w:rPr>
          <w:spacing w:val="-2"/>
        </w:rPr>
        <w:t xml:space="preserve"> </w:t>
      </w:r>
      <w:r>
        <w:t>in</w:t>
      </w:r>
      <w:r>
        <w:rPr>
          <w:spacing w:val="-2"/>
        </w:rPr>
        <w:t xml:space="preserve"> </w:t>
      </w:r>
      <w:r>
        <w:t>a</w:t>
      </w:r>
      <w:r>
        <w:rPr>
          <w:spacing w:val="-1"/>
        </w:rPr>
        <w:t xml:space="preserve"> </w:t>
      </w:r>
      <w:r>
        <w:t>study.</w:t>
      </w:r>
      <w:r>
        <w:rPr>
          <w:spacing w:val="-2"/>
        </w:rPr>
        <w:t xml:space="preserve"> </w:t>
      </w:r>
      <w:r>
        <w:t>A</w:t>
      </w:r>
      <w:r>
        <w:rPr>
          <w:spacing w:val="-1"/>
        </w:rPr>
        <w:t xml:space="preserve"> </w:t>
      </w:r>
      <w:r>
        <w:t>few</w:t>
      </w:r>
      <w:r>
        <w:rPr>
          <w:spacing w:val="-1"/>
        </w:rPr>
        <w:t xml:space="preserve"> </w:t>
      </w:r>
      <w:r>
        <w:t>more</w:t>
      </w:r>
      <w:r>
        <w:rPr>
          <w:spacing w:val="-2"/>
        </w:rPr>
        <w:t xml:space="preserve"> </w:t>
      </w:r>
      <w:r>
        <w:t>studies</w:t>
      </w:r>
      <w:r>
        <w:rPr>
          <w:spacing w:val="-2"/>
        </w:rPr>
        <w:t xml:space="preserve"> </w:t>
      </w:r>
      <w:r>
        <w:t>using</w:t>
      </w:r>
      <w:r>
        <w:rPr>
          <w:spacing w:val="-2"/>
        </w:rPr>
        <w:t xml:space="preserve"> </w:t>
      </w:r>
      <w:r>
        <w:t>C.T.</w:t>
      </w:r>
      <w:r>
        <w:rPr>
          <w:spacing w:val="-2"/>
        </w:rPr>
        <w:t xml:space="preserve"> </w:t>
      </w:r>
      <w:r>
        <w:t>scans to detect Covid-19 infection in human lungs with low accuracy [</w:t>
      </w:r>
      <w:hyperlink w:anchor="_bookmark33" w:history="1">
        <w:r>
          <w:rPr>
            <w:color w:val="008CC0"/>
          </w:rPr>
          <w:t>13</w:t>
        </w:r>
      </w:hyperlink>
      <w:r>
        <w:t>]. The authors in [</w:t>
      </w:r>
      <w:hyperlink w:anchor="_bookmark24" w:history="1">
        <w:r>
          <w:rPr>
            <w:color w:val="008CC0"/>
          </w:rPr>
          <w:t>4</w:t>
        </w:r>
      </w:hyperlink>
      <w:r>
        <w:t>,</w:t>
      </w:r>
      <w:hyperlink w:anchor="_bookmark34" w:history="1">
        <w:r>
          <w:rPr>
            <w:color w:val="008CC0"/>
          </w:rPr>
          <w:t>14</w:t>
        </w:r>
      </w:hyperlink>
      <w:r>
        <w:rPr>
          <w:rFonts w:ascii="Arial" w:hAnsi="Arial"/>
        </w:rPr>
        <w:t>–</w:t>
      </w:r>
      <w:hyperlink w:anchor="_bookmark36" w:history="1">
        <w:r>
          <w:rPr>
            <w:color w:val="008CC0"/>
          </w:rPr>
          <w:t>16</w:t>
        </w:r>
      </w:hyperlink>
      <w:r>
        <w:t>]</w:t>
      </w:r>
      <w:r>
        <w:rPr>
          <w:spacing w:val="40"/>
        </w:rPr>
        <w:t xml:space="preserve"> </w:t>
      </w:r>
      <w:r>
        <w:t>investigated the performance of many deep learning formulas like VGG16, CNN-AD, Densenet, Resnet50, Custom CNN etc. to diagnose Covid-CXR and Normal-CXR images and their accuracy was in between (85% to 98.9%), which is quite good.</w:t>
      </w:r>
    </w:p>
    <w:p w14:paraId="394C90E0" w14:textId="77777777" w:rsidR="00155260" w:rsidRDefault="00F00BF3">
      <w:pPr>
        <w:pStyle w:val="BodyText"/>
        <w:spacing w:before="84" w:line="244" w:lineRule="auto"/>
        <w:ind w:left="759" w:right="935" w:firstLine="397"/>
        <w:jc w:val="both"/>
      </w:pPr>
      <w:r>
        <w:t>The</w:t>
      </w:r>
      <w:r>
        <w:rPr>
          <w:spacing w:val="-7"/>
        </w:rPr>
        <w:t xml:space="preserve"> </w:t>
      </w:r>
      <w:r>
        <w:t>study</w:t>
      </w:r>
      <w:r>
        <w:rPr>
          <w:rFonts w:ascii="Arial" w:hAnsi="Arial"/>
        </w:rPr>
        <w:t>’</w:t>
      </w:r>
      <w:r>
        <w:t>s</w:t>
      </w:r>
      <w:r>
        <w:rPr>
          <w:spacing w:val="-7"/>
        </w:rPr>
        <w:t xml:space="preserve"> </w:t>
      </w:r>
      <w:r>
        <w:t>main</w:t>
      </w:r>
      <w:r>
        <w:rPr>
          <w:spacing w:val="-7"/>
        </w:rPr>
        <w:t xml:space="preserve"> </w:t>
      </w:r>
      <w:r>
        <w:t>goal</w:t>
      </w:r>
      <w:r>
        <w:rPr>
          <w:spacing w:val="-7"/>
        </w:rPr>
        <w:t xml:space="preserve"> </w:t>
      </w:r>
      <w:r>
        <w:t>is</w:t>
      </w:r>
      <w:r>
        <w:rPr>
          <w:spacing w:val="-6"/>
        </w:rPr>
        <w:t xml:space="preserve"> </w:t>
      </w:r>
      <w:r>
        <w:t>to</w:t>
      </w:r>
      <w:r>
        <w:rPr>
          <w:spacing w:val="-7"/>
        </w:rPr>
        <w:t xml:space="preserve"> </w:t>
      </w:r>
      <w:r>
        <w:t>estimate</w:t>
      </w:r>
      <w:r>
        <w:rPr>
          <w:spacing w:val="-7"/>
        </w:rPr>
        <w:t xml:space="preserve"> </w:t>
      </w:r>
      <w:r>
        <w:t>the</w:t>
      </w:r>
      <w:r>
        <w:rPr>
          <w:spacing w:val="-7"/>
        </w:rPr>
        <w:t xml:space="preserve"> </w:t>
      </w:r>
      <w:r>
        <w:t>most</w:t>
      </w:r>
      <w:r>
        <w:rPr>
          <w:spacing w:val="-7"/>
        </w:rPr>
        <w:t xml:space="preserve"> </w:t>
      </w:r>
      <w:r>
        <w:t>accurate</w:t>
      </w:r>
      <w:r>
        <w:rPr>
          <w:spacing w:val="-6"/>
        </w:rPr>
        <w:t xml:space="preserve"> </w:t>
      </w:r>
      <w:r>
        <w:t>result,</w:t>
      </w:r>
      <w:r>
        <w:rPr>
          <w:spacing w:val="-7"/>
        </w:rPr>
        <w:t xml:space="preserve"> </w:t>
      </w:r>
      <w:r>
        <w:t>to</w:t>
      </w:r>
      <w:r>
        <w:rPr>
          <w:spacing w:val="-7"/>
        </w:rPr>
        <w:t xml:space="preserve"> </w:t>
      </w:r>
      <w:r>
        <w:t>save</w:t>
      </w:r>
      <w:r>
        <w:rPr>
          <w:spacing w:val="-7"/>
        </w:rPr>
        <w:t xml:space="preserve"> </w:t>
      </w:r>
      <w:r>
        <w:t>time</w:t>
      </w:r>
      <w:r>
        <w:rPr>
          <w:spacing w:val="-6"/>
        </w:rPr>
        <w:t xml:space="preserve"> </w:t>
      </w:r>
      <w:r>
        <w:t>and</w:t>
      </w:r>
      <w:r>
        <w:rPr>
          <w:spacing w:val="-7"/>
        </w:rPr>
        <w:t xml:space="preserve"> </w:t>
      </w:r>
      <w:r>
        <w:t>money</w:t>
      </w:r>
      <w:r>
        <w:rPr>
          <w:spacing w:val="-7"/>
        </w:rPr>
        <w:t xml:space="preserve"> </w:t>
      </w:r>
      <w:r>
        <w:t>when</w:t>
      </w:r>
      <w:r>
        <w:rPr>
          <w:spacing w:val="-6"/>
        </w:rPr>
        <w:t xml:space="preserve"> </w:t>
      </w:r>
      <w:r>
        <w:t>it</w:t>
      </w:r>
      <w:r>
        <w:rPr>
          <w:spacing w:val="-7"/>
        </w:rPr>
        <w:t xml:space="preserve"> </w:t>
      </w:r>
      <w:r>
        <w:t>comes</w:t>
      </w:r>
      <w:r>
        <w:rPr>
          <w:spacing w:val="-7"/>
        </w:rPr>
        <w:t xml:space="preserve"> </w:t>
      </w:r>
      <w:r>
        <w:t>to Coronavirus tests. It shows a fully programmed framework for differentiating coronavirus-infected lungs from chest CT</w:t>
      </w:r>
      <w:r>
        <w:rPr>
          <w:spacing w:val="-2"/>
        </w:rPr>
        <w:t xml:space="preserve"> </w:t>
      </w:r>
      <w:r>
        <w:t>scan images and other lung disorders. For the frontend, a Graphical User Interface (GUI) system was used instead of Flask and Django. The novelty of this paper is that we used (CNN, Inception and</w:t>
      </w:r>
      <w:r>
        <w:rPr>
          <w:spacing w:val="40"/>
        </w:rPr>
        <w:t xml:space="preserve"> </w:t>
      </w:r>
      <w:r>
        <w:t>DenseNet)</w:t>
      </w:r>
      <w:r>
        <w:rPr>
          <w:spacing w:val="40"/>
        </w:rPr>
        <w:t xml:space="preserve"> </w:t>
      </w:r>
      <w:r>
        <w:t>3</w:t>
      </w:r>
      <w:r>
        <w:rPr>
          <w:spacing w:val="40"/>
        </w:rPr>
        <w:t xml:space="preserve"> </w:t>
      </w:r>
      <w:r>
        <w:t>types</w:t>
      </w:r>
      <w:r>
        <w:rPr>
          <w:spacing w:val="40"/>
        </w:rPr>
        <w:t xml:space="preserve"> </w:t>
      </w:r>
      <w:r>
        <w:t>of</w:t>
      </w:r>
      <w:r>
        <w:rPr>
          <w:spacing w:val="40"/>
        </w:rPr>
        <w:t xml:space="preserve"> </w:t>
      </w:r>
      <w:r>
        <w:t>models</w:t>
      </w:r>
      <w:r>
        <w:rPr>
          <w:spacing w:val="40"/>
        </w:rPr>
        <w:t xml:space="preserve"> </w:t>
      </w:r>
      <w:r>
        <w:t>for</w:t>
      </w:r>
      <w:r>
        <w:rPr>
          <w:spacing w:val="40"/>
        </w:rPr>
        <w:t xml:space="preserve"> </w:t>
      </w:r>
      <w:r>
        <w:t>comparison.</w:t>
      </w:r>
      <w:r>
        <w:rPr>
          <w:spacing w:val="40"/>
        </w:rPr>
        <w:t xml:space="preserve"> </w:t>
      </w:r>
      <w:r>
        <w:t>The</w:t>
      </w:r>
      <w:r>
        <w:rPr>
          <w:spacing w:val="40"/>
        </w:rPr>
        <w:t xml:space="preserve"> </w:t>
      </w:r>
      <w:r>
        <w:t>accuracy</w:t>
      </w:r>
      <w:r>
        <w:rPr>
          <w:spacing w:val="40"/>
        </w:rPr>
        <w:t xml:space="preserve"> </w:t>
      </w:r>
      <w:r>
        <w:t>obtained</w:t>
      </w:r>
      <w:r>
        <w:rPr>
          <w:spacing w:val="40"/>
        </w:rPr>
        <w:t xml:space="preserve"> </w:t>
      </w:r>
      <w:r>
        <w:t>from</w:t>
      </w:r>
      <w:r>
        <w:rPr>
          <w:spacing w:val="40"/>
        </w:rPr>
        <w:t xml:space="preserve"> </w:t>
      </w:r>
      <w:r>
        <w:t>the</w:t>
      </w:r>
      <w:r>
        <w:rPr>
          <w:spacing w:val="40"/>
        </w:rPr>
        <w:t xml:space="preserve"> </w:t>
      </w:r>
      <w:r>
        <w:t>CNN</w:t>
      </w:r>
      <w:r>
        <w:rPr>
          <w:spacing w:val="40"/>
        </w:rPr>
        <w:t xml:space="preserve"> </w:t>
      </w:r>
      <w:r>
        <w:t>model</w:t>
      </w:r>
      <w:r>
        <w:rPr>
          <w:spacing w:val="40"/>
        </w:rPr>
        <w:t xml:space="preserve"> </w:t>
      </w:r>
      <w:r>
        <w:t>is</w:t>
      </w:r>
    </w:p>
    <w:p w14:paraId="495EBEF6" w14:textId="77777777" w:rsidR="00155260" w:rsidRDefault="00F00BF3">
      <w:pPr>
        <w:pStyle w:val="BodyText"/>
        <w:spacing w:before="5" w:line="244" w:lineRule="auto"/>
        <w:ind w:left="759" w:right="935"/>
        <w:jc w:val="both"/>
      </w:pPr>
      <w:r>
        <w:t>98.3 percent. Also, the GUI software tool will detect the covid patients</w:t>
      </w:r>
      <w:r>
        <w:rPr>
          <w:rFonts w:ascii="Arial" w:hAnsi="Arial"/>
        </w:rPr>
        <w:t xml:space="preserve">’ </w:t>
      </w:r>
      <w:r>
        <w:t>results within a sec using the given x-ray images. In this way, it can be claimed that classiﬁcation using radiographic images, such as a chest</w:t>
      </w:r>
      <w:r>
        <w:rPr>
          <w:spacing w:val="-4"/>
        </w:rPr>
        <w:t xml:space="preserve"> </w:t>
      </w:r>
      <w:r>
        <w:t>X-ray</w:t>
      </w:r>
      <w:r>
        <w:rPr>
          <w:spacing w:val="-4"/>
        </w:rPr>
        <w:t xml:space="preserve"> </w:t>
      </w:r>
      <w:r>
        <w:t>(CXR),</w:t>
      </w:r>
      <w:r>
        <w:rPr>
          <w:spacing w:val="-3"/>
        </w:rPr>
        <w:t xml:space="preserve"> </w:t>
      </w:r>
      <w:r>
        <w:t>can</w:t>
      </w:r>
      <w:r>
        <w:rPr>
          <w:spacing w:val="-4"/>
        </w:rPr>
        <w:t xml:space="preserve"> </w:t>
      </w:r>
      <w:r>
        <w:t>be</w:t>
      </w:r>
      <w:r>
        <w:rPr>
          <w:spacing w:val="-3"/>
        </w:rPr>
        <w:t xml:space="preserve"> </w:t>
      </w:r>
      <w:r>
        <w:t>precise</w:t>
      </w:r>
      <w:r>
        <w:rPr>
          <w:spacing w:val="-4"/>
        </w:rPr>
        <w:t xml:space="preserve"> </w:t>
      </w:r>
      <w:r>
        <w:t>while</w:t>
      </w:r>
      <w:r>
        <w:rPr>
          <w:spacing w:val="-3"/>
        </w:rPr>
        <w:t xml:space="preserve"> </w:t>
      </w:r>
      <w:r>
        <w:t>also</w:t>
      </w:r>
      <w:r>
        <w:rPr>
          <w:spacing w:val="-4"/>
        </w:rPr>
        <w:t xml:space="preserve"> </w:t>
      </w:r>
      <w:r>
        <w:t>being</w:t>
      </w:r>
      <w:r>
        <w:rPr>
          <w:spacing w:val="-4"/>
        </w:rPr>
        <w:t xml:space="preserve"> </w:t>
      </w:r>
      <w:r>
        <w:t>signiﬁcantly</w:t>
      </w:r>
      <w:r>
        <w:rPr>
          <w:spacing w:val="-4"/>
        </w:rPr>
        <w:t xml:space="preserve"> </w:t>
      </w:r>
      <w:r>
        <w:t>faster</w:t>
      </w:r>
      <w:r>
        <w:rPr>
          <w:spacing w:val="-4"/>
        </w:rPr>
        <w:t xml:space="preserve"> </w:t>
      </w:r>
      <w:r>
        <w:t>and</w:t>
      </w:r>
      <w:r>
        <w:rPr>
          <w:spacing w:val="-4"/>
        </w:rPr>
        <w:t xml:space="preserve"> </w:t>
      </w:r>
      <w:r>
        <w:t>less</w:t>
      </w:r>
      <w:r>
        <w:rPr>
          <w:spacing w:val="-4"/>
        </w:rPr>
        <w:t xml:space="preserve"> </w:t>
      </w:r>
      <w:r>
        <w:t>expensive</w:t>
      </w:r>
      <w:r>
        <w:rPr>
          <w:spacing w:val="-4"/>
        </w:rPr>
        <w:t xml:space="preserve"> </w:t>
      </w:r>
      <w:r>
        <w:t>than</w:t>
      </w:r>
      <w:r>
        <w:rPr>
          <w:spacing w:val="-4"/>
        </w:rPr>
        <w:t xml:space="preserve"> </w:t>
      </w:r>
      <w:r>
        <w:t>a</w:t>
      </w:r>
      <w:r>
        <w:rPr>
          <w:spacing w:val="-4"/>
        </w:rPr>
        <w:t xml:space="preserve"> </w:t>
      </w:r>
      <w:r>
        <w:t>PCR</w:t>
      </w:r>
      <w:r>
        <w:rPr>
          <w:spacing w:val="-4"/>
        </w:rPr>
        <w:t xml:space="preserve"> </w:t>
      </w:r>
      <w:r>
        <w:t>test.</w:t>
      </w:r>
    </w:p>
    <w:p w14:paraId="52D0B82F" w14:textId="77777777" w:rsidR="00155260" w:rsidRDefault="00F00BF3">
      <w:pPr>
        <w:pStyle w:val="BodyText"/>
        <w:spacing w:before="82" w:line="244" w:lineRule="auto"/>
        <w:ind w:left="759" w:right="935" w:firstLine="397"/>
        <w:jc w:val="both"/>
      </w:pPr>
      <w:r>
        <w:rPr>
          <w:spacing w:val="-2"/>
        </w:rPr>
        <w:t>Section</w:t>
      </w:r>
      <w:r>
        <w:rPr>
          <w:spacing w:val="-10"/>
        </w:rPr>
        <w:t xml:space="preserve"> </w:t>
      </w:r>
      <w:r>
        <w:rPr>
          <w:spacing w:val="-2"/>
        </w:rPr>
        <w:t>one</w:t>
      </w:r>
      <w:r>
        <w:rPr>
          <w:spacing w:val="-9"/>
        </w:rPr>
        <w:t xml:space="preserve"> </w:t>
      </w:r>
      <w:r>
        <w:rPr>
          <w:spacing w:val="-2"/>
        </w:rPr>
        <w:t>provides</w:t>
      </w:r>
      <w:r>
        <w:rPr>
          <w:spacing w:val="-10"/>
        </w:rPr>
        <w:t xml:space="preserve"> </w:t>
      </w:r>
      <w:r>
        <w:rPr>
          <w:spacing w:val="-2"/>
        </w:rPr>
        <w:t>an</w:t>
      </w:r>
      <w:r>
        <w:rPr>
          <w:spacing w:val="-9"/>
        </w:rPr>
        <w:t xml:space="preserve"> </w:t>
      </w:r>
      <w:r>
        <w:rPr>
          <w:spacing w:val="-2"/>
        </w:rPr>
        <w:t>introduction.</w:t>
      </w:r>
      <w:r>
        <w:rPr>
          <w:spacing w:val="-10"/>
        </w:rPr>
        <w:t xml:space="preserve"> </w:t>
      </w:r>
      <w:r>
        <w:rPr>
          <w:spacing w:val="-2"/>
        </w:rPr>
        <w:t>In</w:t>
      </w:r>
      <w:r>
        <w:rPr>
          <w:spacing w:val="-9"/>
        </w:rPr>
        <w:t xml:space="preserve"> </w:t>
      </w:r>
      <w:r>
        <w:rPr>
          <w:spacing w:val="-2"/>
        </w:rPr>
        <w:t>section</w:t>
      </w:r>
      <w:r>
        <w:rPr>
          <w:spacing w:val="-9"/>
        </w:rPr>
        <w:t xml:space="preserve"> </w:t>
      </w:r>
      <w:r>
        <w:rPr>
          <w:spacing w:val="-2"/>
        </w:rPr>
        <w:t>two,</w:t>
      </w:r>
      <w:r>
        <w:rPr>
          <w:spacing w:val="-9"/>
        </w:rPr>
        <w:t xml:space="preserve"> </w:t>
      </w:r>
      <w:r>
        <w:rPr>
          <w:spacing w:val="-2"/>
        </w:rPr>
        <w:t>methods</w:t>
      </w:r>
      <w:r>
        <w:rPr>
          <w:spacing w:val="-10"/>
        </w:rPr>
        <w:t xml:space="preserve"> </w:t>
      </w:r>
      <w:r>
        <w:rPr>
          <w:spacing w:val="-2"/>
        </w:rPr>
        <w:t>and</w:t>
      </w:r>
      <w:r>
        <w:rPr>
          <w:spacing w:val="-10"/>
        </w:rPr>
        <w:t xml:space="preserve"> </w:t>
      </w:r>
      <w:r>
        <w:rPr>
          <w:spacing w:val="-2"/>
        </w:rPr>
        <w:t>methodology</w:t>
      </w:r>
      <w:r>
        <w:rPr>
          <w:spacing w:val="-9"/>
        </w:rPr>
        <w:t xml:space="preserve"> </w:t>
      </w:r>
      <w:r>
        <w:rPr>
          <w:spacing w:val="-2"/>
        </w:rPr>
        <w:t>are</w:t>
      </w:r>
      <w:r>
        <w:rPr>
          <w:spacing w:val="-9"/>
        </w:rPr>
        <w:t xml:space="preserve"> </w:t>
      </w:r>
      <w:r>
        <w:rPr>
          <w:spacing w:val="-2"/>
        </w:rPr>
        <w:t>described.</w:t>
      </w:r>
      <w:r>
        <w:rPr>
          <w:spacing w:val="-10"/>
        </w:rPr>
        <w:t xml:space="preserve"> </w:t>
      </w:r>
      <w:r>
        <w:rPr>
          <w:spacing w:val="-2"/>
        </w:rPr>
        <w:t>In</w:t>
      </w:r>
      <w:r>
        <w:rPr>
          <w:spacing w:val="-9"/>
        </w:rPr>
        <w:t xml:space="preserve"> </w:t>
      </w:r>
      <w:r>
        <w:rPr>
          <w:spacing w:val="-2"/>
        </w:rPr>
        <w:t xml:space="preserve">section </w:t>
      </w:r>
      <w:r>
        <w:t>three, mathematical equations and expressions are presented. The results are provided in section four. A performance comparison is shown in section ﬁve. Finally, section six discusses the conclusion.</w:t>
      </w:r>
    </w:p>
    <w:p w14:paraId="2C36D498" w14:textId="77777777" w:rsidR="00155260" w:rsidRDefault="00155260">
      <w:pPr>
        <w:pStyle w:val="BodyText"/>
        <w:spacing w:before="1"/>
        <w:rPr>
          <w:sz w:val="33"/>
        </w:rPr>
      </w:pPr>
    </w:p>
    <w:p w14:paraId="4E8685D0" w14:textId="77777777" w:rsidR="00155260" w:rsidRPr="007A2BF2" w:rsidRDefault="00F00BF3">
      <w:pPr>
        <w:pStyle w:val="ListParagraph"/>
        <w:numPr>
          <w:ilvl w:val="0"/>
          <w:numId w:val="1"/>
        </w:numPr>
        <w:tabs>
          <w:tab w:val="left" w:pos="979"/>
        </w:tabs>
        <w:spacing w:before="1"/>
        <w:ind w:hanging="220"/>
        <w:rPr>
          <w:b/>
          <w:sz w:val="28"/>
          <w:szCs w:val="28"/>
          <w:u w:val="single"/>
        </w:rPr>
      </w:pPr>
      <w:r w:rsidRPr="007A2BF2">
        <w:rPr>
          <w:b/>
          <w:w w:val="105"/>
          <w:sz w:val="28"/>
          <w:szCs w:val="28"/>
          <w:u w:val="single"/>
        </w:rPr>
        <w:t>Method</w:t>
      </w:r>
      <w:r w:rsidRPr="007A2BF2">
        <w:rPr>
          <w:b/>
          <w:spacing w:val="10"/>
          <w:w w:val="105"/>
          <w:sz w:val="28"/>
          <w:szCs w:val="28"/>
          <w:u w:val="single"/>
        </w:rPr>
        <w:t xml:space="preserve"> </w:t>
      </w:r>
      <w:r w:rsidRPr="007A2BF2">
        <w:rPr>
          <w:b/>
          <w:w w:val="105"/>
          <w:sz w:val="28"/>
          <w:szCs w:val="28"/>
          <w:u w:val="single"/>
        </w:rPr>
        <w:t>and</w:t>
      </w:r>
      <w:r w:rsidRPr="007A2BF2">
        <w:rPr>
          <w:b/>
          <w:spacing w:val="10"/>
          <w:w w:val="105"/>
          <w:sz w:val="28"/>
          <w:szCs w:val="28"/>
          <w:u w:val="single"/>
        </w:rPr>
        <w:t xml:space="preserve"> </w:t>
      </w:r>
      <w:r w:rsidRPr="007A2BF2">
        <w:rPr>
          <w:b/>
          <w:spacing w:val="-2"/>
          <w:w w:val="105"/>
          <w:sz w:val="28"/>
          <w:szCs w:val="28"/>
          <w:u w:val="single"/>
        </w:rPr>
        <w:t>Methodology</w:t>
      </w:r>
    </w:p>
    <w:p w14:paraId="19C8580D" w14:textId="77777777" w:rsidR="00155260" w:rsidRDefault="00F00BF3">
      <w:pPr>
        <w:pStyle w:val="BodyText"/>
        <w:spacing w:before="66" w:line="244" w:lineRule="auto"/>
        <w:ind w:left="759" w:right="934" w:firstLine="398"/>
        <w:jc w:val="both"/>
      </w:pPr>
      <w:r>
        <w:t>The proposed system aims to predict Covid-19 from chest X-ray images using Deep Learning and Convolutional Neural Networks. The available dataset [</w:t>
      </w:r>
      <w:hyperlink w:anchor="_bookmark37" w:history="1">
        <w:r>
          <w:rPr>
            <w:color w:val="008CC0"/>
          </w:rPr>
          <w:t>17</w:t>
        </w:r>
      </w:hyperlink>
      <w:r>
        <w:t>,</w:t>
      </w:r>
      <w:hyperlink w:anchor="_bookmark38" w:history="1">
        <w:r>
          <w:rPr>
            <w:color w:val="008CC0"/>
          </w:rPr>
          <w:t>18</w:t>
        </w:r>
      </w:hyperlink>
      <w:r>
        <w:t>] was collected from Kaggle and GitHub, which is about normal, pneumonia, and covid chest x-ray images. To begin, the dataset had 6432 samples and metadata.csv front images data which was adjusted using pictures of almost 196 operations on the tests of two classes. At that point, the chest X-ray 60 pictures were resized to make them uniform in</w:t>
      </w:r>
      <w:r>
        <w:rPr>
          <w:spacing w:val="80"/>
        </w:rPr>
        <w:t xml:space="preserve"> </w:t>
      </w:r>
      <w:r>
        <w:t>terms of their determination. This section contains the methods and materials that are adapted to implement the system</w:t>
      </w:r>
      <w:r>
        <w:rPr>
          <w:rFonts w:ascii="Arial" w:hAnsi="Arial"/>
        </w:rPr>
        <w:t>’</w:t>
      </w:r>
      <w:r>
        <w:t>s goal. The ﬁrst subsection discusses the classiﬁcation part and dataset creation techniques of the system; the next section contains the outlines of the system. Afterward, it will highlight the design and experiments of the system.</w:t>
      </w:r>
    </w:p>
    <w:p w14:paraId="35E6BC3F" w14:textId="77777777" w:rsidR="00155260" w:rsidRDefault="00F00BF3">
      <w:pPr>
        <w:pStyle w:val="BodyText"/>
        <w:spacing w:before="88" w:line="244" w:lineRule="auto"/>
        <w:ind w:left="759" w:right="934" w:firstLine="397"/>
        <w:jc w:val="both"/>
      </w:pPr>
      <w:r>
        <w:t>As a</w:t>
      </w:r>
      <w:r>
        <w:rPr>
          <w:spacing w:val="-1"/>
        </w:rPr>
        <w:t xml:space="preserve"> </w:t>
      </w:r>
      <w:r>
        <w:t>result, the</w:t>
      </w:r>
      <w:r>
        <w:rPr>
          <w:spacing w:val="-1"/>
        </w:rPr>
        <w:t xml:space="preserve"> </w:t>
      </w:r>
      <w:r>
        <w:t>article recommends</w:t>
      </w:r>
      <w:r>
        <w:rPr>
          <w:spacing w:val="-1"/>
        </w:rPr>
        <w:t xml:space="preserve"> </w:t>
      </w:r>
      <w:r>
        <w:t>a simple and</w:t>
      </w:r>
      <w:r>
        <w:rPr>
          <w:spacing w:val="-1"/>
        </w:rPr>
        <w:t xml:space="preserve"> </w:t>
      </w:r>
      <w:r>
        <w:t>effective Convolutional</w:t>
      </w:r>
      <w:r>
        <w:rPr>
          <w:spacing w:val="-1"/>
        </w:rPr>
        <w:t xml:space="preserve"> </w:t>
      </w:r>
      <w:r>
        <w:t>Neural Network (CNN) and Deep Learning-based technique for classifying Covid-19 positive and negative cases using CXR images. This method can saturate a very small, speciﬁc area of Covid-19 positive patients in a matter of seconds. We supplied an apparatus that can be designed to recognize Covid-19 positive patients as part of this study. To be sure, in the absence of a radiologist or if the topic specialists</w:t>
      </w:r>
      <w:r>
        <w:rPr>
          <w:rFonts w:ascii="Arial" w:hAnsi="Arial"/>
        </w:rPr>
        <w:t xml:space="preserve">’ </w:t>
      </w:r>
      <w:r>
        <w:t>opinions conﬂict, this deep learning-based</w:t>
      </w:r>
      <w:r>
        <w:rPr>
          <w:spacing w:val="-4"/>
        </w:rPr>
        <w:t xml:space="preserve"> </w:t>
      </w:r>
      <w:r>
        <w:t>device</w:t>
      </w:r>
      <w:r>
        <w:rPr>
          <w:spacing w:val="-4"/>
        </w:rPr>
        <w:t xml:space="preserve"> </w:t>
      </w:r>
      <w:r>
        <w:t>will</w:t>
      </w:r>
      <w:r>
        <w:rPr>
          <w:spacing w:val="-3"/>
        </w:rPr>
        <w:t xml:space="preserve"> </w:t>
      </w:r>
      <w:r>
        <w:t>continue</w:t>
      </w:r>
      <w:r>
        <w:rPr>
          <w:spacing w:val="-4"/>
        </w:rPr>
        <w:t xml:space="preserve"> </w:t>
      </w:r>
      <w:r>
        <w:t>to</w:t>
      </w:r>
      <w:r>
        <w:rPr>
          <w:spacing w:val="-4"/>
        </w:rPr>
        <w:t xml:space="preserve"> </w:t>
      </w:r>
      <w:r>
        <w:t>offer</w:t>
      </w:r>
      <w:r>
        <w:rPr>
          <w:spacing w:val="-3"/>
        </w:rPr>
        <w:t xml:space="preserve"> </w:t>
      </w:r>
      <w:r>
        <w:t>interpretation</w:t>
      </w:r>
      <w:r>
        <w:rPr>
          <w:spacing w:val="-4"/>
        </w:rPr>
        <w:t xml:space="preserve"> </w:t>
      </w:r>
      <w:r>
        <w:t>without</w:t>
      </w:r>
      <w:r>
        <w:rPr>
          <w:spacing w:val="-4"/>
        </w:rPr>
        <w:t xml:space="preserve"> </w:t>
      </w:r>
      <w:r>
        <w:t>requiring</w:t>
      </w:r>
      <w:r>
        <w:rPr>
          <w:spacing w:val="-3"/>
        </w:rPr>
        <w:t xml:space="preserve"> </w:t>
      </w:r>
      <w:r>
        <w:t>human</w:t>
      </w:r>
      <w:r>
        <w:rPr>
          <w:spacing w:val="-5"/>
        </w:rPr>
        <w:t xml:space="preserve"> </w:t>
      </w:r>
      <w:r>
        <w:t>participation.</w:t>
      </w:r>
      <w:r>
        <w:rPr>
          <w:spacing w:val="-4"/>
        </w:rPr>
        <w:t xml:space="preserve"> </w:t>
      </w:r>
      <w:r>
        <w:t>We</w:t>
      </w:r>
      <w:r>
        <w:rPr>
          <w:spacing w:val="-4"/>
        </w:rPr>
        <w:t xml:space="preserve"> </w:t>
      </w:r>
      <w:r>
        <w:t xml:space="preserve">used data from free sources to demonstrate the applicability of the proposed gadget in terms of arrangement </w:t>
      </w:r>
      <w:bookmarkStart w:id="1" w:name="_bookmark3"/>
      <w:bookmarkEnd w:id="1"/>
      <w:r>
        <w:t xml:space="preserve">exactness and affected ability in this paper. </w:t>
      </w:r>
      <w:hyperlink w:anchor="_bookmark3" w:history="1">
        <w:r>
          <w:rPr>
            <w:color w:val="008CC0"/>
          </w:rPr>
          <w:t>Fig. 1</w:t>
        </w:r>
      </w:hyperlink>
      <w:r>
        <w:rPr>
          <w:color w:val="008CC0"/>
        </w:rPr>
        <w:t xml:space="preserve"> </w:t>
      </w:r>
      <w:r>
        <w:t>shows the process of the system.</w:t>
      </w:r>
    </w:p>
    <w:p w14:paraId="6FD08856" w14:textId="77777777" w:rsidR="00155260" w:rsidRDefault="00F00BF3">
      <w:pPr>
        <w:pStyle w:val="BodyText"/>
        <w:spacing w:before="8"/>
        <w:rPr>
          <w:sz w:val="27"/>
        </w:rPr>
      </w:pPr>
      <w:r>
        <w:rPr>
          <w:noProof/>
          <w:lang w:val="en-IN" w:eastAsia="en-IN" w:bidi="ta-IN"/>
        </w:rPr>
        <w:drawing>
          <wp:anchor distT="0" distB="0" distL="0" distR="0" simplePos="0" relativeHeight="10" behindDoc="0" locked="0" layoutInCell="1" allowOverlap="1" wp14:anchorId="42BFBF5A" wp14:editId="511CBD5B">
            <wp:simplePos x="0" y="0"/>
            <wp:positionH relativeFrom="page">
              <wp:posOffset>915835</wp:posOffset>
            </wp:positionH>
            <wp:positionV relativeFrom="paragraph">
              <wp:posOffset>217821</wp:posOffset>
            </wp:positionV>
            <wp:extent cx="5947464" cy="969263"/>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6" cstate="print"/>
                    <a:stretch>
                      <a:fillRect/>
                    </a:stretch>
                  </pic:blipFill>
                  <pic:spPr>
                    <a:xfrm>
                      <a:off x="0" y="0"/>
                      <a:ext cx="5947464" cy="969263"/>
                    </a:xfrm>
                    <a:prstGeom prst="rect">
                      <a:avLst/>
                    </a:prstGeom>
                  </pic:spPr>
                </pic:pic>
              </a:graphicData>
            </a:graphic>
          </wp:anchor>
        </w:drawing>
      </w:r>
    </w:p>
    <w:p w14:paraId="2E0B4813" w14:textId="77777777" w:rsidR="00155260" w:rsidRDefault="00F00BF3">
      <w:pPr>
        <w:pStyle w:val="BodyText"/>
        <w:spacing w:before="159"/>
        <w:ind w:left="816" w:right="990"/>
        <w:jc w:val="center"/>
      </w:pPr>
      <w:r>
        <w:t>Figure</w:t>
      </w:r>
      <w:r>
        <w:rPr>
          <w:spacing w:val="13"/>
        </w:rPr>
        <w:t xml:space="preserve"> </w:t>
      </w:r>
      <w:r>
        <w:t>1:</w:t>
      </w:r>
      <w:r>
        <w:rPr>
          <w:spacing w:val="60"/>
        </w:rPr>
        <w:t xml:space="preserve"> </w:t>
      </w:r>
      <w:r>
        <w:t>Showing</w:t>
      </w:r>
      <w:r>
        <w:rPr>
          <w:spacing w:val="13"/>
        </w:rPr>
        <w:t xml:space="preserve"> </w:t>
      </w:r>
      <w:r>
        <w:t>the</w:t>
      </w:r>
      <w:r>
        <w:rPr>
          <w:spacing w:val="13"/>
        </w:rPr>
        <w:t xml:space="preserve"> </w:t>
      </w:r>
      <w:r>
        <w:rPr>
          <w:spacing w:val="-2"/>
        </w:rPr>
        <w:t>process</w:t>
      </w:r>
    </w:p>
    <w:p w14:paraId="01D8CC0F" w14:textId="77777777" w:rsidR="00155260" w:rsidRDefault="00155260">
      <w:pPr>
        <w:jc w:val="center"/>
        <w:sectPr w:rsidR="00155260">
          <w:pgSz w:w="12240" w:h="15840"/>
          <w:pgMar w:top="1600" w:right="500" w:bottom="280" w:left="680" w:header="1410" w:footer="0" w:gutter="0"/>
          <w:cols w:space="720"/>
        </w:sectPr>
      </w:pPr>
    </w:p>
    <w:p w14:paraId="7519160A" w14:textId="77777777" w:rsidR="00155260" w:rsidRDefault="00155260">
      <w:pPr>
        <w:pStyle w:val="BodyText"/>
        <w:spacing w:before="8"/>
        <w:rPr>
          <w:sz w:val="27"/>
        </w:rPr>
      </w:pPr>
    </w:p>
    <w:p w14:paraId="5E6F7F7C" w14:textId="77777777" w:rsidR="00155260" w:rsidRDefault="00F00BF3">
      <w:pPr>
        <w:pStyle w:val="ListParagraph"/>
        <w:numPr>
          <w:ilvl w:val="1"/>
          <w:numId w:val="1"/>
        </w:numPr>
        <w:tabs>
          <w:tab w:val="left" w:pos="1144"/>
        </w:tabs>
        <w:spacing w:before="89"/>
        <w:rPr>
          <w:i/>
        </w:rPr>
      </w:pPr>
      <w:r>
        <w:rPr>
          <w:i/>
          <w:w w:val="105"/>
        </w:rPr>
        <w:t>Outline</w:t>
      </w:r>
      <w:r>
        <w:rPr>
          <w:i/>
          <w:spacing w:val="-5"/>
          <w:w w:val="105"/>
        </w:rPr>
        <w:t xml:space="preserve"> </w:t>
      </w:r>
      <w:r>
        <w:rPr>
          <w:i/>
          <w:w w:val="105"/>
        </w:rPr>
        <w:t>of</w:t>
      </w:r>
      <w:r>
        <w:rPr>
          <w:i/>
          <w:spacing w:val="-5"/>
          <w:w w:val="105"/>
        </w:rPr>
        <w:t xml:space="preserve"> </w:t>
      </w:r>
      <w:r>
        <w:rPr>
          <w:i/>
          <w:w w:val="105"/>
        </w:rPr>
        <w:t>Full</w:t>
      </w:r>
      <w:r>
        <w:rPr>
          <w:i/>
          <w:spacing w:val="-4"/>
          <w:w w:val="105"/>
        </w:rPr>
        <w:t xml:space="preserve"> </w:t>
      </w:r>
      <w:r>
        <w:rPr>
          <w:i/>
          <w:spacing w:val="-2"/>
          <w:w w:val="105"/>
        </w:rPr>
        <w:t>System</w:t>
      </w:r>
    </w:p>
    <w:bookmarkStart w:id="2" w:name="_bookmark4"/>
    <w:bookmarkEnd w:id="2"/>
    <w:p w14:paraId="767AA092" w14:textId="77777777" w:rsidR="00155260" w:rsidRDefault="00724AD9">
      <w:pPr>
        <w:pStyle w:val="BodyText"/>
        <w:spacing w:before="67"/>
        <w:ind w:left="1157"/>
      </w:pPr>
      <w:r>
        <w:fldChar w:fldCharType="begin"/>
      </w:r>
      <w:r w:rsidR="00155260">
        <w:instrText>HYPERLINK \l "_bookmark4"</w:instrText>
      </w:r>
      <w:r>
        <w:fldChar w:fldCharType="separate"/>
      </w:r>
      <w:r w:rsidR="00F00BF3">
        <w:rPr>
          <w:color w:val="008CC0"/>
        </w:rPr>
        <w:t>Fig.</w:t>
      </w:r>
      <w:r w:rsidR="00F00BF3">
        <w:rPr>
          <w:color w:val="008CC0"/>
          <w:spacing w:val="-1"/>
        </w:rPr>
        <w:t xml:space="preserve"> </w:t>
      </w:r>
      <w:r w:rsidR="00F00BF3">
        <w:rPr>
          <w:color w:val="008CC0"/>
        </w:rPr>
        <w:t>2</w:t>
      </w:r>
      <w:r>
        <w:fldChar w:fldCharType="end"/>
      </w:r>
      <w:r w:rsidR="00F00BF3">
        <w:rPr>
          <w:color w:val="008CC0"/>
        </w:rPr>
        <w:t xml:space="preserve"> </w:t>
      </w:r>
      <w:r w:rsidR="00F00BF3">
        <w:t>depicts</w:t>
      </w:r>
      <w:r w:rsidR="00F00BF3">
        <w:rPr>
          <w:spacing w:val="-1"/>
        </w:rPr>
        <w:t xml:space="preserve"> </w:t>
      </w:r>
      <w:r w:rsidR="00F00BF3">
        <w:t>a block</w:t>
      </w:r>
      <w:r w:rsidR="00F00BF3">
        <w:rPr>
          <w:spacing w:val="-1"/>
        </w:rPr>
        <w:t xml:space="preserve"> </w:t>
      </w:r>
      <w:r w:rsidR="00F00BF3">
        <w:t>diagram of</w:t>
      </w:r>
      <w:r w:rsidR="00F00BF3">
        <w:rPr>
          <w:spacing w:val="-1"/>
        </w:rPr>
        <w:t xml:space="preserve"> </w:t>
      </w:r>
      <w:r w:rsidR="00F00BF3">
        <w:t>the entire</w:t>
      </w:r>
      <w:r w:rsidR="00F00BF3">
        <w:rPr>
          <w:spacing w:val="-1"/>
        </w:rPr>
        <w:t xml:space="preserve"> </w:t>
      </w:r>
      <w:r w:rsidR="00F00BF3">
        <w:rPr>
          <w:spacing w:val="-2"/>
        </w:rPr>
        <w:t>system.</w:t>
      </w:r>
    </w:p>
    <w:p w14:paraId="596EE9CA" w14:textId="77777777" w:rsidR="00155260" w:rsidRDefault="00F00BF3">
      <w:pPr>
        <w:pStyle w:val="BodyText"/>
        <w:rPr>
          <w:sz w:val="25"/>
        </w:rPr>
      </w:pPr>
      <w:r>
        <w:rPr>
          <w:noProof/>
          <w:lang w:val="en-IN" w:eastAsia="en-IN" w:bidi="ta-IN"/>
        </w:rPr>
        <w:drawing>
          <wp:anchor distT="0" distB="0" distL="0" distR="0" simplePos="0" relativeHeight="11" behindDoc="0" locked="0" layoutInCell="1" allowOverlap="1" wp14:anchorId="569927D8" wp14:editId="4C9A76DD">
            <wp:simplePos x="0" y="0"/>
            <wp:positionH relativeFrom="page">
              <wp:posOffset>992162</wp:posOffset>
            </wp:positionH>
            <wp:positionV relativeFrom="paragraph">
              <wp:posOffset>198160</wp:posOffset>
            </wp:positionV>
            <wp:extent cx="5789843" cy="4642104"/>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7" cstate="print"/>
                    <a:stretch>
                      <a:fillRect/>
                    </a:stretch>
                  </pic:blipFill>
                  <pic:spPr>
                    <a:xfrm>
                      <a:off x="0" y="0"/>
                      <a:ext cx="5789843" cy="4642104"/>
                    </a:xfrm>
                    <a:prstGeom prst="rect">
                      <a:avLst/>
                    </a:prstGeom>
                  </pic:spPr>
                </pic:pic>
              </a:graphicData>
            </a:graphic>
          </wp:anchor>
        </w:drawing>
      </w:r>
    </w:p>
    <w:p w14:paraId="0F0BC1D4" w14:textId="77777777" w:rsidR="00155260" w:rsidRDefault="00F00BF3">
      <w:pPr>
        <w:pStyle w:val="BodyText"/>
        <w:spacing w:before="159"/>
        <w:ind w:left="816" w:right="991"/>
        <w:jc w:val="center"/>
      </w:pPr>
      <w:r>
        <w:t>Figure</w:t>
      </w:r>
      <w:r>
        <w:rPr>
          <w:spacing w:val="7"/>
        </w:rPr>
        <w:t xml:space="preserve"> </w:t>
      </w:r>
      <w:r>
        <w:t>2:</w:t>
      </w:r>
      <w:r>
        <w:rPr>
          <w:spacing w:val="52"/>
        </w:rPr>
        <w:t xml:space="preserve"> </w:t>
      </w:r>
      <w:r>
        <w:t>Block</w:t>
      </w:r>
      <w:r>
        <w:rPr>
          <w:spacing w:val="8"/>
        </w:rPr>
        <w:t xml:space="preserve"> </w:t>
      </w:r>
      <w:r>
        <w:t>ﬂow</w:t>
      </w:r>
      <w:r>
        <w:rPr>
          <w:spacing w:val="8"/>
        </w:rPr>
        <w:t xml:space="preserve"> </w:t>
      </w:r>
      <w:r>
        <w:t>diagram</w:t>
      </w:r>
      <w:r>
        <w:rPr>
          <w:spacing w:val="8"/>
        </w:rPr>
        <w:t xml:space="preserve"> </w:t>
      </w:r>
      <w:r>
        <w:t>of</w:t>
      </w:r>
      <w:r>
        <w:rPr>
          <w:spacing w:val="8"/>
        </w:rPr>
        <w:t xml:space="preserve"> </w:t>
      </w:r>
      <w:r>
        <w:t>the</w:t>
      </w:r>
      <w:r>
        <w:rPr>
          <w:spacing w:val="8"/>
        </w:rPr>
        <w:t xml:space="preserve"> </w:t>
      </w:r>
      <w:r>
        <w:rPr>
          <w:spacing w:val="-2"/>
        </w:rPr>
        <w:t>system</w:t>
      </w:r>
    </w:p>
    <w:p w14:paraId="51179484" w14:textId="77777777" w:rsidR="00155260" w:rsidRDefault="00155260">
      <w:pPr>
        <w:pStyle w:val="BodyText"/>
        <w:spacing w:before="3"/>
        <w:rPr>
          <w:sz w:val="13"/>
        </w:rPr>
      </w:pPr>
    </w:p>
    <w:p w14:paraId="10A97621" w14:textId="77777777" w:rsidR="00155260" w:rsidRDefault="00F00BF3">
      <w:pPr>
        <w:pStyle w:val="BodyText"/>
        <w:spacing w:before="86" w:line="244" w:lineRule="auto"/>
        <w:ind w:left="759" w:right="935" w:firstLine="397"/>
        <w:jc w:val="both"/>
      </w:pPr>
      <w:r>
        <w:t>The</w:t>
      </w:r>
      <w:r>
        <w:rPr>
          <w:spacing w:val="-14"/>
        </w:rPr>
        <w:t xml:space="preserve"> </w:t>
      </w:r>
      <w:r>
        <w:t>system</w:t>
      </w:r>
      <w:r>
        <w:rPr>
          <w:spacing w:val="-14"/>
        </w:rPr>
        <w:t xml:space="preserve"> </w:t>
      </w:r>
      <w:r>
        <w:t>is</w:t>
      </w:r>
      <w:r>
        <w:rPr>
          <w:spacing w:val="-14"/>
        </w:rPr>
        <w:t xml:space="preserve"> </w:t>
      </w:r>
      <w:r>
        <w:t>made</w:t>
      </w:r>
      <w:r>
        <w:rPr>
          <w:spacing w:val="-13"/>
        </w:rPr>
        <w:t xml:space="preserve"> </w:t>
      </w:r>
      <w:r>
        <w:t>up</w:t>
      </w:r>
      <w:r>
        <w:rPr>
          <w:spacing w:val="-14"/>
        </w:rPr>
        <w:t xml:space="preserve"> </w:t>
      </w:r>
      <w:r>
        <w:t>of</w:t>
      </w:r>
      <w:r>
        <w:rPr>
          <w:spacing w:val="-14"/>
        </w:rPr>
        <w:t xml:space="preserve"> </w:t>
      </w:r>
      <w:r>
        <w:t>a</w:t>
      </w:r>
      <w:r>
        <w:rPr>
          <w:spacing w:val="-14"/>
        </w:rPr>
        <w:t xml:space="preserve"> </w:t>
      </w:r>
      <w:r>
        <w:t>dataset</w:t>
      </w:r>
      <w:r>
        <w:rPr>
          <w:spacing w:val="-13"/>
        </w:rPr>
        <w:t xml:space="preserve"> </w:t>
      </w:r>
      <w:r>
        <w:t>that</w:t>
      </w:r>
      <w:r>
        <w:rPr>
          <w:spacing w:val="-14"/>
        </w:rPr>
        <w:t xml:space="preserve"> </w:t>
      </w:r>
      <w:r>
        <w:t>includes</w:t>
      </w:r>
      <w:r>
        <w:rPr>
          <w:spacing w:val="-14"/>
        </w:rPr>
        <w:t xml:space="preserve"> </w:t>
      </w:r>
      <w:r>
        <w:t>normal</w:t>
      </w:r>
      <w:r>
        <w:rPr>
          <w:spacing w:val="-14"/>
        </w:rPr>
        <w:t xml:space="preserve"> </w:t>
      </w:r>
      <w:r>
        <w:t>and</w:t>
      </w:r>
      <w:r>
        <w:rPr>
          <w:spacing w:val="-13"/>
        </w:rPr>
        <w:t xml:space="preserve"> </w:t>
      </w:r>
      <w:r>
        <w:t>Covid</w:t>
      </w:r>
      <w:r>
        <w:rPr>
          <w:spacing w:val="-14"/>
        </w:rPr>
        <w:t xml:space="preserve"> </w:t>
      </w:r>
      <w:r>
        <w:t>patients</w:t>
      </w:r>
      <w:r>
        <w:rPr>
          <w:rFonts w:ascii="Arial" w:hAnsi="Arial"/>
        </w:rPr>
        <w:t>’</w:t>
      </w:r>
      <w:r>
        <w:rPr>
          <w:rFonts w:ascii="Arial" w:hAnsi="Arial"/>
          <w:spacing w:val="-16"/>
        </w:rPr>
        <w:t xml:space="preserve"> </w:t>
      </w:r>
      <w:r>
        <w:t>chest</w:t>
      </w:r>
      <w:r>
        <w:rPr>
          <w:spacing w:val="-13"/>
        </w:rPr>
        <w:t xml:space="preserve"> </w:t>
      </w:r>
      <w:r>
        <w:t>X-ray</w:t>
      </w:r>
      <w:r>
        <w:rPr>
          <w:spacing w:val="-14"/>
        </w:rPr>
        <w:t xml:space="preserve"> </w:t>
      </w:r>
      <w:r>
        <w:t>images</w:t>
      </w:r>
      <w:r>
        <w:rPr>
          <w:spacing w:val="-14"/>
        </w:rPr>
        <w:t xml:space="preserve"> </w:t>
      </w:r>
      <w:r>
        <w:t>[</w:t>
      </w:r>
      <w:hyperlink w:anchor="_bookmark37" w:history="1">
        <w:r>
          <w:rPr>
            <w:color w:val="008CC0"/>
          </w:rPr>
          <w:t>17</w:t>
        </w:r>
      </w:hyperlink>
      <w:r>
        <w:t>,</w:t>
      </w:r>
      <w:hyperlink w:anchor="_bookmark38" w:history="1">
        <w:r>
          <w:rPr>
            <w:color w:val="008CC0"/>
          </w:rPr>
          <w:t>18</w:t>
        </w:r>
      </w:hyperlink>
      <w:r>
        <w:t xml:space="preserve">]. </w:t>
      </w:r>
      <w:r>
        <w:rPr>
          <w:spacing w:val="-2"/>
        </w:rPr>
        <w:t>Then,</w:t>
      </w:r>
      <w:r>
        <w:rPr>
          <w:spacing w:val="-12"/>
        </w:rPr>
        <w:t xml:space="preserve"> </w:t>
      </w:r>
      <w:r>
        <w:rPr>
          <w:spacing w:val="-2"/>
        </w:rPr>
        <w:t>from</w:t>
      </w:r>
      <w:r>
        <w:rPr>
          <w:spacing w:val="-11"/>
        </w:rPr>
        <w:t xml:space="preserve"> </w:t>
      </w:r>
      <w:r>
        <w:rPr>
          <w:spacing w:val="-2"/>
        </w:rPr>
        <w:t>the</w:t>
      </w:r>
      <w:r>
        <w:rPr>
          <w:spacing w:val="-12"/>
        </w:rPr>
        <w:t xml:space="preserve"> </w:t>
      </w:r>
      <w:r>
        <w:rPr>
          <w:spacing w:val="-2"/>
        </w:rPr>
        <w:t>X-ray,</w:t>
      </w:r>
      <w:r>
        <w:rPr>
          <w:spacing w:val="-12"/>
        </w:rPr>
        <w:t xml:space="preserve"> </w:t>
      </w:r>
      <w:r>
        <w:rPr>
          <w:spacing w:val="-2"/>
        </w:rPr>
        <w:t>we</w:t>
      </w:r>
      <w:r>
        <w:rPr>
          <w:spacing w:val="-11"/>
        </w:rPr>
        <w:t xml:space="preserve"> </w:t>
      </w:r>
      <w:r>
        <w:rPr>
          <w:spacing w:val="-2"/>
        </w:rPr>
        <w:t>employed</w:t>
      </w:r>
      <w:r>
        <w:rPr>
          <w:spacing w:val="-12"/>
        </w:rPr>
        <w:t xml:space="preserve"> </w:t>
      </w:r>
      <w:r>
        <w:rPr>
          <w:spacing w:val="-2"/>
        </w:rPr>
        <w:t>Artiﬁcial</w:t>
      </w:r>
      <w:r>
        <w:rPr>
          <w:spacing w:val="-10"/>
        </w:rPr>
        <w:t xml:space="preserve"> </w:t>
      </w:r>
      <w:r>
        <w:rPr>
          <w:spacing w:val="-2"/>
        </w:rPr>
        <w:t>Intelligence</w:t>
      </w:r>
      <w:r>
        <w:rPr>
          <w:spacing w:val="-12"/>
        </w:rPr>
        <w:t xml:space="preserve"> </w:t>
      </w:r>
      <w:r>
        <w:rPr>
          <w:spacing w:val="-2"/>
        </w:rPr>
        <w:t>to</w:t>
      </w:r>
      <w:r>
        <w:rPr>
          <w:spacing w:val="-11"/>
        </w:rPr>
        <w:t xml:space="preserve"> </w:t>
      </w:r>
      <w:r>
        <w:rPr>
          <w:spacing w:val="-2"/>
        </w:rPr>
        <w:t>identify</w:t>
      </w:r>
      <w:r>
        <w:rPr>
          <w:spacing w:val="-11"/>
        </w:rPr>
        <w:t xml:space="preserve"> </w:t>
      </w:r>
      <w:r>
        <w:rPr>
          <w:spacing w:val="-2"/>
        </w:rPr>
        <w:t>the</w:t>
      </w:r>
      <w:r>
        <w:rPr>
          <w:spacing w:val="-12"/>
        </w:rPr>
        <w:t xml:space="preserve"> </w:t>
      </w:r>
      <w:r>
        <w:rPr>
          <w:spacing w:val="-2"/>
        </w:rPr>
        <w:t>occurrence</w:t>
      </w:r>
      <w:r>
        <w:rPr>
          <w:spacing w:val="-12"/>
        </w:rPr>
        <w:t xml:space="preserve"> </w:t>
      </w:r>
      <w:r>
        <w:rPr>
          <w:spacing w:val="-2"/>
        </w:rPr>
        <w:t>of</w:t>
      </w:r>
      <w:r>
        <w:rPr>
          <w:spacing w:val="-10"/>
        </w:rPr>
        <w:t xml:space="preserve"> </w:t>
      </w:r>
      <w:r>
        <w:rPr>
          <w:spacing w:val="-2"/>
        </w:rPr>
        <w:t>the</w:t>
      </w:r>
      <w:r>
        <w:rPr>
          <w:spacing w:val="-12"/>
        </w:rPr>
        <w:t xml:space="preserve"> </w:t>
      </w:r>
      <w:r>
        <w:rPr>
          <w:spacing w:val="-2"/>
        </w:rPr>
        <w:t>Covid</w:t>
      </w:r>
      <w:r>
        <w:rPr>
          <w:spacing w:val="-12"/>
        </w:rPr>
        <w:t xml:space="preserve"> </w:t>
      </w:r>
      <w:r>
        <w:rPr>
          <w:spacing w:val="-2"/>
        </w:rPr>
        <w:t>virus.</w:t>
      </w:r>
      <w:r>
        <w:rPr>
          <w:spacing w:val="-11"/>
        </w:rPr>
        <w:t xml:space="preserve"> </w:t>
      </w:r>
      <w:r>
        <w:rPr>
          <w:spacing w:val="-2"/>
        </w:rPr>
        <w:t xml:space="preserve">Then, </w:t>
      </w:r>
      <w:r>
        <w:t>for</w:t>
      </w:r>
      <w:r>
        <w:rPr>
          <w:spacing w:val="-4"/>
        </w:rPr>
        <w:t xml:space="preserve"> </w:t>
      </w:r>
      <w:r>
        <w:t>a</w:t>
      </w:r>
      <w:r>
        <w:rPr>
          <w:spacing w:val="-4"/>
        </w:rPr>
        <w:t xml:space="preserve"> </w:t>
      </w:r>
      <w:r>
        <w:t>prediction</w:t>
      </w:r>
      <w:r>
        <w:rPr>
          <w:spacing w:val="-5"/>
        </w:rPr>
        <w:t xml:space="preserve"> </w:t>
      </w:r>
      <w:r>
        <w:t>model,</w:t>
      </w:r>
      <w:r>
        <w:rPr>
          <w:spacing w:val="-4"/>
        </w:rPr>
        <w:t xml:space="preserve"> </w:t>
      </w:r>
      <w:r>
        <w:t>data</w:t>
      </w:r>
      <w:r>
        <w:rPr>
          <w:spacing w:val="-5"/>
        </w:rPr>
        <w:t xml:space="preserve"> </w:t>
      </w:r>
      <w:r>
        <w:t>augmentation</w:t>
      </w:r>
      <w:r>
        <w:rPr>
          <w:spacing w:val="-4"/>
        </w:rPr>
        <w:t xml:space="preserve"> </w:t>
      </w:r>
      <w:r>
        <w:t>and</w:t>
      </w:r>
      <w:r>
        <w:rPr>
          <w:spacing w:val="-5"/>
        </w:rPr>
        <w:t xml:space="preserve"> </w:t>
      </w:r>
      <w:r>
        <w:t>dataset</w:t>
      </w:r>
      <w:r>
        <w:rPr>
          <w:spacing w:val="-4"/>
        </w:rPr>
        <w:t xml:space="preserve"> </w:t>
      </w:r>
      <w:r>
        <w:t>training</w:t>
      </w:r>
      <w:r>
        <w:rPr>
          <w:spacing w:val="-4"/>
        </w:rPr>
        <w:t xml:space="preserve"> </w:t>
      </w:r>
      <w:r>
        <w:t>using</w:t>
      </w:r>
      <w:r>
        <w:rPr>
          <w:spacing w:val="-4"/>
        </w:rPr>
        <w:t xml:space="preserve"> </w:t>
      </w:r>
      <w:r>
        <w:t>Deep</w:t>
      </w:r>
      <w:r>
        <w:rPr>
          <w:spacing w:val="-5"/>
        </w:rPr>
        <w:t xml:space="preserve"> </w:t>
      </w:r>
      <w:r>
        <w:t>Learning.</w:t>
      </w:r>
      <w:r>
        <w:rPr>
          <w:spacing w:val="-5"/>
        </w:rPr>
        <w:t xml:space="preserve"> </w:t>
      </w:r>
      <w:r>
        <w:t>So,</w:t>
      </w:r>
      <w:r>
        <w:rPr>
          <w:spacing w:val="-5"/>
        </w:rPr>
        <w:t xml:space="preserve"> </w:t>
      </w:r>
      <w:r>
        <w:t>here</w:t>
      </w:r>
      <w:r>
        <w:rPr>
          <w:spacing w:val="-4"/>
        </w:rPr>
        <w:t xml:space="preserve"> </w:t>
      </w:r>
      <w:r>
        <w:t>is</w:t>
      </w:r>
      <w:r>
        <w:rPr>
          <w:spacing w:val="-5"/>
        </w:rPr>
        <w:t xml:space="preserve"> </w:t>
      </w:r>
      <w:r>
        <w:t>the</w:t>
      </w:r>
      <w:r>
        <w:rPr>
          <w:spacing w:val="-3"/>
        </w:rPr>
        <w:t xml:space="preserve"> </w:t>
      </w:r>
      <w:r>
        <w:t>system showing</w:t>
      </w:r>
      <w:r>
        <w:rPr>
          <w:spacing w:val="-1"/>
        </w:rPr>
        <w:t xml:space="preserve"> </w:t>
      </w:r>
      <w:r>
        <w:t>the</w:t>
      </w:r>
      <w:r>
        <w:rPr>
          <w:spacing w:val="-1"/>
        </w:rPr>
        <w:t xml:space="preserve"> </w:t>
      </w:r>
      <w:r>
        <w:t>creating</w:t>
      </w:r>
      <w:r>
        <w:rPr>
          <w:spacing w:val="-1"/>
        </w:rPr>
        <w:t xml:space="preserve"> </w:t>
      </w:r>
      <w:r>
        <w:t>dataset</w:t>
      </w:r>
      <w:r>
        <w:rPr>
          <w:spacing w:val="-1"/>
        </w:rPr>
        <w:t xml:space="preserve"> </w:t>
      </w:r>
      <w:r>
        <w:t>part;</w:t>
      </w:r>
      <w:r>
        <w:rPr>
          <w:spacing w:val="-1"/>
        </w:rPr>
        <w:t xml:space="preserve"> </w:t>
      </w:r>
      <w:r>
        <w:t>data</w:t>
      </w:r>
      <w:r>
        <w:rPr>
          <w:spacing w:val="-1"/>
        </w:rPr>
        <w:t xml:space="preserve"> </w:t>
      </w:r>
      <w:r>
        <w:t>preprocessing</w:t>
      </w:r>
      <w:r>
        <w:rPr>
          <w:spacing w:val="-1"/>
        </w:rPr>
        <w:t xml:space="preserve"> </w:t>
      </w:r>
      <w:r>
        <w:t>may</w:t>
      </w:r>
      <w:r>
        <w:rPr>
          <w:spacing w:val="-1"/>
        </w:rPr>
        <w:t xml:space="preserve"> </w:t>
      </w:r>
      <w:r>
        <w:t>well be</w:t>
      </w:r>
      <w:r>
        <w:rPr>
          <w:spacing w:val="-1"/>
        </w:rPr>
        <w:t xml:space="preserve"> </w:t>
      </w:r>
      <w:r>
        <w:t>a</w:t>
      </w:r>
      <w:r>
        <w:rPr>
          <w:spacing w:val="-1"/>
        </w:rPr>
        <w:t xml:space="preserve"> </w:t>
      </w:r>
      <w:r>
        <w:t>get</w:t>
      </w:r>
      <w:r>
        <w:rPr>
          <w:spacing w:val="-1"/>
        </w:rPr>
        <w:t xml:space="preserve"> </w:t>
      </w:r>
      <w:r>
        <w:t>ready for</w:t>
      </w:r>
      <w:r>
        <w:rPr>
          <w:spacing w:val="-1"/>
        </w:rPr>
        <w:t xml:space="preserve"> </w:t>
      </w:r>
      <w:r>
        <w:t>arranging</w:t>
      </w:r>
      <w:r>
        <w:rPr>
          <w:spacing w:val="-1"/>
        </w:rPr>
        <w:t xml:space="preserve"> </w:t>
      </w:r>
      <w:r>
        <w:t>the</w:t>
      </w:r>
      <w:r>
        <w:rPr>
          <w:spacing w:val="-1"/>
        </w:rPr>
        <w:t xml:space="preserve"> </w:t>
      </w:r>
      <w:r>
        <w:t>rough</w:t>
      </w:r>
      <w:r>
        <w:rPr>
          <w:spacing w:val="-1"/>
        </w:rPr>
        <w:t xml:space="preserve"> </w:t>
      </w:r>
      <w:r>
        <w:t>data and making it suitable for a machine learning illustration. CXR images, in comparison to earlier image classiﬁcation</w:t>
      </w:r>
      <w:r>
        <w:rPr>
          <w:spacing w:val="-4"/>
        </w:rPr>
        <w:t xml:space="preserve"> </w:t>
      </w:r>
      <w:r>
        <w:t>tasks,</w:t>
      </w:r>
      <w:r>
        <w:rPr>
          <w:spacing w:val="-4"/>
        </w:rPr>
        <w:t xml:space="preserve"> </w:t>
      </w:r>
      <w:r>
        <w:t>contain</w:t>
      </w:r>
      <w:r>
        <w:rPr>
          <w:spacing w:val="-4"/>
        </w:rPr>
        <w:t xml:space="preserve"> </w:t>
      </w:r>
      <w:r>
        <w:t>a</w:t>
      </w:r>
      <w:r>
        <w:rPr>
          <w:spacing w:val="-4"/>
        </w:rPr>
        <w:t xml:space="preserve"> </w:t>
      </w:r>
      <w:r>
        <w:t>high</w:t>
      </w:r>
      <w:r>
        <w:rPr>
          <w:spacing w:val="-4"/>
        </w:rPr>
        <w:t xml:space="preserve"> </w:t>
      </w:r>
      <w:r>
        <w:t>level</w:t>
      </w:r>
      <w:r>
        <w:rPr>
          <w:spacing w:val="-4"/>
        </w:rPr>
        <w:t xml:space="preserve"> </w:t>
      </w:r>
      <w:r>
        <w:t>of</w:t>
      </w:r>
      <w:r>
        <w:rPr>
          <w:spacing w:val="-4"/>
        </w:rPr>
        <w:t xml:space="preserve"> </w:t>
      </w:r>
      <w:r>
        <w:t>pair-wise</w:t>
      </w:r>
      <w:r>
        <w:rPr>
          <w:spacing w:val="-3"/>
        </w:rPr>
        <w:t xml:space="preserve"> </w:t>
      </w:r>
      <w:r>
        <w:t>similarity</w:t>
      </w:r>
      <w:r>
        <w:rPr>
          <w:spacing w:val="-4"/>
        </w:rPr>
        <w:t xml:space="preserve"> </w:t>
      </w:r>
      <w:r>
        <w:t>and</w:t>
      </w:r>
      <w:r>
        <w:rPr>
          <w:spacing w:val="-4"/>
        </w:rPr>
        <w:t xml:space="preserve"> </w:t>
      </w:r>
      <w:r>
        <w:t>little</w:t>
      </w:r>
      <w:r>
        <w:rPr>
          <w:spacing w:val="-4"/>
        </w:rPr>
        <w:t xml:space="preserve"> </w:t>
      </w:r>
      <w:r>
        <w:t>intra-subject</w:t>
      </w:r>
      <w:r>
        <w:rPr>
          <w:spacing w:val="-3"/>
        </w:rPr>
        <w:t xml:space="preserve"> </w:t>
      </w:r>
      <w:r>
        <w:t>variability.</w:t>
      </w:r>
      <w:r>
        <w:rPr>
          <w:spacing w:val="-4"/>
        </w:rPr>
        <w:t xml:space="preserve"> </w:t>
      </w:r>
      <w:r>
        <w:t>This</w:t>
      </w:r>
      <w:r>
        <w:rPr>
          <w:spacing w:val="-4"/>
        </w:rPr>
        <w:t xml:space="preserve"> </w:t>
      </w:r>
      <w:r>
        <w:t>type of data can easily cause model deviation and over ﬁtting issues, diminishing the network</w:t>
      </w:r>
      <w:r>
        <w:rPr>
          <w:rFonts w:ascii="Arial" w:hAnsi="Arial"/>
        </w:rPr>
        <w:t>’</w:t>
      </w:r>
      <w:r>
        <w:t>s generalization performance and making picture classiﬁcation jobs more complicated [</w:t>
      </w:r>
      <w:hyperlink w:anchor="_bookmark39" w:history="1">
        <w:r>
          <w:rPr>
            <w:color w:val="008CC0"/>
          </w:rPr>
          <w:t>19</w:t>
        </w:r>
      </w:hyperlink>
      <w:r>
        <w:t>]. It is an essential and crucial step in making machine learning illustrated. Then data augmentation, data augmentation methods on</w:t>
      </w:r>
      <w:r>
        <w:rPr>
          <w:spacing w:val="80"/>
        </w:rPr>
        <w:t xml:space="preserve"> </w:t>
      </w:r>
      <w:r>
        <w:t>CNN utilize Tensorﬂow and Keras. But a few times as of late, any procedure: Images are resized. The most commonly utilized image broadening strategies are code cases and representation of pictures after extension. From here onwards, data will be alluded to like pictures. We are going to be utilizing Tensorﬂow or OpenCV composed in Python in all our cases. After that, the feature was extracted. In machine</w:t>
      </w:r>
      <w:r>
        <w:rPr>
          <w:spacing w:val="40"/>
        </w:rPr>
        <w:t xml:space="preserve"> </w:t>
      </w:r>
      <w:r>
        <w:t>learning</w:t>
      </w:r>
      <w:r>
        <w:rPr>
          <w:spacing w:val="40"/>
        </w:rPr>
        <w:t xml:space="preserve"> </w:t>
      </w:r>
      <w:r>
        <w:t>and</w:t>
      </w:r>
      <w:r>
        <w:rPr>
          <w:spacing w:val="40"/>
        </w:rPr>
        <w:t xml:space="preserve"> </w:t>
      </w:r>
      <w:r>
        <w:t>measurements,</w:t>
      </w:r>
      <w:r>
        <w:rPr>
          <w:spacing w:val="40"/>
        </w:rPr>
        <w:t xml:space="preserve"> </w:t>
      </w:r>
      <w:r>
        <w:t>classiﬁcation</w:t>
      </w:r>
      <w:r>
        <w:rPr>
          <w:spacing w:val="40"/>
        </w:rPr>
        <w:t xml:space="preserve"> </w:t>
      </w:r>
      <w:r>
        <w:t>could</w:t>
      </w:r>
      <w:r>
        <w:rPr>
          <w:spacing w:val="40"/>
        </w:rPr>
        <w:t xml:space="preserve"> </w:t>
      </w:r>
      <w:r>
        <w:t>be</w:t>
      </w:r>
      <w:r>
        <w:rPr>
          <w:spacing w:val="40"/>
        </w:rPr>
        <w:t xml:space="preserve"> </w:t>
      </w:r>
      <w:r>
        <w:t>an</w:t>
      </w:r>
      <w:r>
        <w:rPr>
          <w:spacing w:val="40"/>
        </w:rPr>
        <w:t xml:space="preserve"> </w:t>
      </w:r>
      <w:r>
        <w:t>administered</w:t>
      </w:r>
      <w:r>
        <w:rPr>
          <w:spacing w:val="40"/>
        </w:rPr>
        <w:t xml:space="preserve"> </w:t>
      </w:r>
      <w:r>
        <w:t>learning</w:t>
      </w:r>
      <w:r>
        <w:rPr>
          <w:spacing w:val="40"/>
        </w:rPr>
        <w:t xml:space="preserve"> </w:t>
      </w:r>
      <w:r>
        <w:t>approach.</w:t>
      </w:r>
      <w:r>
        <w:rPr>
          <w:spacing w:val="40"/>
        </w:rPr>
        <w:t xml:space="preserve"> </w:t>
      </w:r>
      <w:r>
        <w:t>The</w:t>
      </w:r>
    </w:p>
    <w:p w14:paraId="50259239" w14:textId="77777777" w:rsidR="00155260" w:rsidRDefault="00155260">
      <w:pPr>
        <w:spacing w:line="244" w:lineRule="auto"/>
        <w:jc w:val="both"/>
        <w:sectPr w:rsidR="00155260">
          <w:pgSz w:w="12240" w:h="15840"/>
          <w:pgMar w:top="1600" w:right="500" w:bottom="280" w:left="680" w:header="1410" w:footer="0" w:gutter="0"/>
          <w:cols w:space="720"/>
        </w:sectPr>
      </w:pPr>
    </w:p>
    <w:p w14:paraId="4C67846D" w14:textId="77777777" w:rsidR="00155260" w:rsidRDefault="00155260">
      <w:pPr>
        <w:pStyle w:val="BodyText"/>
        <w:spacing w:before="11"/>
        <w:rPr>
          <w:sz w:val="27"/>
        </w:rPr>
      </w:pPr>
    </w:p>
    <w:p w14:paraId="3A501CC5" w14:textId="77777777" w:rsidR="00155260" w:rsidRDefault="00F00BF3">
      <w:pPr>
        <w:pStyle w:val="BodyText"/>
        <w:spacing w:before="86" w:line="244" w:lineRule="auto"/>
        <w:ind w:left="760" w:right="935"/>
        <w:jc w:val="both"/>
      </w:pPr>
      <w:r>
        <w:t>computer</w:t>
      </w:r>
      <w:r>
        <w:rPr>
          <w:spacing w:val="-13"/>
        </w:rPr>
        <w:t xml:space="preserve"> </w:t>
      </w:r>
      <w:r>
        <w:t>program</w:t>
      </w:r>
      <w:r>
        <w:rPr>
          <w:spacing w:val="-13"/>
        </w:rPr>
        <w:t xml:space="preserve"> </w:t>
      </w:r>
      <w:r>
        <w:t>learns</w:t>
      </w:r>
      <w:r>
        <w:rPr>
          <w:spacing w:val="-13"/>
        </w:rPr>
        <w:t xml:space="preserve"> </w:t>
      </w:r>
      <w:r>
        <w:t>from</w:t>
      </w:r>
      <w:r>
        <w:rPr>
          <w:spacing w:val="-13"/>
        </w:rPr>
        <w:t xml:space="preserve"> </w:t>
      </w:r>
      <w:r>
        <w:t>the</w:t>
      </w:r>
      <w:r>
        <w:rPr>
          <w:spacing w:val="-13"/>
        </w:rPr>
        <w:t xml:space="preserve"> </w:t>
      </w:r>
      <w:r>
        <w:t>input</w:t>
      </w:r>
      <w:r>
        <w:rPr>
          <w:spacing w:val="-14"/>
        </w:rPr>
        <w:t xml:space="preserve"> </w:t>
      </w:r>
      <w:r>
        <w:t>information</w:t>
      </w:r>
      <w:r>
        <w:rPr>
          <w:spacing w:val="-13"/>
        </w:rPr>
        <w:t xml:space="preserve"> </w:t>
      </w:r>
      <w:r>
        <w:t>and</w:t>
      </w:r>
      <w:r>
        <w:rPr>
          <w:spacing w:val="-13"/>
        </w:rPr>
        <w:t xml:space="preserve"> </w:t>
      </w:r>
      <w:r>
        <w:t>makes</w:t>
      </w:r>
      <w:r>
        <w:rPr>
          <w:spacing w:val="-13"/>
        </w:rPr>
        <w:t xml:space="preserve"> </w:t>
      </w:r>
      <w:r>
        <w:t>a</w:t>
      </w:r>
      <w:r>
        <w:rPr>
          <w:spacing w:val="-13"/>
        </w:rPr>
        <w:t xml:space="preserve"> </w:t>
      </w:r>
      <w:r>
        <w:t>show</w:t>
      </w:r>
      <w:r>
        <w:rPr>
          <w:spacing w:val="-14"/>
        </w:rPr>
        <w:t xml:space="preserve"> </w:t>
      </w:r>
      <w:r>
        <w:t>that</w:t>
      </w:r>
      <w:r>
        <w:rPr>
          <w:spacing w:val="-13"/>
        </w:rPr>
        <w:t xml:space="preserve"> </w:t>
      </w:r>
      <w:r>
        <w:t>has</w:t>
      </w:r>
      <w:r>
        <w:rPr>
          <w:spacing w:val="-13"/>
        </w:rPr>
        <w:t xml:space="preserve"> </w:t>
      </w:r>
      <w:r>
        <w:t>been</w:t>
      </w:r>
      <w:r>
        <w:rPr>
          <w:spacing w:val="-14"/>
        </w:rPr>
        <w:t xml:space="preserve"> </w:t>
      </w:r>
      <w:r>
        <w:t>utilized</w:t>
      </w:r>
      <w:r>
        <w:rPr>
          <w:spacing w:val="-13"/>
        </w:rPr>
        <w:t xml:space="preserve"> </w:t>
      </w:r>
      <w:r>
        <w:t>to</w:t>
      </w:r>
      <w:r>
        <w:rPr>
          <w:spacing w:val="-12"/>
        </w:rPr>
        <w:t xml:space="preserve"> </w:t>
      </w:r>
      <w:r>
        <w:t>evaluate</w:t>
      </w:r>
      <w:r>
        <w:rPr>
          <w:spacing w:val="-14"/>
        </w:rPr>
        <w:t xml:space="preserve"> </w:t>
      </w:r>
      <w:r>
        <w:t xml:space="preserve">the </w:t>
      </w:r>
      <w:r>
        <w:rPr>
          <w:spacing w:val="-2"/>
        </w:rPr>
        <w:t>performance</w:t>
      </w:r>
      <w:r>
        <w:rPr>
          <w:spacing w:val="-10"/>
        </w:rPr>
        <w:t xml:space="preserve"> </w:t>
      </w:r>
      <w:r>
        <w:rPr>
          <w:spacing w:val="-2"/>
        </w:rPr>
        <w:t>and</w:t>
      </w:r>
      <w:r>
        <w:rPr>
          <w:spacing w:val="-11"/>
        </w:rPr>
        <w:t xml:space="preserve"> </w:t>
      </w:r>
      <w:r>
        <w:rPr>
          <w:spacing w:val="-2"/>
        </w:rPr>
        <w:t>result</w:t>
      </w:r>
      <w:r>
        <w:rPr>
          <w:spacing w:val="-10"/>
        </w:rPr>
        <w:t xml:space="preserve"> </w:t>
      </w:r>
      <w:r>
        <w:rPr>
          <w:spacing w:val="-2"/>
        </w:rPr>
        <w:t>analysis.</w:t>
      </w:r>
      <w:r>
        <w:rPr>
          <w:spacing w:val="-11"/>
        </w:rPr>
        <w:t xml:space="preserve"> </w:t>
      </w:r>
      <w:r>
        <w:rPr>
          <w:spacing w:val="-2"/>
        </w:rPr>
        <w:t>To</w:t>
      </w:r>
      <w:r>
        <w:rPr>
          <w:spacing w:val="-11"/>
        </w:rPr>
        <w:t xml:space="preserve"> </w:t>
      </w:r>
      <w:r>
        <w:rPr>
          <w:spacing w:val="-2"/>
        </w:rPr>
        <w:t>predict</w:t>
      </w:r>
      <w:r>
        <w:rPr>
          <w:spacing w:val="-11"/>
        </w:rPr>
        <w:t xml:space="preserve"> </w:t>
      </w:r>
      <w:r>
        <w:rPr>
          <w:spacing w:val="-2"/>
        </w:rPr>
        <w:t>the</w:t>
      </w:r>
      <w:r>
        <w:rPr>
          <w:spacing w:val="-10"/>
        </w:rPr>
        <w:t xml:space="preserve"> </w:t>
      </w:r>
      <w:r>
        <w:rPr>
          <w:spacing w:val="-2"/>
        </w:rPr>
        <w:t>result,</w:t>
      </w:r>
      <w:r>
        <w:rPr>
          <w:spacing w:val="-11"/>
        </w:rPr>
        <w:t xml:space="preserve"> </w:t>
      </w:r>
      <w:r>
        <w:rPr>
          <w:spacing w:val="-2"/>
        </w:rPr>
        <w:t>using</w:t>
      </w:r>
      <w:r>
        <w:rPr>
          <w:spacing w:val="-11"/>
        </w:rPr>
        <w:t xml:space="preserve"> </w:t>
      </w:r>
      <w:r>
        <w:rPr>
          <w:spacing w:val="-2"/>
        </w:rPr>
        <w:t>the</w:t>
      </w:r>
      <w:r>
        <w:rPr>
          <w:spacing w:val="-10"/>
        </w:rPr>
        <w:t xml:space="preserve"> </w:t>
      </w:r>
      <w:r>
        <w:rPr>
          <w:spacing w:val="-2"/>
        </w:rPr>
        <w:t>GUI</w:t>
      </w:r>
      <w:r>
        <w:rPr>
          <w:spacing w:val="-11"/>
        </w:rPr>
        <w:t xml:space="preserve"> </w:t>
      </w:r>
      <w:r>
        <w:rPr>
          <w:spacing w:val="-2"/>
        </w:rPr>
        <w:t>system</w:t>
      </w:r>
      <w:r>
        <w:rPr>
          <w:spacing w:val="-10"/>
        </w:rPr>
        <w:t xml:space="preserve"> </w:t>
      </w:r>
      <w:r>
        <w:rPr>
          <w:spacing w:val="-2"/>
        </w:rPr>
        <w:t>as</w:t>
      </w:r>
      <w:r>
        <w:rPr>
          <w:spacing w:val="-11"/>
        </w:rPr>
        <w:t xml:space="preserve"> </w:t>
      </w:r>
      <w:r>
        <w:rPr>
          <w:spacing w:val="-2"/>
        </w:rPr>
        <w:t>the</w:t>
      </w:r>
      <w:r>
        <w:rPr>
          <w:spacing w:val="-10"/>
        </w:rPr>
        <w:t xml:space="preserve"> </w:t>
      </w:r>
      <w:r>
        <w:rPr>
          <w:spacing w:val="-2"/>
        </w:rPr>
        <w:t>front</w:t>
      </w:r>
      <w:r>
        <w:rPr>
          <w:spacing w:val="-10"/>
        </w:rPr>
        <w:t xml:space="preserve"> </w:t>
      </w:r>
      <w:r>
        <w:rPr>
          <w:spacing w:val="-2"/>
        </w:rPr>
        <w:t>end.</w:t>
      </w:r>
      <w:r>
        <w:rPr>
          <w:spacing w:val="-11"/>
        </w:rPr>
        <w:t xml:space="preserve"> </w:t>
      </w:r>
      <w:r>
        <w:rPr>
          <w:spacing w:val="-2"/>
        </w:rPr>
        <w:t>That</w:t>
      </w:r>
      <w:r>
        <w:rPr>
          <w:spacing w:val="-10"/>
        </w:rPr>
        <w:t xml:space="preserve"> </w:t>
      </w:r>
      <w:r>
        <w:rPr>
          <w:spacing w:val="-2"/>
        </w:rPr>
        <w:t>system</w:t>
      </w:r>
      <w:r>
        <w:rPr>
          <w:spacing w:val="-11"/>
        </w:rPr>
        <w:t xml:space="preserve"> </w:t>
      </w:r>
      <w:r>
        <w:rPr>
          <w:spacing w:val="-2"/>
        </w:rPr>
        <w:t xml:space="preserve">will </w:t>
      </w:r>
      <w:r>
        <w:t>show the detective result of the coronavirus after chest x-ray image dataset training using CNN and then testing of CXR images. Using this mproposed application, Covid-19 prediction will be shown.</w:t>
      </w:r>
    </w:p>
    <w:p w14:paraId="2E6C7CDF" w14:textId="77777777" w:rsidR="00155260" w:rsidRDefault="00155260">
      <w:pPr>
        <w:pStyle w:val="BodyText"/>
        <w:spacing w:before="2"/>
        <w:rPr>
          <w:sz w:val="21"/>
        </w:rPr>
      </w:pPr>
    </w:p>
    <w:p w14:paraId="12FF3F8C" w14:textId="77777777" w:rsidR="00155260" w:rsidRPr="007A2BF2" w:rsidRDefault="00F00BF3">
      <w:pPr>
        <w:pStyle w:val="ListParagraph"/>
        <w:numPr>
          <w:ilvl w:val="1"/>
          <w:numId w:val="1"/>
        </w:numPr>
        <w:tabs>
          <w:tab w:val="left" w:pos="1144"/>
        </w:tabs>
        <w:rPr>
          <w:b/>
          <w:i/>
          <w:sz w:val="28"/>
          <w:szCs w:val="28"/>
          <w:u w:val="single"/>
        </w:rPr>
      </w:pPr>
      <w:r w:rsidRPr="007A2BF2">
        <w:rPr>
          <w:b/>
          <w:i/>
          <w:sz w:val="28"/>
          <w:szCs w:val="28"/>
          <w:u w:val="single"/>
        </w:rPr>
        <w:t>Object</w:t>
      </w:r>
      <w:r w:rsidRPr="007A2BF2">
        <w:rPr>
          <w:b/>
          <w:i/>
          <w:spacing w:val="-6"/>
          <w:sz w:val="28"/>
          <w:szCs w:val="28"/>
          <w:u w:val="single"/>
        </w:rPr>
        <w:t xml:space="preserve"> </w:t>
      </w:r>
      <w:r w:rsidRPr="007A2BF2">
        <w:rPr>
          <w:b/>
          <w:i/>
          <w:spacing w:val="-2"/>
          <w:sz w:val="28"/>
          <w:szCs w:val="28"/>
          <w:u w:val="single"/>
        </w:rPr>
        <w:t>Detection</w:t>
      </w:r>
    </w:p>
    <w:p w14:paraId="65358ABD" w14:textId="77777777" w:rsidR="00155260" w:rsidRDefault="00F00BF3">
      <w:pPr>
        <w:pStyle w:val="BodyText"/>
        <w:spacing w:before="66" w:line="244" w:lineRule="auto"/>
        <w:ind w:left="759" w:right="934" w:firstLine="397"/>
        <w:jc w:val="both"/>
      </w:pPr>
      <w:r>
        <w:t>To</w:t>
      </w:r>
      <w:r>
        <w:rPr>
          <w:spacing w:val="-14"/>
        </w:rPr>
        <w:t xml:space="preserve"> </w:t>
      </w:r>
      <w:r>
        <w:t>identify</w:t>
      </w:r>
      <w:r>
        <w:rPr>
          <w:spacing w:val="-14"/>
        </w:rPr>
        <w:t xml:space="preserve"> </w:t>
      </w:r>
      <w:r>
        <w:t>objects</w:t>
      </w:r>
      <w:r>
        <w:rPr>
          <w:spacing w:val="-14"/>
        </w:rPr>
        <w:t xml:space="preserve"> </w:t>
      </w:r>
      <w:r>
        <w:t>for</w:t>
      </w:r>
      <w:r>
        <w:rPr>
          <w:spacing w:val="-13"/>
        </w:rPr>
        <w:t xml:space="preserve"> </w:t>
      </w:r>
      <w:r>
        <w:t>our</w:t>
      </w:r>
      <w:r>
        <w:rPr>
          <w:spacing w:val="-14"/>
        </w:rPr>
        <w:t xml:space="preserve"> </w:t>
      </w:r>
      <w:r>
        <w:t>Covid-19</w:t>
      </w:r>
      <w:r>
        <w:rPr>
          <w:spacing w:val="-14"/>
        </w:rPr>
        <w:t xml:space="preserve"> </w:t>
      </w:r>
      <w:r>
        <w:t>detection</w:t>
      </w:r>
      <w:r>
        <w:rPr>
          <w:spacing w:val="-14"/>
        </w:rPr>
        <w:t xml:space="preserve"> </w:t>
      </w:r>
      <w:r>
        <w:t>system</w:t>
      </w:r>
      <w:r>
        <w:rPr>
          <w:spacing w:val="-13"/>
        </w:rPr>
        <w:t xml:space="preserve"> </w:t>
      </w:r>
      <w:r>
        <w:t>from</w:t>
      </w:r>
      <w:r>
        <w:rPr>
          <w:spacing w:val="-14"/>
        </w:rPr>
        <w:t xml:space="preserve"> </w:t>
      </w:r>
      <w:r>
        <w:t>chest</w:t>
      </w:r>
      <w:r>
        <w:rPr>
          <w:spacing w:val="-14"/>
        </w:rPr>
        <w:t xml:space="preserve"> </w:t>
      </w:r>
      <w:r>
        <w:t>X-ray</w:t>
      </w:r>
      <w:r>
        <w:rPr>
          <w:spacing w:val="-13"/>
        </w:rPr>
        <w:t xml:space="preserve"> </w:t>
      </w:r>
      <w:r>
        <w:t>images,</w:t>
      </w:r>
      <w:r>
        <w:rPr>
          <w:spacing w:val="-14"/>
        </w:rPr>
        <w:t xml:space="preserve"> </w:t>
      </w:r>
      <w:r>
        <w:t>we</w:t>
      </w:r>
      <w:r>
        <w:rPr>
          <w:spacing w:val="-13"/>
        </w:rPr>
        <w:t xml:space="preserve"> </w:t>
      </w:r>
      <w:r>
        <w:t>used</w:t>
      </w:r>
      <w:r>
        <w:rPr>
          <w:spacing w:val="-14"/>
        </w:rPr>
        <w:t xml:space="preserve"> </w:t>
      </w:r>
      <w:r>
        <w:t>OpenCV.</w:t>
      </w:r>
      <w:r>
        <w:rPr>
          <w:spacing w:val="-13"/>
        </w:rPr>
        <w:t xml:space="preserve"> </w:t>
      </w:r>
      <w:r>
        <w:t>This image processing technique helps with object detection based on the color, size, and shape of images. Different benchmark CNN models have been embraced in our proposed work. They have been trained individually to make independent predictions. Then the models are combined, using the new method of weighted average assembling technique, to predict a class value. We used OpenCV to detect particles in chest X-ray images for our Covid-19 detection system. This image processing technique assists in recognition of objects based on image color, size, and shape. In our proposed work, we used a variety of benchmark CNN models. Individually, they</w:t>
      </w:r>
      <w:r>
        <w:rPr>
          <w:rFonts w:ascii="Arial" w:hAnsi="Arial"/>
        </w:rPr>
        <w:t>’</w:t>
      </w:r>
      <w:r>
        <w:t>ve been taught to make predictions on their own. The models are then merged to determine a class value, utilizing a novel way of the weighted average assembly procedure. This modern proposed assembling technique is expected to produce a more powerful expectation. DenseNet, h5, and the Inception model are three pre-trained CNN models in our proposed study. To train models, we applied Keras and TensorFlow with supplied parameters. Then, using the weighted normal gathering of the three models, they run the prepared models on the test images and choose lesson name 0 or 1 based on the results. Whereas partitioning the pictures into preparing and testing guarantees that there</w:t>
      </w:r>
      <w:r>
        <w:rPr>
          <w:rFonts w:ascii="Arial" w:hAnsi="Arial"/>
        </w:rPr>
        <w:t>’</w:t>
      </w:r>
      <w:r>
        <w:t>s no persistent cover, i.e., distinctive pictures of the same quiet aren</w:t>
      </w:r>
      <w:r>
        <w:rPr>
          <w:rFonts w:ascii="Arial" w:hAnsi="Arial"/>
        </w:rPr>
        <w:t>’</w:t>
      </w:r>
      <w:r>
        <w:t>t displayed in both preparing and testing datasets.</w:t>
      </w:r>
    </w:p>
    <w:p w14:paraId="52186D4B" w14:textId="77777777" w:rsidR="00155260" w:rsidRPr="007A2BF2" w:rsidRDefault="00F00BF3">
      <w:pPr>
        <w:pStyle w:val="ListParagraph"/>
        <w:numPr>
          <w:ilvl w:val="2"/>
          <w:numId w:val="1"/>
        </w:numPr>
        <w:tabs>
          <w:tab w:val="left" w:pos="1308"/>
        </w:tabs>
        <w:spacing w:before="194"/>
        <w:ind w:hanging="549"/>
        <w:rPr>
          <w:b/>
          <w:i/>
          <w:sz w:val="28"/>
          <w:szCs w:val="28"/>
          <w:u w:val="single"/>
        </w:rPr>
      </w:pPr>
      <w:r w:rsidRPr="007A2BF2">
        <w:rPr>
          <w:b/>
          <w:i/>
          <w:spacing w:val="-2"/>
          <w:sz w:val="28"/>
          <w:szCs w:val="28"/>
          <w:u w:val="single"/>
        </w:rPr>
        <w:t>Densenet</w:t>
      </w:r>
      <w:r w:rsidRPr="007A2BF2">
        <w:rPr>
          <w:b/>
          <w:i/>
          <w:spacing w:val="1"/>
          <w:sz w:val="28"/>
          <w:szCs w:val="28"/>
          <w:u w:val="single"/>
        </w:rPr>
        <w:t xml:space="preserve"> </w:t>
      </w:r>
      <w:r w:rsidRPr="007A2BF2">
        <w:rPr>
          <w:b/>
          <w:i/>
          <w:spacing w:val="-2"/>
          <w:sz w:val="28"/>
          <w:szCs w:val="28"/>
          <w:u w:val="single"/>
        </w:rPr>
        <w:t>Architecture</w:t>
      </w:r>
    </w:p>
    <w:p w14:paraId="0E25C106" w14:textId="77777777" w:rsidR="00155260" w:rsidRDefault="00F00BF3">
      <w:pPr>
        <w:pStyle w:val="BodyText"/>
        <w:spacing w:before="25" w:line="244" w:lineRule="auto"/>
        <w:ind w:left="759" w:right="935" w:firstLine="397"/>
        <w:jc w:val="both"/>
      </w:pPr>
      <w:r>
        <w:t>Firstly,</w:t>
      </w:r>
      <w:r>
        <w:rPr>
          <w:spacing w:val="-5"/>
        </w:rPr>
        <w:t xml:space="preserve"> </w:t>
      </w:r>
      <w:r>
        <w:t>the</w:t>
      </w:r>
      <w:r>
        <w:rPr>
          <w:spacing w:val="-3"/>
        </w:rPr>
        <w:t xml:space="preserve"> </w:t>
      </w:r>
      <w:r>
        <w:t>DenseNet</w:t>
      </w:r>
      <w:r>
        <w:rPr>
          <w:rFonts w:ascii="Arial" w:hAnsi="Arial"/>
        </w:rPr>
        <w:t>’</w:t>
      </w:r>
      <w:r>
        <w:t>s</w:t>
      </w:r>
      <w:r>
        <w:rPr>
          <w:spacing w:val="-5"/>
        </w:rPr>
        <w:t xml:space="preserve"> </w:t>
      </w:r>
      <w:r>
        <w:t>convolution</w:t>
      </w:r>
      <w:r>
        <w:rPr>
          <w:spacing w:val="-5"/>
        </w:rPr>
        <w:t xml:space="preserve"> </w:t>
      </w:r>
      <w:r>
        <w:t>creates</w:t>
      </w:r>
      <w:r>
        <w:rPr>
          <w:spacing w:val="-4"/>
        </w:rPr>
        <w:t xml:space="preserve"> </w:t>
      </w:r>
      <w:r>
        <w:t>a</w:t>
      </w:r>
      <w:r>
        <w:rPr>
          <w:spacing w:val="-5"/>
        </w:rPr>
        <w:t xml:space="preserve"> </w:t>
      </w:r>
      <w:r>
        <w:t>greater</w:t>
      </w:r>
      <w:r>
        <w:rPr>
          <w:spacing w:val="-4"/>
        </w:rPr>
        <w:t xml:space="preserve"> </w:t>
      </w:r>
      <w:r>
        <w:t>number</w:t>
      </w:r>
      <w:r>
        <w:rPr>
          <w:spacing w:val="-5"/>
        </w:rPr>
        <w:t xml:space="preserve"> </w:t>
      </w:r>
      <w:r>
        <w:t>of</w:t>
      </w:r>
      <w:r>
        <w:rPr>
          <w:spacing w:val="-4"/>
        </w:rPr>
        <w:t xml:space="preserve"> </w:t>
      </w:r>
      <w:r>
        <w:t>highlight</w:t>
      </w:r>
      <w:r>
        <w:rPr>
          <w:spacing w:val="-4"/>
        </w:rPr>
        <w:t xml:space="preserve"> </w:t>
      </w:r>
      <w:r>
        <w:t>maps.</w:t>
      </w:r>
      <w:r>
        <w:rPr>
          <w:spacing w:val="-5"/>
        </w:rPr>
        <w:t xml:space="preserve"> </w:t>
      </w:r>
      <w:r>
        <w:t>The</w:t>
      </w:r>
      <w:r>
        <w:rPr>
          <w:spacing w:val="-4"/>
        </w:rPr>
        <w:t xml:space="preserve"> </w:t>
      </w:r>
      <w:r>
        <w:t>number</w:t>
      </w:r>
      <w:r>
        <w:rPr>
          <w:spacing w:val="-5"/>
        </w:rPr>
        <w:t xml:space="preserve"> </w:t>
      </w:r>
      <w:r>
        <w:t>of</w:t>
      </w:r>
      <w:r>
        <w:rPr>
          <w:spacing w:val="-4"/>
        </w:rPr>
        <w:t xml:space="preserve"> </w:t>
      </w:r>
      <w:r>
        <w:t xml:space="preserve">yields, including maps of a layer, is characterized as the development rate. DenseNet has lower requirements for wide layers since layers are thickly associated with little excess within the learned highlights. </w:t>
      </w:r>
      <w:hyperlink w:anchor="_bookmark5" w:history="1">
        <w:r>
          <w:rPr>
            <w:color w:val="008CC0"/>
          </w:rPr>
          <w:t>Fig. 3</w:t>
        </w:r>
      </w:hyperlink>
      <w:r>
        <w:rPr>
          <w:color w:val="008CC0"/>
          <w:spacing w:val="40"/>
        </w:rPr>
        <w:t xml:space="preserve"> </w:t>
      </w:r>
      <w:bookmarkStart w:id="3" w:name="_bookmark5"/>
      <w:bookmarkEnd w:id="3"/>
      <w:r>
        <w:t>shows the architecture of the CNN model DenseNet [</w:t>
      </w:r>
      <w:hyperlink w:anchor="_bookmark40" w:history="1">
        <w:r>
          <w:rPr>
            <w:color w:val="008CC0"/>
          </w:rPr>
          <w:t>20</w:t>
        </w:r>
      </w:hyperlink>
      <w:r>
        <w:t>].</w:t>
      </w:r>
    </w:p>
    <w:p w14:paraId="596AB06F" w14:textId="77777777" w:rsidR="00155260" w:rsidRDefault="00155260">
      <w:pPr>
        <w:pStyle w:val="BodyText"/>
        <w:rPr>
          <w:sz w:val="20"/>
        </w:rPr>
      </w:pPr>
    </w:p>
    <w:p w14:paraId="6CFF876F" w14:textId="77777777" w:rsidR="00155260" w:rsidRDefault="00F00BF3">
      <w:pPr>
        <w:pStyle w:val="BodyText"/>
        <w:spacing w:before="3"/>
        <w:rPr>
          <w:sz w:val="12"/>
        </w:rPr>
      </w:pPr>
      <w:r>
        <w:rPr>
          <w:noProof/>
          <w:lang w:val="en-IN" w:eastAsia="en-IN" w:bidi="ta-IN"/>
        </w:rPr>
        <w:drawing>
          <wp:anchor distT="0" distB="0" distL="0" distR="0" simplePos="0" relativeHeight="12" behindDoc="0" locked="0" layoutInCell="1" allowOverlap="1" wp14:anchorId="5CCEDD9E" wp14:editId="0718CE5E">
            <wp:simplePos x="0" y="0"/>
            <wp:positionH relativeFrom="page">
              <wp:posOffset>915835</wp:posOffset>
            </wp:positionH>
            <wp:positionV relativeFrom="paragraph">
              <wp:posOffset>105149</wp:posOffset>
            </wp:positionV>
            <wp:extent cx="5945091" cy="182880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8" cstate="print"/>
                    <a:stretch>
                      <a:fillRect/>
                    </a:stretch>
                  </pic:blipFill>
                  <pic:spPr>
                    <a:xfrm>
                      <a:off x="0" y="0"/>
                      <a:ext cx="5945091" cy="1828800"/>
                    </a:xfrm>
                    <a:prstGeom prst="rect">
                      <a:avLst/>
                    </a:prstGeom>
                  </pic:spPr>
                </pic:pic>
              </a:graphicData>
            </a:graphic>
          </wp:anchor>
        </w:drawing>
      </w:r>
    </w:p>
    <w:p w14:paraId="21FBA9DB" w14:textId="77777777" w:rsidR="00155260" w:rsidRDefault="00F00BF3">
      <w:pPr>
        <w:pStyle w:val="BodyText"/>
        <w:spacing w:before="163"/>
        <w:ind w:left="816" w:right="991"/>
        <w:jc w:val="center"/>
      </w:pPr>
      <w:r>
        <w:t>Figure</w:t>
      </w:r>
      <w:r>
        <w:rPr>
          <w:spacing w:val="13"/>
        </w:rPr>
        <w:t xml:space="preserve"> </w:t>
      </w:r>
      <w:r>
        <w:t>3:</w:t>
      </w:r>
      <w:r>
        <w:rPr>
          <w:spacing w:val="60"/>
        </w:rPr>
        <w:t xml:space="preserve"> </w:t>
      </w:r>
      <w:r>
        <w:t>DenseNet</w:t>
      </w:r>
      <w:r>
        <w:rPr>
          <w:spacing w:val="14"/>
        </w:rPr>
        <w:t xml:space="preserve"> </w:t>
      </w:r>
      <w:r>
        <w:rPr>
          <w:spacing w:val="-2"/>
        </w:rPr>
        <w:t>architecture</w:t>
      </w:r>
    </w:p>
    <w:p w14:paraId="4EB00C33" w14:textId="77777777" w:rsidR="00155260" w:rsidRDefault="00155260">
      <w:pPr>
        <w:pStyle w:val="BodyText"/>
        <w:spacing w:before="3"/>
        <w:rPr>
          <w:sz w:val="13"/>
        </w:rPr>
      </w:pPr>
    </w:p>
    <w:p w14:paraId="52D0F1F8" w14:textId="77777777" w:rsidR="00155260" w:rsidRDefault="00F00BF3">
      <w:pPr>
        <w:pStyle w:val="BodyText"/>
        <w:spacing w:before="87" w:line="244" w:lineRule="auto"/>
        <w:ind w:left="759" w:right="935" w:firstLine="398"/>
        <w:jc w:val="both"/>
      </w:pPr>
      <w:r>
        <w:t>Densely interconnected Convolutional Systems, also known as DenseNets, are the next step in the evolution of profound convolutional systems. After executing a composite of operations, traditional feed- forward neural systems interface the layer to yield it to the next layer. As we</w:t>
      </w:r>
      <w:r>
        <w:rPr>
          <w:rFonts w:ascii="Arial" w:hAnsi="Arial"/>
        </w:rPr>
        <w:t>’</w:t>
      </w:r>
      <w:r>
        <w:t>ve seen, this composite typically includes a convolution operation or pooling layers, group normalization, and actuation work.</w:t>
      </w:r>
      <w:r>
        <w:rPr>
          <w:spacing w:val="40"/>
        </w:rPr>
        <w:t xml:space="preserve"> </w:t>
      </w:r>
      <w:r>
        <w:t>The Dense Nets are divided into Dense Blocks, where the highlight map measurements remain constant</w:t>
      </w:r>
    </w:p>
    <w:p w14:paraId="34DF9115" w14:textId="77777777" w:rsidR="00155260" w:rsidRDefault="00155260">
      <w:pPr>
        <w:spacing w:line="244" w:lineRule="auto"/>
        <w:jc w:val="both"/>
        <w:sectPr w:rsidR="00155260">
          <w:pgSz w:w="12240" w:h="15840"/>
          <w:pgMar w:top="1600" w:right="500" w:bottom="280" w:left="680" w:header="1410" w:footer="0" w:gutter="0"/>
          <w:cols w:space="720"/>
        </w:sectPr>
      </w:pPr>
    </w:p>
    <w:p w14:paraId="7FCDB23C" w14:textId="77777777" w:rsidR="00155260" w:rsidRDefault="00155260">
      <w:pPr>
        <w:pStyle w:val="BodyText"/>
        <w:spacing w:before="11"/>
        <w:rPr>
          <w:sz w:val="27"/>
        </w:rPr>
      </w:pPr>
    </w:p>
    <w:p w14:paraId="113B9F50" w14:textId="77777777" w:rsidR="00155260" w:rsidRDefault="00F00BF3">
      <w:pPr>
        <w:pStyle w:val="BodyText"/>
        <w:spacing w:before="119" w:line="201" w:lineRule="auto"/>
        <w:ind w:left="760" w:right="934"/>
        <w:jc w:val="both"/>
      </w:pPr>
      <w:r>
        <w:t>within</w:t>
      </w:r>
      <w:r>
        <w:rPr>
          <w:spacing w:val="-8"/>
        </w:rPr>
        <w:t xml:space="preserve"> </w:t>
      </w:r>
      <w:r>
        <w:t>a</w:t>
      </w:r>
      <w:r>
        <w:rPr>
          <w:spacing w:val="-8"/>
        </w:rPr>
        <w:t xml:space="preserve"> </w:t>
      </w:r>
      <w:r>
        <w:t>piece,</w:t>
      </w:r>
      <w:r>
        <w:rPr>
          <w:spacing w:val="-10"/>
        </w:rPr>
        <w:t xml:space="preserve"> </w:t>
      </w:r>
      <w:r>
        <w:t>but</w:t>
      </w:r>
      <w:r>
        <w:rPr>
          <w:spacing w:val="-8"/>
        </w:rPr>
        <w:t xml:space="preserve"> </w:t>
      </w:r>
      <w:r>
        <w:t>the</w:t>
      </w:r>
      <w:r>
        <w:rPr>
          <w:spacing w:val="-8"/>
        </w:rPr>
        <w:t xml:space="preserve"> </w:t>
      </w:r>
      <w:r>
        <w:t>number</w:t>
      </w:r>
      <w:r>
        <w:rPr>
          <w:spacing w:val="-9"/>
        </w:rPr>
        <w:t xml:space="preserve"> </w:t>
      </w:r>
      <w:r>
        <w:t>of</w:t>
      </w:r>
      <w:r>
        <w:rPr>
          <w:spacing w:val="-9"/>
        </w:rPr>
        <w:t xml:space="preserve"> </w:t>
      </w:r>
      <w:r>
        <w:t>channels</w:t>
      </w:r>
      <w:r>
        <w:rPr>
          <w:spacing w:val="-9"/>
        </w:rPr>
        <w:t xml:space="preserve"> </w:t>
      </w:r>
      <w:r>
        <w:t>varies</w:t>
      </w:r>
      <w:r>
        <w:rPr>
          <w:spacing w:val="-8"/>
        </w:rPr>
        <w:t xml:space="preserve"> </w:t>
      </w:r>
      <w:r>
        <w:t>[</w:t>
      </w:r>
      <w:hyperlink w:anchor="_bookmark41" w:history="1">
        <w:r>
          <w:rPr>
            <w:color w:val="008CC0"/>
          </w:rPr>
          <w:t>21</w:t>
        </w:r>
      </w:hyperlink>
      <w:r>
        <w:t>].</w:t>
      </w:r>
      <w:r>
        <w:rPr>
          <w:spacing w:val="-8"/>
        </w:rPr>
        <w:t xml:space="preserve"> </w:t>
      </w:r>
      <w:r>
        <w:t>These</w:t>
      </w:r>
      <w:r>
        <w:rPr>
          <w:spacing w:val="-9"/>
        </w:rPr>
        <w:t xml:space="preserve"> </w:t>
      </w:r>
      <w:r>
        <w:t>layers</w:t>
      </w:r>
      <w:r>
        <w:rPr>
          <w:spacing w:val="-8"/>
        </w:rPr>
        <w:t xml:space="preserve"> </w:t>
      </w:r>
      <w:r>
        <w:t>are</w:t>
      </w:r>
      <w:r>
        <w:rPr>
          <w:spacing w:val="-8"/>
        </w:rPr>
        <w:t xml:space="preserve"> </w:t>
      </w:r>
      <w:r>
        <w:t>called</w:t>
      </w:r>
      <w:r>
        <w:rPr>
          <w:spacing w:val="-9"/>
        </w:rPr>
        <w:t xml:space="preserve"> </w:t>
      </w:r>
      <w:r>
        <w:t>Move</w:t>
      </w:r>
      <w:r>
        <w:rPr>
          <w:spacing w:val="-9"/>
        </w:rPr>
        <w:t xml:space="preserve"> </w:t>
      </w:r>
      <w:r>
        <w:t>Layers,</w:t>
      </w:r>
      <w:r>
        <w:rPr>
          <w:spacing w:val="-9"/>
        </w:rPr>
        <w:t xml:space="preserve"> </w:t>
      </w:r>
      <w:r>
        <w:t>and</w:t>
      </w:r>
      <w:r>
        <w:rPr>
          <w:spacing w:val="-9"/>
        </w:rPr>
        <w:t xml:space="preserve"> </w:t>
      </w:r>
      <w:r>
        <w:t>they</w:t>
      </w:r>
      <w:r>
        <w:rPr>
          <w:spacing w:val="-9"/>
        </w:rPr>
        <w:t xml:space="preserve"> </w:t>
      </w:r>
      <w:r>
        <w:t xml:space="preserve">focus on down sampling while utilizing a variety of normalization techniques, including 1 </w:t>
      </w:r>
      <w:r>
        <w:rPr>
          <w:rFonts w:ascii="Lucida Sans Unicode" w:hAnsi="Lucida Sans Unicode"/>
        </w:rPr>
        <w:t>x</w:t>
      </w:r>
      <w:r>
        <w:rPr>
          <w:rFonts w:ascii="Lucida Sans Unicode" w:hAnsi="Lucida Sans Unicode"/>
          <w:spacing w:val="-15"/>
        </w:rPr>
        <w:t xml:space="preserve"> </w:t>
      </w:r>
      <w:r>
        <w:t>1 convolution and</w:t>
      </w:r>
      <w:r>
        <w:rPr>
          <w:spacing w:val="40"/>
        </w:rPr>
        <w:t xml:space="preserve"> </w:t>
      </w:r>
      <w:r>
        <w:t xml:space="preserve">2 </w:t>
      </w:r>
      <w:r>
        <w:rPr>
          <w:rFonts w:ascii="Lucida Sans Unicode" w:hAnsi="Lucida Sans Unicode"/>
        </w:rPr>
        <w:t xml:space="preserve">x </w:t>
      </w:r>
      <w:r>
        <w:t>2 pooling layers. I can comprehend how this behavior, including 32 times the number of layers, is really, really, performed within the new deeper level, speaking to the primary Thick Layer inside the</w:t>
      </w:r>
      <w:r>
        <w:rPr>
          <w:spacing w:val="80"/>
        </w:rPr>
        <w:t xml:space="preserve"> </w:t>
      </w:r>
      <w:r>
        <w:t xml:space="preserve">basic Thick Square. We do a 1 </w:t>
      </w:r>
      <w:r>
        <w:rPr>
          <w:rFonts w:ascii="Lucida Sans Unicode" w:hAnsi="Lucida Sans Unicode"/>
        </w:rPr>
        <w:t>x</w:t>
      </w:r>
      <w:r>
        <w:rPr>
          <w:rFonts w:ascii="Lucida Sans Unicode" w:hAnsi="Lucida Sans Unicode"/>
          <w:spacing w:val="-11"/>
        </w:rPr>
        <w:t xml:space="preserve"> </w:t>
      </w:r>
      <w:r>
        <w:t xml:space="preserve">1 convolution with 128 ﬁlters to lower the highlight map estimate, and then a more expensive 3 </w:t>
      </w:r>
      <w:r>
        <w:rPr>
          <w:rFonts w:ascii="Lucida Sans Unicode" w:hAnsi="Lucida Sans Unicode"/>
        </w:rPr>
        <w:t xml:space="preserve">x </w:t>
      </w:r>
      <w:r>
        <w:t>3 convolution with this chosen 32 number (keeping in mind adding the cushioning to assure the measurements stay consistent). The input volume is then concatenated with the</w:t>
      </w:r>
    </w:p>
    <w:p w14:paraId="375B68C0" w14:textId="77777777" w:rsidR="00155260" w:rsidRDefault="00F00BF3">
      <w:pPr>
        <w:pStyle w:val="BodyText"/>
        <w:spacing w:before="8"/>
        <w:ind w:left="760"/>
        <w:jc w:val="both"/>
      </w:pPr>
      <w:r>
        <w:t>results</w:t>
      </w:r>
      <w:r>
        <w:rPr>
          <w:spacing w:val="-2"/>
        </w:rPr>
        <w:t xml:space="preserve"> </w:t>
      </w:r>
      <w:r>
        <w:t>of</w:t>
      </w:r>
      <w:r>
        <w:rPr>
          <w:spacing w:val="-2"/>
        </w:rPr>
        <w:t xml:space="preserve"> </w:t>
      </w:r>
      <w:r>
        <w:t>the</w:t>
      </w:r>
      <w:r>
        <w:rPr>
          <w:spacing w:val="-3"/>
        </w:rPr>
        <w:t xml:space="preserve"> </w:t>
      </w:r>
      <w:r>
        <w:t>two</w:t>
      </w:r>
      <w:r>
        <w:rPr>
          <w:spacing w:val="-2"/>
        </w:rPr>
        <w:t xml:space="preserve"> </w:t>
      </w:r>
      <w:r>
        <w:t>processes</w:t>
      </w:r>
      <w:r>
        <w:rPr>
          <w:spacing w:val="-2"/>
        </w:rPr>
        <w:t xml:space="preserve"> </w:t>
      </w:r>
      <w:r>
        <w:t>(which</w:t>
      </w:r>
      <w:r>
        <w:rPr>
          <w:spacing w:val="-2"/>
        </w:rPr>
        <w:t xml:space="preserve"> </w:t>
      </w:r>
      <w:r>
        <w:t>are</w:t>
      </w:r>
      <w:r>
        <w:rPr>
          <w:spacing w:val="-3"/>
        </w:rPr>
        <w:t xml:space="preserve"> </w:t>
      </w:r>
      <w:r>
        <w:t>the</w:t>
      </w:r>
      <w:r>
        <w:rPr>
          <w:spacing w:val="-1"/>
        </w:rPr>
        <w:t xml:space="preserve"> </w:t>
      </w:r>
      <w:r>
        <w:t>same</w:t>
      </w:r>
      <w:r>
        <w:rPr>
          <w:spacing w:val="-2"/>
        </w:rPr>
        <w:t xml:space="preserve"> </w:t>
      </w:r>
      <w:r>
        <w:t>for</w:t>
      </w:r>
      <w:r>
        <w:rPr>
          <w:spacing w:val="-3"/>
        </w:rPr>
        <w:t xml:space="preserve"> </w:t>
      </w:r>
      <w:r>
        <w:t>each</w:t>
      </w:r>
      <w:r>
        <w:rPr>
          <w:spacing w:val="-2"/>
        </w:rPr>
        <w:t xml:space="preserve"> </w:t>
      </w:r>
      <w:r>
        <w:t>Thick</w:t>
      </w:r>
      <w:r>
        <w:rPr>
          <w:spacing w:val="-2"/>
        </w:rPr>
        <w:t xml:space="preserve"> </w:t>
      </w:r>
      <w:r>
        <w:t>Layer</w:t>
      </w:r>
      <w:r>
        <w:rPr>
          <w:spacing w:val="-2"/>
        </w:rPr>
        <w:t xml:space="preserve"> </w:t>
      </w:r>
      <w:r>
        <w:t>inside</w:t>
      </w:r>
      <w:r>
        <w:rPr>
          <w:spacing w:val="-2"/>
        </w:rPr>
        <w:t xml:space="preserve"> </w:t>
      </w:r>
      <w:r>
        <w:t>each</w:t>
      </w:r>
      <w:r>
        <w:rPr>
          <w:spacing w:val="-2"/>
        </w:rPr>
        <w:t xml:space="preserve"> </w:t>
      </w:r>
      <w:r>
        <w:t>Thick</w:t>
      </w:r>
      <w:r>
        <w:rPr>
          <w:spacing w:val="-2"/>
        </w:rPr>
        <w:t xml:space="preserve"> Piece).</w:t>
      </w:r>
    </w:p>
    <w:p w14:paraId="48CE596D" w14:textId="77777777" w:rsidR="00155260" w:rsidRPr="007A2BF2" w:rsidRDefault="00F00BF3">
      <w:pPr>
        <w:pStyle w:val="ListParagraph"/>
        <w:numPr>
          <w:ilvl w:val="2"/>
          <w:numId w:val="1"/>
        </w:numPr>
        <w:tabs>
          <w:tab w:val="left" w:pos="1308"/>
        </w:tabs>
        <w:spacing w:before="185"/>
        <w:rPr>
          <w:b/>
          <w:i/>
          <w:sz w:val="28"/>
          <w:szCs w:val="28"/>
          <w:u w:val="single"/>
        </w:rPr>
      </w:pPr>
      <w:r w:rsidRPr="007A2BF2">
        <w:rPr>
          <w:b/>
          <w:i/>
          <w:spacing w:val="-2"/>
          <w:sz w:val="28"/>
          <w:szCs w:val="28"/>
          <w:u w:val="single"/>
        </w:rPr>
        <w:t>Inception</w:t>
      </w:r>
      <w:r w:rsidRPr="007A2BF2">
        <w:rPr>
          <w:b/>
          <w:i/>
          <w:spacing w:val="3"/>
          <w:sz w:val="28"/>
          <w:szCs w:val="28"/>
          <w:u w:val="single"/>
        </w:rPr>
        <w:t xml:space="preserve"> </w:t>
      </w:r>
      <w:r w:rsidRPr="007A2BF2">
        <w:rPr>
          <w:b/>
          <w:i/>
          <w:spacing w:val="-2"/>
          <w:sz w:val="28"/>
          <w:szCs w:val="28"/>
          <w:u w:val="single"/>
        </w:rPr>
        <w:t>Module</w:t>
      </w:r>
    </w:p>
    <w:p w14:paraId="2F4995F9" w14:textId="77777777" w:rsidR="00155260" w:rsidRDefault="00F00BF3">
      <w:pPr>
        <w:pStyle w:val="BodyText"/>
        <w:spacing w:before="25" w:line="244" w:lineRule="auto"/>
        <w:ind w:left="760" w:right="935" w:firstLine="397"/>
        <w:jc w:val="both"/>
      </w:pPr>
      <w:r>
        <w:t xml:space="preserve">The paper proposes a modern sort of engineering </w:t>
      </w:r>
      <w:r>
        <w:rPr>
          <w:rFonts w:ascii="Arial" w:hAnsi="Arial"/>
        </w:rPr>
        <w:t xml:space="preserve">– </w:t>
      </w:r>
      <w:r>
        <w:t>Google Net or Initiation v1. It is essentially a convolutional neural network (CNN) that is 27 layers dense. The 1</w:t>
      </w:r>
      <w:r>
        <w:rPr>
          <w:spacing w:val="-14"/>
        </w:rPr>
        <w:t xml:space="preserve"> </w:t>
      </w:r>
      <w:r>
        <w:t>×</w:t>
      </w:r>
      <w:r>
        <w:rPr>
          <w:spacing w:val="-14"/>
        </w:rPr>
        <w:t xml:space="preserve"> </w:t>
      </w:r>
      <w:r>
        <w:t xml:space="preserve">1 Convolutional layer is sometimes applied to another layer, which is primarily utilized for dimensionality reduction. </w:t>
      </w:r>
      <w:hyperlink w:anchor="_bookmark6" w:history="1">
        <w:r>
          <w:rPr>
            <w:color w:val="008CC0"/>
          </w:rPr>
          <w:t>Fig. 4</w:t>
        </w:r>
      </w:hyperlink>
      <w:r>
        <w:rPr>
          <w:color w:val="008CC0"/>
        </w:rPr>
        <w:t xml:space="preserve"> </w:t>
      </w:r>
      <w:r>
        <w:t xml:space="preserve">shows the </w:t>
      </w:r>
      <w:bookmarkStart w:id="4" w:name="_bookmark6"/>
      <w:bookmarkEnd w:id="4"/>
      <w:r>
        <w:t>architecture of the CNN model Inception Module.</w:t>
      </w:r>
    </w:p>
    <w:p w14:paraId="350B3019" w14:textId="77777777" w:rsidR="00155260" w:rsidRDefault="00155260">
      <w:pPr>
        <w:pStyle w:val="BodyText"/>
        <w:rPr>
          <w:sz w:val="20"/>
        </w:rPr>
      </w:pPr>
    </w:p>
    <w:p w14:paraId="0941033B" w14:textId="77777777" w:rsidR="00155260" w:rsidRDefault="00F00BF3">
      <w:pPr>
        <w:pStyle w:val="BodyText"/>
        <w:spacing w:before="8"/>
        <w:rPr>
          <w:sz w:val="10"/>
        </w:rPr>
      </w:pPr>
      <w:r>
        <w:rPr>
          <w:noProof/>
          <w:lang w:val="en-IN" w:eastAsia="en-IN" w:bidi="ta-IN"/>
        </w:rPr>
        <w:drawing>
          <wp:anchor distT="0" distB="0" distL="0" distR="0" simplePos="0" relativeHeight="13" behindDoc="0" locked="0" layoutInCell="1" allowOverlap="1" wp14:anchorId="5DB1A910" wp14:editId="03AFBE81">
            <wp:simplePos x="0" y="0"/>
            <wp:positionH relativeFrom="page">
              <wp:posOffset>1974240</wp:posOffset>
            </wp:positionH>
            <wp:positionV relativeFrom="paragraph">
              <wp:posOffset>93565</wp:posOffset>
            </wp:positionV>
            <wp:extent cx="3825944" cy="1633727"/>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9" cstate="print"/>
                    <a:stretch>
                      <a:fillRect/>
                    </a:stretch>
                  </pic:blipFill>
                  <pic:spPr>
                    <a:xfrm>
                      <a:off x="0" y="0"/>
                      <a:ext cx="3825944" cy="1633727"/>
                    </a:xfrm>
                    <a:prstGeom prst="rect">
                      <a:avLst/>
                    </a:prstGeom>
                  </pic:spPr>
                </pic:pic>
              </a:graphicData>
            </a:graphic>
          </wp:anchor>
        </w:drawing>
      </w:r>
    </w:p>
    <w:p w14:paraId="1E25A13D" w14:textId="77777777" w:rsidR="00155260" w:rsidRDefault="00F00BF3">
      <w:pPr>
        <w:pStyle w:val="BodyText"/>
        <w:spacing w:before="173"/>
        <w:ind w:left="816" w:right="991"/>
        <w:jc w:val="center"/>
      </w:pPr>
      <w:r>
        <w:t>Figure</w:t>
      </w:r>
      <w:r>
        <w:rPr>
          <w:spacing w:val="13"/>
        </w:rPr>
        <w:t xml:space="preserve"> </w:t>
      </w:r>
      <w:r>
        <w:t>4:</w:t>
      </w:r>
      <w:r>
        <w:rPr>
          <w:spacing w:val="60"/>
        </w:rPr>
        <w:t xml:space="preserve"> </w:t>
      </w:r>
      <w:r>
        <w:t>Inception</w:t>
      </w:r>
      <w:r>
        <w:rPr>
          <w:spacing w:val="13"/>
        </w:rPr>
        <w:t xml:space="preserve"> </w:t>
      </w:r>
      <w:r>
        <w:rPr>
          <w:spacing w:val="-2"/>
        </w:rPr>
        <w:t>module</w:t>
      </w:r>
    </w:p>
    <w:p w14:paraId="24A75A7B" w14:textId="77777777" w:rsidR="00155260" w:rsidRDefault="00155260">
      <w:pPr>
        <w:pStyle w:val="BodyText"/>
        <w:spacing w:before="3"/>
        <w:rPr>
          <w:sz w:val="13"/>
        </w:rPr>
      </w:pPr>
    </w:p>
    <w:p w14:paraId="4346F8CD" w14:textId="77777777" w:rsidR="00155260" w:rsidRDefault="00F00BF3">
      <w:pPr>
        <w:pStyle w:val="BodyText"/>
        <w:spacing w:before="87" w:line="244" w:lineRule="auto"/>
        <w:ind w:left="760" w:right="935" w:firstLine="398"/>
        <w:jc w:val="both"/>
      </w:pPr>
      <w:r>
        <w:t>Beginning Convolutional Neural Network systems (CNNs) are used to reduce processing costs by combining modules. Because a neural network interacts with an inﬁnite number of pictures, each of</w:t>
      </w:r>
      <w:r>
        <w:rPr>
          <w:spacing w:val="40"/>
        </w:rPr>
        <w:t xml:space="preserve"> </w:t>
      </w:r>
      <w:r>
        <w:t>which has a wide variety of signiﬁcant components, they must be appropriately described. Convolution is performed</w:t>
      </w:r>
      <w:r>
        <w:rPr>
          <w:spacing w:val="24"/>
        </w:rPr>
        <w:t xml:space="preserve"> </w:t>
      </w:r>
      <w:r>
        <w:t>on</w:t>
      </w:r>
      <w:r>
        <w:rPr>
          <w:spacing w:val="22"/>
        </w:rPr>
        <w:t xml:space="preserve"> </w:t>
      </w:r>
      <w:r>
        <w:t>input</w:t>
      </w:r>
      <w:r>
        <w:rPr>
          <w:spacing w:val="23"/>
        </w:rPr>
        <w:t xml:space="preserve"> </w:t>
      </w:r>
      <w:r>
        <w:t>with</w:t>
      </w:r>
      <w:r>
        <w:rPr>
          <w:spacing w:val="23"/>
        </w:rPr>
        <w:t xml:space="preserve"> </w:t>
      </w:r>
      <w:r>
        <w:t>not</w:t>
      </w:r>
      <w:r>
        <w:rPr>
          <w:spacing w:val="23"/>
        </w:rPr>
        <w:t xml:space="preserve"> </w:t>
      </w:r>
      <w:r>
        <w:t>one</w:t>
      </w:r>
      <w:r>
        <w:rPr>
          <w:spacing w:val="23"/>
        </w:rPr>
        <w:t xml:space="preserve"> </w:t>
      </w:r>
      <w:r>
        <w:t>but</w:t>
      </w:r>
      <w:r>
        <w:rPr>
          <w:spacing w:val="22"/>
        </w:rPr>
        <w:t xml:space="preserve"> </w:t>
      </w:r>
      <w:r>
        <w:t>three</w:t>
      </w:r>
      <w:r>
        <w:rPr>
          <w:spacing w:val="24"/>
        </w:rPr>
        <w:t xml:space="preserve"> </w:t>
      </w:r>
      <w:r>
        <w:t>distinct</w:t>
      </w:r>
      <w:r>
        <w:rPr>
          <w:spacing w:val="23"/>
        </w:rPr>
        <w:t xml:space="preserve"> </w:t>
      </w:r>
      <w:r>
        <w:t>channel</w:t>
      </w:r>
      <w:r>
        <w:rPr>
          <w:spacing w:val="22"/>
        </w:rPr>
        <w:t xml:space="preserve"> </w:t>
      </w:r>
      <w:r>
        <w:t>sizes</w:t>
      </w:r>
      <w:r>
        <w:rPr>
          <w:spacing w:val="24"/>
        </w:rPr>
        <w:t xml:space="preserve"> </w:t>
      </w:r>
      <w:r>
        <w:t>in</w:t>
      </w:r>
      <w:r>
        <w:rPr>
          <w:spacing w:val="23"/>
        </w:rPr>
        <w:t xml:space="preserve"> </w:t>
      </w:r>
      <w:r>
        <w:t>the</w:t>
      </w:r>
      <w:r>
        <w:rPr>
          <w:spacing w:val="23"/>
        </w:rPr>
        <w:t xml:space="preserve"> </w:t>
      </w:r>
      <w:r>
        <w:t>ﬁrst</w:t>
      </w:r>
      <w:r>
        <w:rPr>
          <w:spacing w:val="23"/>
        </w:rPr>
        <w:t xml:space="preserve"> </w:t>
      </w:r>
      <w:r>
        <w:t>disentangled</w:t>
      </w:r>
      <w:r>
        <w:rPr>
          <w:spacing w:val="23"/>
        </w:rPr>
        <w:t xml:space="preserve"> </w:t>
      </w:r>
      <w:r>
        <w:t>adaption</w:t>
      </w:r>
      <w:r>
        <w:rPr>
          <w:spacing w:val="22"/>
        </w:rPr>
        <w:t xml:space="preserve"> </w:t>
      </w:r>
      <w:r>
        <w:t>of</w:t>
      </w:r>
      <w:r>
        <w:rPr>
          <w:spacing w:val="24"/>
        </w:rPr>
        <w:t xml:space="preserve"> </w:t>
      </w:r>
      <w:r>
        <w:t>a</w:t>
      </w:r>
    </w:p>
    <w:p w14:paraId="14C39B54" w14:textId="77777777" w:rsidR="00155260" w:rsidRDefault="00F00BF3">
      <w:pPr>
        <w:pStyle w:val="BodyText"/>
        <w:spacing w:before="2" w:line="206" w:lineRule="auto"/>
        <w:ind w:left="760" w:right="935"/>
        <w:jc w:val="both"/>
      </w:pPr>
      <w:r>
        <w:t>starting</w:t>
      </w:r>
      <w:r>
        <w:rPr>
          <w:spacing w:val="40"/>
        </w:rPr>
        <w:t xml:space="preserve"> </w:t>
      </w:r>
      <w:r>
        <w:t>module</w:t>
      </w:r>
      <w:r>
        <w:rPr>
          <w:spacing w:val="40"/>
        </w:rPr>
        <w:t xml:space="preserve"> </w:t>
      </w:r>
      <w:r>
        <w:t>(1</w:t>
      </w:r>
      <w:r>
        <w:rPr>
          <w:spacing w:val="40"/>
        </w:rPr>
        <w:t xml:space="preserve"> </w:t>
      </w:r>
      <w:r>
        <w:rPr>
          <w:rFonts w:ascii="Lucida Sans Unicode"/>
        </w:rPr>
        <w:t xml:space="preserve">x </w:t>
      </w:r>
      <w:r>
        <w:t>1,</w:t>
      </w:r>
      <w:r>
        <w:rPr>
          <w:spacing w:val="40"/>
        </w:rPr>
        <w:t xml:space="preserve"> </w:t>
      </w:r>
      <w:r>
        <w:t>3</w:t>
      </w:r>
      <w:r>
        <w:rPr>
          <w:spacing w:val="40"/>
        </w:rPr>
        <w:t xml:space="preserve"> </w:t>
      </w:r>
      <w:r>
        <w:rPr>
          <w:rFonts w:ascii="Lucida Sans Unicode"/>
        </w:rPr>
        <w:t xml:space="preserve">x </w:t>
      </w:r>
      <w:r>
        <w:t>3,</w:t>
      </w:r>
      <w:r>
        <w:rPr>
          <w:spacing w:val="40"/>
        </w:rPr>
        <w:t xml:space="preserve"> </w:t>
      </w:r>
      <w:r>
        <w:t>5</w:t>
      </w:r>
      <w:r>
        <w:rPr>
          <w:spacing w:val="40"/>
        </w:rPr>
        <w:t xml:space="preserve"> </w:t>
      </w:r>
      <w:r>
        <w:rPr>
          <w:rFonts w:ascii="Lucida Sans Unicode"/>
        </w:rPr>
        <w:t xml:space="preserve">x </w:t>
      </w:r>
      <w:r>
        <w:t>5).</w:t>
      </w:r>
      <w:r>
        <w:rPr>
          <w:spacing w:val="40"/>
        </w:rPr>
        <w:t xml:space="preserve"> </w:t>
      </w:r>
      <w:r>
        <w:t>Furthermore,</w:t>
      </w:r>
      <w:r>
        <w:rPr>
          <w:spacing w:val="40"/>
        </w:rPr>
        <w:t xml:space="preserve"> </w:t>
      </w:r>
      <w:r>
        <w:t>maximum</w:t>
      </w:r>
      <w:r>
        <w:rPr>
          <w:spacing w:val="40"/>
        </w:rPr>
        <w:t xml:space="preserve"> </w:t>
      </w:r>
      <w:r>
        <w:t>pooling</w:t>
      </w:r>
      <w:r>
        <w:rPr>
          <w:spacing w:val="40"/>
        </w:rPr>
        <w:t xml:space="preserve"> </w:t>
      </w:r>
      <w:r>
        <w:t>is</w:t>
      </w:r>
      <w:r>
        <w:rPr>
          <w:spacing w:val="40"/>
        </w:rPr>
        <w:t xml:space="preserve"> </w:t>
      </w:r>
      <w:r>
        <w:t>employed.</w:t>
      </w:r>
      <w:r>
        <w:rPr>
          <w:spacing w:val="40"/>
        </w:rPr>
        <w:t xml:space="preserve"> </w:t>
      </w:r>
      <w:r>
        <w:t>The</w:t>
      </w:r>
      <w:r>
        <w:rPr>
          <w:spacing w:val="40"/>
        </w:rPr>
        <w:t xml:space="preserve"> </w:t>
      </w:r>
      <w:r>
        <w:t>following yields are concatenated and passed to the next phase at that time. The following yields are concatenated</w:t>
      </w:r>
    </w:p>
    <w:p w14:paraId="2F2AAA9A" w14:textId="77777777" w:rsidR="00155260" w:rsidRDefault="00F00BF3">
      <w:pPr>
        <w:pStyle w:val="BodyText"/>
        <w:spacing w:before="12" w:line="244" w:lineRule="auto"/>
        <w:ind w:left="759" w:right="935"/>
        <w:jc w:val="both"/>
      </w:pPr>
      <w:r>
        <w:t>and passed to the next tier at that time. The arrangement becomes dynamically more extensive, not more profound, by organizing CNN to complete its convolutions at the same level [</w:t>
      </w:r>
      <w:hyperlink w:anchor="_bookmark42" w:history="1">
        <w:r>
          <w:rPr>
            <w:color w:val="008CC0"/>
          </w:rPr>
          <w:t>22</w:t>
        </w:r>
      </w:hyperlink>
      <w:r>
        <w:t>]. So, here this DenseNet and Inception model are used for better results and fewer validation errors. Also, the model ﬁles are</w:t>
      </w:r>
      <w:r>
        <w:rPr>
          <w:spacing w:val="80"/>
        </w:rPr>
        <w:t xml:space="preserve"> </w:t>
      </w:r>
      <w:r>
        <w:t>saved</w:t>
      </w:r>
      <w:r>
        <w:rPr>
          <w:spacing w:val="14"/>
        </w:rPr>
        <w:t xml:space="preserve"> </w:t>
      </w:r>
      <w:r>
        <w:t>as</w:t>
      </w:r>
      <w:r>
        <w:rPr>
          <w:spacing w:val="15"/>
        </w:rPr>
        <w:t xml:space="preserve"> </w:t>
      </w:r>
      <w:r>
        <w:t>h5</w:t>
      </w:r>
      <w:r>
        <w:rPr>
          <w:spacing w:val="13"/>
        </w:rPr>
        <w:t xml:space="preserve"> </w:t>
      </w:r>
      <w:r>
        <w:t>model</w:t>
      </w:r>
      <w:r>
        <w:rPr>
          <w:spacing w:val="15"/>
        </w:rPr>
        <w:t xml:space="preserve"> </w:t>
      </w:r>
      <w:r>
        <w:t>ﬁle</w:t>
      </w:r>
      <w:r>
        <w:rPr>
          <w:spacing w:val="15"/>
        </w:rPr>
        <w:t xml:space="preserve"> </w:t>
      </w:r>
      <w:r>
        <w:t>names,</w:t>
      </w:r>
      <w:r>
        <w:rPr>
          <w:spacing w:val="13"/>
        </w:rPr>
        <w:t xml:space="preserve"> </w:t>
      </w:r>
      <w:r>
        <w:t>which</w:t>
      </w:r>
      <w:r>
        <w:rPr>
          <w:spacing w:val="15"/>
        </w:rPr>
        <w:t xml:space="preserve"> </w:t>
      </w:r>
      <w:r>
        <w:t>we</w:t>
      </w:r>
      <w:r>
        <w:rPr>
          <w:spacing w:val="14"/>
        </w:rPr>
        <w:t xml:space="preserve"> </w:t>
      </w:r>
      <w:r>
        <w:t>used</w:t>
      </w:r>
      <w:r>
        <w:rPr>
          <w:spacing w:val="13"/>
        </w:rPr>
        <w:t xml:space="preserve"> </w:t>
      </w:r>
      <w:r>
        <w:t>for</w:t>
      </w:r>
      <w:r>
        <w:rPr>
          <w:spacing w:val="15"/>
        </w:rPr>
        <w:t xml:space="preserve"> </w:t>
      </w:r>
      <w:r>
        <w:t>the</w:t>
      </w:r>
      <w:r>
        <w:rPr>
          <w:spacing w:val="14"/>
        </w:rPr>
        <w:t xml:space="preserve"> </w:t>
      </w:r>
      <w:r>
        <w:t>prediction</w:t>
      </w:r>
      <w:r>
        <w:rPr>
          <w:spacing w:val="14"/>
        </w:rPr>
        <w:t xml:space="preserve"> </w:t>
      </w:r>
      <w:r>
        <w:t>result.</w:t>
      </w:r>
      <w:r>
        <w:rPr>
          <w:spacing w:val="15"/>
        </w:rPr>
        <w:t xml:space="preserve"> </w:t>
      </w:r>
      <w:r>
        <w:t>It</w:t>
      </w:r>
      <w:r>
        <w:rPr>
          <w:spacing w:val="14"/>
        </w:rPr>
        <w:t xml:space="preserve"> </w:t>
      </w:r>
      <w:r>
        <w:t>is</w:t>
      </w:r>
      <w:r>
        <w:rPr>
          <w:spacing w:val="14"/>
        </w:rPr>
        <w:t xml:space="preserve"> </w:t>
      </w:r>
      <w:r>
        <w:t>divided</w:t>
      </w:r>
      <w:r>
        <w:rPr>
          <w:spacing w:val="14"/>
        </w:rPr>
        <w:t xml:space="preserve"> </w:t>
      </w:r>
      <w:r>
        <w:t>into</w:t>
      </w:r>
      <w:r>
        <w:rPr>
          <w:spacing w:val="14"/>
        </w:rPr>
        <w:t xml:space="preserve"> </w:t>
      </w:r>
      <w:r>
        <w:t>two-part</w:t>
      </w:r>
      <w:r>
        <w:rPr>
          <w:spacing w:val="15"/>
        </w:rPr>
        <w:t xml:space="preserve"> </w:t>
      </w:r>
      <w:r>
        <w:t>Covid</w:t>
      </w:r>
    </w:p>
    <w:p w14:paraId="12DF9B8F" w14:textId="77777777" w:rsidR="00155260" w:rsidRDefault="00F00BF3">
      <w:pPr>
        <w:pStyle w:val="BodyText"/>
        <w:spacing w:before="3"/>
        <w:ind w:left="759"/>
        <w:jc w:val="both"/>
      </w:pPr>
      <w:r>
        <w:t>(0)</w:t>
      </w:r>
      <w:r>
        <w:rPr>
          <w:spacing w:val="-2"/>
        </w:rPr>
        <w:t xml:space="preserve"> </w:t>
      </w:r>
      <w:r>
        <w:t>and Normal</w:t>
      </w:r>
      <w:r>
        <w:rPr>
          <w:spacing w:val="-1"/>
        </w:rPr>
        <w:t xml:space="preserve"> </w:t>
      </w:r>
      <w:r>
        <w:rPr>
          <w:spacing w:val="-4"/>
        </w:rPr>
        <w:t>(1).</w:t>
      </w:r>
    </w:p>
    <w:p w14:paraId="275F669C" w14:textId="77777777" w:rsidR="00155260" w:rsidRPr="007A2BF2" w:rsidRDefault="00F00BF3">
      <w:pPr>
        <w:pStyle w:val="ListParagraph"/>
        <w:numPr>
          <w:ilvl w:val="2"/>
          <w:numId w:val="1"/>
        </w:numPr>
        <w:tabs>
          <w:tab w:val="left" w:pos="1308"/>
        </w:tabs>
        <w:spacing w:before="186"/>
        <w:ind w:hanging="549"/>
        <w:rPr>
          <w:b/>
          <w:i/>
          <w:sz w:val="28"/>
          <w:szCs w:val="28"/>
          <w:u w:val="single"/>
        </w:rPr>
      </w:pPr>
      <w:r w:rsidRPr="007A2BF2">
        <w:rPr>
          <w:b/>
          <w:i/>
          <w:sz w:val="28"/>
          <w:szCs w:val="28"/>
          <w:u w:val="single"/>
        </w:rPr>
        <w:t>Dataset</w:t>
      </w:r>
      <w:r w:rsidRPr="007A2BF2">
        <w:rPr>
          <w:b/>
          <w:i/>
          <w:spacing w:val="-10"/>
          <w:sz w:val="28"/>
          <w:szCs w:val="28"/>
          <w:u w:val="single"/>
        </w:rPr>
        <w:t xml:space="preserve"> </w:t>
      </w:r>
      <w:r w:rsidRPr="007A2BF2">
        <w:rPr>
          <w:b/>
          <w:i/>
          <w:spacing w:val="-2"/>
          <w:sz w:val="28"/>
          <w:szCs w:val="28"/>
          <w:u w:val="single"/>
        </w:rPr>
        <w:t>Generation</w:t>
      </w:r>
    </w:p>
    <w:p w14:paraId="11F04837" w14:textId="77777777" w:rsidR="00155260" w:rsidRDefault="00F00BF3">
      <w:pPr>
        <w:pStyle w:val="BodyText"/>
        <w:spacing w:before="26" w:line="244" w:lineRule="auto"/>
        <w:ind w:left="759" w:right="934" w:firstLine="397"/>
        <w:jc w:val="both"/>
      </w:pPr>
      <w:r>
        <w:rPr>
          <w:spacing w:val="-2"/>
        </w:rPr>
        <w:t>Convolutional</w:t>
      </w:r>
      <w:r>
        <w:rPr>
          <w:spacing w:val="-5"/>
        </w:rPr>
        <w:t xml:space="preserve"> </w:t>
      </w:r>
      <w:r>
        <w:rPr>
          <w:spacing w:val="-2"/>
        </w:rPr>
        <w:t>neural</w:t>
      </w:r>
      <w:r>
        <w:rPr>
          <w:spacing w:val="-4"/>
        </w:rPr>
        <w:t xml:space="preserve"> </w:t>
      </w:r>
      <w:r>
        <w:rPr>
          <w:spacing w:val="-2"/>
        </w:rPr>
        <w:t>networks</w:t>
      </w:r>
      <w:r>
        <w:rPr>
          <w:spacing w:val="-6"/>
        </w:rPr>
        <w:t xml:space="preserve"> </w:t>
      </w:r>
      <w:r>
        <w:rPr>
          <w:spacing w:val="-2"/>
        </w:rPr>
        <w:t>were</w:t>
      </w:r>
      <w:r>
        <w:rPr>
          <w:spacing w:val="-5"/>
        </w:rPr>
        <w:t xml:space="preserve"> </w:t>
      </w:r>
      <w:r>
        <w:rPr>
          <w:spacing w:val="-2"/>
        </w:rPr>
        <w:t>used</w:t>
      </w:r>
      <w:r>
        <w:rPr>
          <w:spacing w:val="-5"/>
        </w:rPr>
        <w:t xml:space="preserve"> </w:t>
      </w:r>
      <w:r>
        <w:rPr>
          <w:spacing w:val="-2"/>
        </w:rPr>
        <w:t>to</w:t>
      </w:r>
      <w:r>
        <w:rPr>
          <w:spacing w:val="-6"/>
        </w:rPr>
        <w:t xml:space="preserve"> </w:t>
      </w:r>
      <w:r>
        <w:rPr>
          <w:spacing w:val="-2"/>
        </w:rPr>
        <w:t>detect</w:t>
      </w:r>
      <w:r>
        <w:rPr>
          <w:spacing w:val="-5"/>
        </w:rPr>
        <w:t xml:space="preserve"> </w:t>
      </w:r>
      <w:r>
        <w:rPr>
          <w:spacing w:val="-2"/>
        </w:rPr>
        <w:t>objects,</w:t>
      </w:r>
      <w:r>
        <w:rPr>
          <w:spacing w:val="-5"/>
        </w:rPr>
        <w:t xml:space="preserve"> </w:t>
      </w:r>
      <w:r>
        <w:rPr>
          <w:spacing w:val="-2"/>
        </w:rPr>
        <w:t>and</w:t>
      </w:r>
      <w:r>
        <w:rPr>
          <w:spacing w:val="-5"/>
        </w:rPr>
        <w:t xml:space="preserve"> </w:t>
      </w:r>
      <w:r>
        <w:rPr>
          <w:spacing w:val="-2"/>
        </w:rPr>
        <w:t>two</w:t>
      </w:r>
      <w:r>
        <w:rPr>
          <w:spacing w:val="-4"/>
        </w:rPr>
        <w:t xml:space="preserve"> </w:t>
      </w:r>
      <w:r>
        <w:rPr>
          <w:spacing w:val="-2"/>
        </w:rPr>
        <w:t>chest</w:t>
      </w:r>
      <w:r>
        <w:rPr>
          <w:spacing w:val="-5"/>
        </w:rPr>
        <w:t xml:space="preserve"> </w:t>
      </w:r>
      <w:r>
        <w:rPr>
          <w:spacing w:val="-2"/>
        </w:rPr>
        <w:t>X-ray</w:t>
      </w:r>
      <w:r>
        <w:rPr>
          <w:spacing w:val="-5"/>
        </w:rPr>
        <w:t xml:space="preserve"> </w:t>
      </w:r>
      <w:r>
        <w:rPr>
          <w:spacing w:val="-2"/>
        </w:rPr>
        <w:t>datasets</w:t>
      </w:r>
      <w:r>
        <w:rPr>
          <w:spacing w:val="-5"/>
        </w:rPr>
        <w:t xml:space="preserve"> </w:t>
      </w:r>
      <w:r>
        <w:rPr>
          <w:spacing w:val="-2"/>
        </w:rPr>
        <w:t>were</w:t>
      </w:r>
      <w:r>
        <w:rPr>
          <w:spacing w:val="-5"/>
        </w:rPr>
        <w:t xml:space="preserve"> </w:t>
      </w:r>
      <w:r>
        <w:rPr>
          <w:spacing w:val="-2"/>
        </w:rPr>
        <w:t>analyzed. It</w:t>
      </w:r>
      <w:r>
        <w:rPr>
          <w:spacing w:val="-4"/>
        </w:rPr>
        <w:t xml:space="preserve"> </w:t>
      </w:r>
      <w:r>
        <w:rPr>
          <w:spacing w:val="-2"/>
        </w:rPr>
        <w:t>consists</w:t>
      </w:r>
      <w:r>
        <w:rPr>
          <w:spacing w:val="-4"/>
        </w:rPr>
        <w:t xml:space="preserve"> </w:t>
      </w:r>
      <w:r>
        <w:rPr>
          <w:spacing w:val="-2"/>
        </w:rPr>
        <w:t>of</w:t>
      </w:r>
      <w:r>
        <w:rPr>
          <w:spacing w:val="-4"/>
        </w:rPr>
        <w:t xml:space="preserve"> </w:t>
      </w:r>
      <w:r>
        <w:rPr>
          <w:spacing w:val="-2"/>
        </w:rPr>
        <w:t>normal,</w:t>
      </w:r>
      <w:r>
        <w:rPr>
          <w:spacing w:val="-4"/>
        </w:rPr>
        <w:t xml:space="preserve"> </w:t>
      </w:r>
      <w:r>
        <w:rPr>
          <w:spacing w:val="-2"/>
        </w:rPr>
        <w:t>COVID-19,</w:t>
      </w:r>
      <w:r>
        <w:rPr>
          <w:spacing w:val="-5"/>
        </w:rPr>
        <w:t xml:space="preserve"> </w:t>
      </w:r>
      <w:r>
        <w:rPr>
          <w:spacing w:val="-2"/>
        </w:rPr>
        <w:t>and</w:t>
      </w:r>
      <w:r>
        <w:rPr>
          <w:spacing w:val="-3"/>
        </w:rPr>
        <w:t xml:space="preserve"> </w:t>
      </w:r>
      <w:r>
        <w:rPr>
          <w:spacing w:val="-2"/>
        </w:rPr>
        <w:t>Pneumonia</w:t>
      </w:r>
      <w:r>
        <w:rPr>
          <w:spacing w:val="-5"/>
        </w:rPr>
        <w:t xml:space="preserve"> </w:t>
      </w:r>
      <w:r>
        <w:rPr>
          <w:spacing w:val="-2"/>
        </w:rPr>
        <w:t>patients</w:t>
      </w:r>
      <w:r>
        <w:rPr>
          <w:rFonts w:ascii="Arial" w:hAnsi="Arial"/>
          <w:spacing w:val="-2"/>
        </w:rPr>
        <w:t>’</w:t>
      </w:r>
      <w:r>
        <w:rPr>
          <w:rFonts w:ascii="Arial" w:hAnsi="Arial"/>
          <w:spacing w:val="-10"/>
        </w:rPr>
        <w:t xml:space="preserve"> </w:t>
      </w:r>
      <w:r>
        <w:rPr>
          <w:spacing w:val="-2"/>
        </w:rPr>
        <w:t>chest</w:t>
      </w:r>
      <w:r>
        <w:rPr>
          <w:spacing w:val="-4"/>
        </w:rPr>
        <w:t xml:space="preserve"> </w:t>
      </w:r>
      <w:r>
        <w:rPr>
          <w:spacing w:val="-2"/>
        </w:rPr>
        <w:t>X-ray</w:t>
      </w:r>
      <w:r>
        <w:rPr>
          <w:spacing w:val="-4"/>
        </w:rPr>
        <w:t xml:space="preserve"> </w:t>
      </w:r>
      <w:r>
        <w:rPr>
          <w:spacing w:val="-2"/>
        </w:rPr>
        <w:t>samples</w:t>
      </w:r>
      <w:r>
        <w:rPr>
          <w:spacing w:val="-4"/>
        </w:rPr>
        <w:t xml:space="preserve"> </w:t>
      </w:r>
      <w:r>
        <w:rPr>
          <w:spacing w:val="-2"/>
        </w:rPr>
        <w:t>[</w:t>
      </w:r>
      <w:hyperlink w:anchor="_bookmark37" w:history="1">
        <w:r>
          <w:rPr>
            <w:color w:val="008CC0"/>
            <w:spacing w:val="-2"/>
          </w:rPr>
          <w:t>17</w:t>
        </w:r>
      </w:hyperlink>
      <w:r>
        <w:rPr>
          <w:spacing w:val="-2"/>
        </w:rPr>
        <w:t>].</w:t>
      </w:r>
      <w:r>
        <w:rPr>
          <w:spacing w:val="-3"/>
        </w:rPr>
        <w:t xml:space="preserve"> </w:t>
      </w:r>
      <w:r>
        <w:rPr>
          <w:spacing w:val="-2"/>
        </w:rPr>
        <w:t>The</w:t>
      </w:r>
      <w:r>
        <w:rPr>
          <w:spacing w:val="-5"/>
        </w:rPr>
        <w:t xml:space="preserve"> </w:t>
      </w:r>
      <w:r>
        <w:rPr>
          <w:spacing w:val="-2"/>
        </w:rPr>
        <w:t>second</w:t>
      </w:r>
      <w:r>
        <w:rPr>
          <w:spacing w:val="-4"/>
        </w:rPr>
        <w:t xml:space="preserve"> </w:t>
      </w:r>
      <w:r>
        <w:rPr>
          <w:spacing w:val="-2"/>
        </w:rPr>
        <w:t>dataset</w:t>
      </w:r>
      <w:r>
        <w:rPr>
          <w:spacing w:val="-5"/>
        </w:rPr>
        <w:t xml:space="preserve"> </w:t>
      </w:r>
      <w:r>
        <w:rPr>
          <w:spacing w:val="-2"/>
        </w:rPr>
        <w:t xml:space="preserve">can </w:t>
      </w:r>
      <w:r>
        <w:t>be accessed from the Github repository [</w:t>
      </w:r>
      <w:hyperlink w:anchor="_bookmark38" w:history="1">
        <w:r>
          <w:rPr>
            <w:color w:val="008CC0"/>
          </w:rPr>
          <w:t>18</w:t>
        </w:r>
      </w:hyperlink>
      <w:r>
        <w:t>]. The other one was downloaded from Kaggle. That dataset basically contains images in three categories: normal, bacterial pneumonia, and viral pneumonia. It has around six thousand images, which are pretty big, so we separated 196 random images of type normal. In order to train a classiﬁer, we need positive and negative samples. Women, men, and children of different ages,</w:t>
      </w:r>
      <w:r>
        <w:rPr>
          <w:spacing w:val="26"/>
        </w:rPr>
        <w:t xml:space="preserve"> </w:t>
      </w:r>
      <w:r>
        <w:t>patients</w:t>
      </w:r>
      <w:r>
        <w:rPr>
          <w:rFonts w:ascii="Arial" w:hAnsi="Arial"/>
        </w:rPr>
        <w:t>’</w:t>
      </w:r>
      <w:r>
        <w:rPr>
          <w:rFonts w:ascii="Arial" w:hAnsi="Arial"/>
          <w:spacing w:val="20"/>
        </w:rPr>
        <w:t xml:space="preserve"> </w:t>
      </w:r>
      <w:r>
        <w:t>chest</w:t>
      </w:r>
      <w:r>
        <w:rPr>
          <w:spacing w:val="26"/>
        </w:rPr>
        <w:t xml:space="preserve"> </w:t>
      </w:r>
      <w:r>
        <w:t>X-ray</w:t>
      </w:r>
      <w:r>
        <w:rPr>
          <w:spacing w:val="26"/>
        </w:rPr>
        <w:t xml:space="preserve"> </w:t>
      </w:r>
      <w:r>
        <w:t>image</w:t>
      </w:r>
      <w:r>
        <w:rPr>
          <w:spacing w:val="26"/>
        </w:rPr>
        <w:t xml:space="preserve"> </w:t>
      </w:r>
      <w:r>
        <w:t>collections</w:t>
      </w:r>
      <w:r>
        <w:rPr>
          <w:spacing w:val="26"/>
        </w:rPr>
        <w:t xml:space="preserve"> </w:t>
      </w:r>
      <w:r>
        <w:t>and</w:t>
      </w:r>
      <w:r>
        <w:rPr>
          <w:spacing w:val="26"/>
        </w:rPr>
        <w:t xml:space="preserve"> </w:t>
      </w:r>
      <w:r>
        <w:t>other</w:t>
      </w:r>
      <w:r>
        <w:rPr>
          <w:spacing w:val="26"/>
        </w:rPr>
        <w:t xml:space="preserve"> </w:t>
      </w:r>
      <w:r>
        <w:t>information</w:t>
      </w:r>
      <w:r>
        <w:rPr>
          <w:spacing w:val="26"/>
        </w:rPr>
        <w:t xml:space="preserve"> </w:t>
      </w:r>
      <w:r>
        <w:t>were</w:t>
      </w:r>
      <w:r>
        <w:rPr>
          <w:spacing w:val="27"/>
        </w:rPr>
        <w:t xml:space="preserve"> </w:t>
      </w:r>
      <w:r>
        <w:t>present</w:t>
      </w:r>
      <w:r>
        <w:rPr>
          <w:spacing w:val="26"/>
        </w:rPr>
        <w:t xml:space="preserve"> </w:t>
      </w:r>
      <w:r>
        <w:t>in</w:t>
      </w:r>
      <w:r>
        <w:rPr>
          <w:spacing w:val="26"/>
        </w:rPr>
        <w:t xml:space="preserve"> </w:t>
      </w:r>
      <w:r>
        <w:t>the</w:t>
      </w:r>
      <w:r>
        <w:rPr>
          <w:spacing w:val="26"/>
        </w:rPr>
        <w:t xml:space="preserve"> </w:t>
      </w:r>
      <w:r>
        <w:t>GitHub</w:t>
      </w:r>
      <w:r>
        <w:rPr>
          <w:spacing w:val="26"/>
        </w:rPr>
        <w:t xml:space="preserve"> </w:t>
      </w:r>
      <w:r>
        <w:t>folder.</w:t>
      </w:r>
    </w:p>
    <w:p w14:paraId="4A0F1BC7" w14:textId="77777777" w:rsidR="00155260" w:rsidRDefault="00155260">
      <w:pPr>
        <w:spacing w:line="244" w:lineRule="auto"/>
        <w:jc w:val="both"/>
        <w:sectPr w:rsidR="00155260">
          <w:pgSz w:w="12240" w:h="15840"/>
          <w:pgMar w:top="1600" w:right="500" w:bottom="280" w:left="680" w:header="1410" w:footer="0" w:gutter="0"/>
          <w:cols w:space="720"/>
        </w:sectPr>
      </w:pPr>
    </w:p>
    <w:p w14:paraId="40A98B2B" w14:textId="77777777" w:rsidR="00155260" w:rsidRDefault="00155260">
      <w:pPr>
        <w:pStyle w:val="BodyText"/>
        <w:spacing w:before="8"/>
        <w:rPr>
          <w:sz w:val="27"/>
        </w:rPr>
      </w:pPr>
    </w:p>
    <w:p w14:paraId="434CBD59" w14:textId="77777777" w:rsidR="00155260" w:rsidRDefault="00F00BF3">
      <w:pPr>
        <w:pStyle w:val="BodyText"/>
        <w:spacing w:before="89" w:line="244" w:lineRule="auto"/>
        <w:ind w:left="760" w:right="934"/>
        <w:jc w:val="both"/>
      </w:pPr>
      <w:r>
        <w:rPr>
          <w:spacing w:val="-2"/>
        </w:rPr>
        <w:t>The</w:t>
      </w:r>
      <w:r>
        <w:rPr>
          <w:spacing w:val="-7"/>
        </w:rPr>
        <w:t xml:space="preserve"> </w:t>
      </w:r>
      <w:r>
        <w:rPr>
          <w:spacing w:val="-2"/>
        </w:rPr>
        <w:t>ﬁrst</w:t>
      </w:r>
      <w:r>
        <w:rPr>
          <w:spacing w:val="-7"/>
        </w:rPr>
        <w:t xml:space="preserve"> </w:t>
      </w:r>
      <w:r>
        <w:rPr>
          <w:spacing w:val="-2"/>
        </w:rPr>
        <w:t>dataset</w:t>
      </w:r>
      <w:r>
        <w:rPr>
          <w:spacing w:val="-7"/>
        </w:rPr>
        <w:t xml:space="preserve"> </w:t>
      </w:r>
      <w:r>
        <w:rPr>
          <w:spacing w:val="-2"/>
        </w:rPr>
        <w:t>contains</w:t>
      </w:r>
      <w:r>
        <w:rPr>
          <w:spacing w:val="-6"/>
        </w:rPr>
        <w:t xml:space="preserve"> </w:t>
      </w:r>
      <w:r>
        <w:rPr>
          <w:spacing w:val="-2"/>
        </w:rPr>
        <w:t>a</w:t>
      </w:r>
      <w:r>
        <w:rPr>
          <w:spacing w:val="-6"/>
        </w:rPr>
        <w:t xml:space="preserve"> </w:t>
      </w:r>
      <w:r>
        <w:rPr>
          <w:spacing w:val="-2"/>
        </w:rPr>
        <w:t>total</w:t>
      </w:r>
      <w:r>
        <w:rPr>
          <w:spacing w:val="-6"/>
        </w:rPr>
        <w:t xml:space="preserve"> </w:t>
      </w:r>
      <w:r>
        <w:rPr>
          <w:spacing w:val="-2"/>
        </w:rPr>
        <w:t>of</w:t>
      </w:r>
      <w:r>
        <w:rPr>
          <w:spacing w:val="-7"/>
        </w:rPr>
        <w:t xml:space="preserve"> </w:t>
      </w:r>
      <w:r>
        <w:rPr>
          <w:spacing w:val="-2"/>
        </w:rPr>
        <w:t>392</w:t>
      </w:r>
      <w:r>
        <w:rPr>
          <w:spacing w:val="-7"/>
        </w:rPr>
        <w:t xml:space="preserve"> </w:t>
      </w:r>
      <w:r>
        <w:rPr>
          <w:spacing w:val="-2"/>
        </w:rPr>
        <w:t>images</w:t>
      </w:r>
      <w:r>
        <w:rPr>
          <w:spacing w:val="-6"/>
        </w:rPr>
        <w:t xml:space="preserve"> </w:t>
      </w:r>
      <w:r>
        <w:rPr>
          <w:spacing w:val="-2"/>
        </w:rPr>
        <w:t>containing</w:t>
      </w:r>
      <w:r>
        <w:rPr>
          <w:spacing w:val="-6"/>
        </w:rPr>
        <w:t xml:space="preserve"> </w:t>
      </w:r>
      <w:r>
        <w:rPr>
          <w:spacing w:val="-2"/>
        </w:rPr>
        <w:t>normal</w:t>
      </w:r>
      <w:r>
        <w:rPr>
          <w:spacing w:val="-7"/>
        </w:rPr>
        <w:t xml:space="preserve"> </w:t>
      </w:r>
      <w:r>
        <w:rPr>
          <w:spacing w:val="-2"/>
        </w:rPr>
        <w:t>and</w:t>
      </w:r>
      <w:r>
        <w:rPr>
          <w:spacing w:val="-7"/>
        </w:rPr>
        <w:t xml:space="preserve"> </w:t>
      </w:r>
      <w:r>
        <w:rPr>
          <w:spacing w:val="-2"/>
        </w:rPr>
        <w:t>covid</w:t>
      </w:r>
      <w:r>
        <w:rPr>
          <w:spacing w:val="-7"/>
        </w:rPr>
        <w:t xml:space="preserve"> </w:t>
      </w:r>
      <w:r>
        <w:rPr>
          <w:spacing w:val="-2"/>
        </w:rPr>
        <w:t>samples.</w:t>
      </w:r>
      <w:r>
        <w:rPr>
          <w:spacing w:val="-7"/>
        </w:rPr>
        <w:t xml:space="preserve"> </w:t>
      </w:r>
      <w:r>
        <w:rPr>
          <w:spacing w:val="-2"/>
        </w:rPr>
        <w:t>196</w:t>
      </w:r>
      <w:r>
        <w:rPr>
          <w:spacing w:val="-7"/>
        </w:rPr>
        <w:t xml:space="preserve"> </w:t>
      </w:r>
      <w:r>
        <w:rPr>
          <w:spacing w:val="-2"/>
        </w:rPr>
        <w:t>images</w:t>
      </w:r>
      <w:r>
        <w:rPr>
          <w:spacing w:val="-6"/>
        </w:rPr>
        <w:t xml:space="preserve"> </w:t>
      </w:r>
      <w:r>
        <w:rPr>
          <w:spacing w:val="-2"/>
        </w:rPr>
        <w:t>were</w:t>
      </w:r>
      <w:r>
        <w:rPr>
          <w:spacing w:val="-7"/>
        </w:rPr>
        <w:t xml:space="preserve"> </w:t>
      </w:r>
      <w:r>
        <w:rPr>
          <w:spacing w:val="-2"/>
        </w:rPr>
        <w:t>found and</w:t>
      </w:r>
      <w:r>
        <w:rPr>
          <w:spacing w:val="-11"/>
        </w:rPr>
        <w:t xml:space="preserve"> </w:t>
      </w:r>
      <w:r>
        <w:rPr>
          <w:spacing w:val="-2"/>
        </w:rPr>
        <w:t>extracted</w:t>
      </w:r>
      <w:r>
        <w:rPr>
          <w:spacing w:val="-11"/>
        </w:rPr>
        <w:t xml:space="preserve"> </w:t>
      </w:r>
      <w:r>
        <w:rPr>
          <w:spacing w:val="-2"/>
        </w:rPr>
        <w:t>as</w:t>
      </w:r>
      <w:r>
        <w:rPr>
          <w:spacing w:val="-11"/>
        </w:rPr>
        <w:t xml:space="preserve"> </w:t>
      </w:r>
      <w:r>
        <w:rPr>
          <w:spacing w:val="-2"/>
        </w:rPr>
        <w:t>COVID-19.</w:t>
      </w:r>
      <w:r>
        <w:rPr>
          <w:spacing w:val="-11"/>
        </w:rPr>
        <w:t xml:space="preserve"> </w:t>
      </w:r>
      <w:r>
        <w:rPr>
          <w:spacing w:val="-2"/>
        </w:rPr>
        <w:t>Some</w:t>
      </w:r>
      <w:r>
        <w:rPr>
          <w:spacing w:val="-11"/>
        </w:rPr>
        <w:t xml:space="preserve"> </w:t>
      </w:r>
      <w:r>
        <w:rPr>
          <w:spacing w:val="-2"/>
        </w:rPr>
        <w:t>of</w:t>
      </w:r>
      <w:r>
        <w:rPr>
          <w:spacing w:val="-11"/>
        </w:rPr>
        <w:t xml:space="preserve"> </w:t>
      </w:r>
      <w:r>
        <w:rPr>
          <w:spacing w:val="-2"/>
        </w:rPr>
        <w:t>the</w:t>
      </w:r>
      <w:r>
        <w:rPr>
          <w:spacing w:val="-10"/>
        </w:rPr>
        <w:t xml:space="preserve"> </w:t>
      </w:r>
      <w:r>
        <w:rPr>
          <w:spacing w:val="-2"/>
        </w:rPr>
        <w:t>X-rays</w:t>
      </w:r>
      <w:r>
        <w:rPr>
          <w:spacing w:val="-11"/>
        </w:rPr>
        <w:t xml:space="preserve"> </w:t>
      </w:r>
      <w:r>
        <w:rPr>
          <w:spacing w:val="-2"/>
        </w:rPr>
        <w:t>have</w:t>
      </w:r>
      <w:r>
        <w:rPr>
          <w:spacing w:val="-12"/>
        </w:rPr>
        <w:t xml:space="preserve"> </w:t>
      </w:r>
      <w:r>
        <w:rPr>
          <w:spacing w:val="-2"/>
        </w:rPr>
        <w:t>a</w:t>
      </w:r>
      <w:r>
        <w:rPr>
          <w:spacing w:val="-11"/>
        </w:rPr>
        <w:t xml:space="preserve"> </w:t>
      </w:r>
      <w:r>
        <w:rPr>
          <w:spacing w:val="-2"/>
        </w:rPr>
        <w:t>front</w:t>
      </w:r>
      <w:r>
        <w:rPr>
          <w:spacing w:val="-11"/>
        </w:rPr>
        <w:t xml:space="preserve"> </w:t>
      </w:r>
      <w:r>
        <w:rPr>
          <w:spacing w:val="-2"/>
        </w:rPr>
        <w:t>view,</w:t>
      </w:r>
      <w:r>
        <w:rPr>
          <w:spacing w:val="-11"/>
        </w:rPr>
        <w:t xml:space="preserve"> </w:t>
      </w:r>
      <w:r>
        <w:rPr>
          <w:spacing w:val="-2"/>
        </w:rPr>
        <w:t>and</w:t>
      </w:r>
      <w:r>
        <w:rPr>
          <w:spacing w:val="-12"/>
        </w:rPr>
        <w:t xml:space="preserve"> </w:t>
      </w:r>
      <w:r>
        <w:rPr>
          <w:spacing w:val="-2"/>
        </w:rPr>
        <w:t>some</w:t>
      </w:r>
      <w:r>
        <w:rPr>
          <w:spacing w:val="-11"/>
        </w:rPr>
        <w:t xml:space="preserve"> </w:t>
      </w:r>
      <w:r>
        <w:rPr>
          <w:spacing w:val="-2"/>
        </w:rPr>
        <w:t>of</w:t>
      </w:r>
      <w:r>
        <w:rPr>
          <w:spacing w:val="-11"/>
        </w:rPr>
        <w:t xml:space="preserve"> </w:t>
      </w:r>
      <w:r>
        <w:rPr>
          <w:spacing w:val="-2"/>
        </w:rPr>
        <w:t>the</w:t>
      </w:r>
      <w:r>
        <w:rPr>
          <w:spacing w:val="-10"/>
        </w:rPr>
        <w:t xml:space="preserve"> </w:t>
      </w:r>
      <w:r>
        <w:rPr>
          <w:spacing w:val="-2"/>
        </w:rPr>
        <w:t>X-rays</w:t>
      </w:r>
      <w:r>
        <w:rPr>
          <w:spacing w:val="-11"/>
        </w:rPr>
        <w:t xml:space="preserve"> </w:t>
      </w:r>
      <w:r>
        <w:rPr>
          <w:spacing w:val="-2"/>
        </w:rPr>
        <w:t>have</w:t>
      </w:r>
      <w:r>
        <w:rPr>
          <w:spacing w:val="-12"/>
        </w:rPr>
        <w:t xml:space="preserve"> </w:t>
      </w:r>
      <w:r>
        <w:rPr>
          <w:spacing w:val="-2"/>
        </w:rPr>
        <w:t>a</w:t>
      </w:r>
      <w:r>
        <w:rPr>
          <w:spacing w:val="-11"/>
        </w:rPr>
        <w:t xml:space="preserve"> </w:t>
      </w:r>
      <w:r>
        <w:rPr>
          <w:spacing w:val="-2"/>
        </w:rPr>
        <w:t>top</w:t>
      </w:r>
      <w:r>
        <w:rPr>
          <w:spacing w:val="-12"/>
        </w:rPr>
        <w:t xml:space="preserve"> </w:t>
      </w:r>
      <w:r>
        <w:rPr>
          <w:spacing w:val="-2"/>
        </w:rPr>
        <w:t>view</w:t>
      </w:r>
      <w:r>
        <w:rPr>
          <w:spacing w:val="-10"/>
        </w:rPr>
        <w:t xml:space="preserve"> </w:t>
      </w:r>
      <w:r>
        <w:rPr>
          <w:spacing w:val="-2"/>
        </w:rPr>
        <w:t xml:space="preserve">or </w:t>
      </w:r>
      <w:r>
        <w:t>side</w:t>
      </w:r>
      <w:r>
        <w:rPr>
          <w:spacing w:val="20"/>
        </w:rPr>
        <w:t xml:space="preserve"> </w:t>
      </w:r>
      <w:r>
        <w:t>view.</w:t>
      </w:r>
      <w:r>
        <w:rPr>
          <w:spacing w:val="20"/>
        </w:rPr>
        <w:t xml:space="preserve"> </w:t>
      </w:r>
      <w:r>
        <w:t>As</w:t>
      </w:r>
      <w:r>
        <w:rPr>
          <w:spacing w:val="20"/>
        </w:rPr>
        <w:t xml:space="preserve"> </w:t>
      </w:r>
      <w:r>
        <w:t>we</w:t>
      </w:r>
      <w:r>
        <w:rPr>
          <w:spacing w:val="20"/>
        </w:rPr>
        <w:t xml:space="preserve"> </w:t>
      </w:r>
      <w:r>
        <w:t>needed</w:t>
      </w:r>
      <w:r>
        <w:rPr>
          <w:spacing w:val="20"/>
        </w:rPr>
        <w:t xml:space="preserve"> </w:t>
      </w:r>
      <w:r>
        <w:t>only</w:t>
      </w:r>
      <w:r>
        <w:rPr>
          <w:spacing w:val="20"/>
        </w:rPr>
        <w:t xml:space="preserve"> </w:t>
      </w:r>
      <w:r>
        <w:t>the</w:t>
      </w:r>
      <w:r>
        <w:rPr>
          <w:spacing w:val="20"/>
        </w:rPr>
        <w:t xml:space="preserve"> </w:t>
      </w:r>
      <w:r>
        <w:t>front view</w:t>
      </w:r>
      <w:r>
        <w:rPr>
          <w:spacing w:val="20"/>
        </w:rPr>
        <w:t xml:space="preserve"> </w:t>
      </w:r>
      <w:r>
        <w:t>of</w:t>
      </w:r>
      <w:r>
        <w:rPr>
          <w:spacing w:val="21"/>
        </w:rPr>
        <w:t xml:space="preserve"> </w:t>
      </w:r>
      <w:r>
        <w:t>X-ray</w:t>
      </w:r>
      <w:r>
        <w:rPr>
          <w:spacing w:val="20"/>
        </w:rPr>
        <w:t xml:space="preserve"> </w:t>
      </w:r>
      <w:r>
        <w:t>images,</w:t>
      </w:r>
      <w:r>
        <w:rPr>
          <w:spacing w:val="20"/>
        </w:rPr>
        <w:t xml:space="preserve"> </w:t>
      </w:r>
      <w:r>
        <w:t>we</w:t>
      </w:r>
      <w:r>
        <w:rPr>
          <w:spacing w:val="20"/>
        </w:rPr>
        <w:t xml:space="preserve"> </w:t>
      </w:r>
      <w:r>
        <w:t>separated</w:t>
      </w:r>
      <w:r>
        <w:rPr>
          <w:spacing w:val="21"/>
        </w:rPr>
        <w:t xml:space="preserve"> </w:t>
      </w:r>
      <w:r>
        <w:t>them and</w:t>
      </w:r>
      <w:r>
        <w:rPr>
          <w:spacing w:val="21"/>
        </w:rPr>
        <w:t xml:space="preserve"> </w:t>
      </w:r>
      <w:r>
        <w:t>found</w:t>
      </w:r>
      <w:r>
        <w:rPr>
          <w:spacing w:val="20"/>
        </w:rPr>
        <w:t xml:space="preserve"> </w:t>
      </w:r>
      <w:r>
        <w:t>a</w:t>
      </w:r>
      <w:r>
        <w:rPr>
          <w:spacing w:val="20"/>
        </w:rPr>
        <w:t xml:space="preserve"> </w:t>
      </w:r>
      <w:r>
        <w:t>total</w:t>
      </w:r>
      <w:r>
        <w:rPr>
          <w:spacing w:val="21"/>
        </w:rPr>
        <w:t xml:space="preserve"> </w:t>
      </w:r>
      <w:r>
        <w:t xml:space="preserve">of </w:t>
      </w:r>
      <w:r>
        <w:rPr>
          <w:spacing w:val="-2"/>
        </w:rPr>
        <w:t>196</w:t>
      </w:r>
      <w:r>
        <w:rPr>
          <w:spacing w:val="-6"/>
        </w:rPr>
        <w:t xml:space="preserve"> </w:t>
      </w:r>
      <w:r>
        <w:rPr>
          <w:spacing w:val="-2"/>
        </w:rPr>
        <w:t>posteroanterior</w:t>
      </w:r>
      <w:r>
        <w:rPr>
          <w:spacing w:val="-5"/>
        </w:rPr>
        <w:t xml:space="preserve"> </w:t>
      </w:r>
      <w:r>
        <w:rPr>
          <w:spacing w:val="-2"/>
        </w:rPr>
        <w:t>(P.A.)</w:t>
      </w:r>
      <w:r>
        <w:rPr>
          <w:spacing w:val="-4"/>
        </w:rPr>
        <w:t xml:space="preserve"> </w:t>
      </w:r>
      <w:r>
        <w:rPr>
          <w:spacing w:val="-2"/>
        </w:rPr>
        <w:t>views</w:t>
      </w:r>
      <w:r>
        <w:rPr>
          <w:spacing w:val="-6"/>
        </w:rPr>
        <w:t xml:space="preserve"> </w:t>
      </w:r>
      <w:r>
        <w:rPr>
          <w:spacing w:val="-2"/>
        </w:rPr>
        <w:t>of</w:t>
      </w:r>
      <w:r>
        <w:rPr>
          <w:spacing w:val="-4"/>
        </w:rPr>
        <w:t xml:space="preserve"> </w:t>
      </w:r>
      <w:r>
        <w:rPr>
          <w:spacing w:val="-2"/>
        </w:rPr>
        <w:t>X-rays.</w:t>
      </w:r>
      <w:r>
        <w:rPr>
          <w:spacing w:val="-6"/>
        </w:rPr>
        <w:t xml:space="preserve"> </w:t>
      </w:r>
      <w:r>
        <w:rPr>
          <w:spacing w:val="-2"/>
        </w:rPr>
        <w:t>So,</w:t>
      </w:r>
      <w:r>
        <w:rPr>
          <w:spacing w:val="-5"/>
        </w:rPr>
        <w:t xml:space="preserve"> </w:t>
      </w:r>
      <w:r>
        <w:rPr>
          <w:spacing w:val="-2"/>
        </w:rPr>
        <w:t>we</w:t>
      </w:r>
      <w:r>
        <w:rPr>
          <w:spacing w:val="-5"/>
        </w:rPr>
        <w:t xml:space="preserve"> </w:t>
      </w:r>
      <w:r>
        <w:rPr>
          <w:spacing w:val="-2"/>
        </w:rPr>
        <w:t>created</w:t>
      </w:r>
      <w:r>
        <w:rPr>
          <w:spacing w:val="-5"/>
        </w:rPr>
        <w:t xml:space="preserve"> </w:t>
      </w:r>
      <w:r>
        <w:rPr>
          <w:spacing w:val="-2"/>
        </w:rPr>
        <w:t>50</w:t>
      </w:r>
      <w:r>
        <w:rPr>
          <w:spacing w:val="-6"/>
        </w:rPr>
        <w:t xml:space="preserve"> </w:t>
      </w:r>
      <w:r>
        <w:rPr>
          <w:spacing w:val="-2"/>
        </w:rPr>
        <w:t>percent</w:t>
      </w:r>
      <w:r>
        <w:rPr>
          <w:spacing w:val="-5"/>
        </w:rPr>
        <w:t xml:space="preserve"> </w:t>
      </w:r>
      <w:r>
        <w:rPr>
          <w:spacing w:val="-2"/>
        </w:rPr>
        <w:t>Covid</w:t>
      </w:r>
      <w:r>
        <w:rPr>
          <w:spacing w:val="-5"/>
        </w:rPr>
        <w:t xml:space="preserve"> </w:t>
      </w:r>
      <w:r>
        <w:rPr>
          <w:spacing w:val="-2"/>
        </w:rPr>
        <w:t>and</w:t>
      </w:r>
      <w:r>
        <w:rPr>
          <w:spacing w:val="-5"/>
        </w:rPr>
        <w:t xml:space="preserve"> </w:t>
      </w:r>
      <w:r>
        <w:rPr>
          <w:spacing w:val="-2"/>
        </w:rPr>
        <w:t>50</w:t>
      </w:r>
      <w:r>
        <w:rPr>
          <w:spacing w:val="-6"/>
        </w:rPr>
        <w:t xml:space="preserve"> </w:t>
      </w:r>
      <w:r>
        <w:rPr>
          <w:spacing w:val="-2"/>
        </w:rPr>
        <w:t>percent</w:t>
      </w:r>
      <w:r>
        <w:rPr>
          <w:spacing w:val="-5"/>
        </w:rPr>
        <w:t xml:space="preserve"> </w:t>
      </w:r>
      <w:r>
        <w:rPr>
          <w:spacing w:val="-2"/>
        </w:rPr>
        <w:t>normal</w:t>
      </w:r>
      <w:r>
        <w:rPr>
          <w:spacing w:val="-6"/>
        </w:rPr>
        <w:t xml:space="preserve"> </w:t>
      </w:r>
      <w:r>
        <w:rPr>
          <w:spacing w:val="-2"/>
        </w:rPr>
        <w:t>samples.</w:t>
      </w:r>
    </w:p>
    <w:p w14:paraId="7208D92B" w14:textId="77777777" w:rsidR="00155260" w:rsidRDefault="00F00BF3">
      <w:pPr>
        <w:pStyle w:val="BodyText"/>
        <w:spacing w:before="84" w:line="244" w:lineRule="auto"/>
        <w:ind w:left="759" w:right="934" w:firstLine="397"/>
        <w:jc w:val="both"/>
      </w:pPr>
      <w:r>
        <w:rPr>
          <w:spacing w:val="-2"/>
        </w:rPr>
        <w:t>The</w:t>
      </w:r>
      <w:r>
        <w:rPr>
          <w:spacing w:val="-9"/>
        </w:rPr>
        <w:t xml:space="preserve"> </w:t>
      </w:r>
      <w:r>
        <w:rPr>
          <w:spacing w:val="-2"/>
        </w:rPr>
        <w:t>dataset</w:t>
      </w:r>
      <w:r>
        <w:rPr>
          <w:spacing w:val="-10"/>
        </w:rPr>
        <w:t xml:space="preserve"> </w:t>
      </w:r>
      <w:r>
        <w:rPr>
          <w:spacing w:val="-2"/>
        </w:rPr>
        <w:t>images,</w:t>
      </w:r>
      <w:r>
        <w:rPr>
          <w:spacing w:val="-9"/>
        </w:rPr>
        <w:t xml:space="preserve"> </w:t>
      </w:r>
      <w:r>
        <w:rPr>
          <w:spacing w:val="-2"/>
        </w:rPr>
        <w:t>which</w:t>
      </w:r>
      <w:r>
        <w:rPr>
          <w:spacing w:val="-10"/>
        </w:rPr>
        <w:t xml:space="preserve"> </w:t>
      </w:r>
      <w:r>
        <w:rPr>
          <w:spacing w:val="-2"/>
        </w:rPr>
        <w:t>are</w:t>
      </w:r>
      <w:r>
        <w:rPr>
          <w:spacing w:val="-9"/>
        </w:rPr>
        <w:t xml:space="preserve"> </w:t>
      </w:r>
      <w:r>
        <w:rPr>
          <w:spacing w:val="-2"/>
        </w:rPr>
        <w:t>divided</w:t>
      </w:r>
      <w:r>
        <w:rPr>
          <w:spacing w:val="-11"/>
        </w:rPr>
        <w:t xml:space="preserve"> </w:t>
      </w:r>
      <w:r>
        <w:rPr>
          <w:spacing w:val="-2"/>
        </w:rPr>
        <w:t>into</w:t>
      </w:r>
      <w:r>
        <w:rPr>
          <w:spacing w:val="-10"/>
        </w:rPr>
        <w:t xml:space="preserve"> </w:t>
      </w:r>
      <w:r>
        <w:rPr>
          <w:spacing w:val="-2"/>
        </w:rPr>
        <w:t>two</w:t>
      </w:r>
      <w:r>
        <w:rPr>
          <w:spacing w:val="-9"/>
        </w:rPr>
        <w:t xml:space="preserve"> </w:t>
      </w:r>
      <w:r>
        <w:rPr>
          <w:spacing w:val="-2"/>
        </w:rPr>
        <w:t>parts.</w:t>
      </w:r>
      <w:r>
        <w:rPr>
          <w:spacing w:val="-11"/>
        </w:rPr>
        <w:t xml:space="preserve"> </w:t>
      </w:r>
      <w:r>
        <w:rPr>
          <w:spacing w:val="-2"/>
        </w:rPr>
        <w:t>Those</w:t>
      </w:r>
      <w:r>
        <w:rPr>
          <w:spacing w:val="-10"/>
        </w:rPr>
        <w:t xml:space="preserve"> </w:t>
      </w:r>
      <w:r>
        <w:rPr>
          <w:spacing w:val="-2"/>
        </w:rPr>
        <w:t>are</w:t>
      </w:r>
      <w:r>
        <w:rPr>
          <w:spacing w:val="-9"/>
        </w:rPr>
        <w:t xml:space="preserve"> </w:t>
      </w:r>
      <w:r>
        <w:rPr>
          <w:spacing w:val="-2"/>
        </w:rPr>
        <w:t>Covid</w:t>
      </w:r>
      <w:r>
        <w:rPr>
          <w:spacing w:val="-10"/>
        </w:rPr>
        <w:t xml:space="preserve"> </w:t>
      </w:r>
      <w:r>
        <w:rPr>
          <w:spacing w:val="-2"/>
        </w:rPr>
        <w:t>positive</w:t>
      </w:r>
      <w:r>
        <w:rPr>
          <w:spacing w:val="-10"/>
        </w:rPr>
        <w:t xml:space="preserve"> </w:t>
      </w:r>
      <w:r>
        <w:rPr>
          <w:spacing w:val="-2"/>
        </w:rPr>
        <w:t>and</w:t>
      </w:r>
      <w:r>
        <w:rPr>
          <w:spacing w:val="-10"/>
        </w:rPr>
        <w:t xml:space="preserve"> </w:t>
      </w:r>
      <w:r>
        <w:rPr>
          <w:spacing w:val="-2"/>
        </w:rPr>
        <w:t>normal</w:t>
      </w:r>
      <w:r>
        <w:rPr>
          <w:spacing w:val="-9"/>
        </w:rPr>
        <w:t xml:space="preserve"> </w:t>
      </w:r>
      <w:r>
        <w:rPr>
          <w:spacing w:val="-2"/>
        </w:rPr>
        <w:t>CXR</w:t>
      </w:r>
      <w:r>
        <w:rPr>
          <w:spacing w:val="-11"/>
        </w:rPr>
        <w:t xml:space="preserve"> </w:t>
      </w:r>
      <w:r>
        <w:rPr>
          <w:spacing w:val="-2"/>
        </w:rPr>
        <w:t>images. The</w:t>
      </w:r>
      <w:r>
        <w:rPr>
          <w:spacing w:val="-10"/>
        </w:rPr>
        <w:t xml:space="preserve"> </w:t>
      </w:r>
      <w:r>
        <w:rPr>
          <w:spacing w:val="-2"/>
        </w:rPr>
        <w:t>images</w:t>
      </w:r>
      <w:r>
        <w:rPr>
          <w:spacing w:val="-10"/>
        </w:rPr>
        <w:t xml:space="preserve"> </w:t>
      </w:r>
      <w:r>
        <w:rPr>
          <w:spacing w:val="-2"/>
        </w:rPr>
        <w:t>are</w:t>
      </w:r>
      <w:r>
        <w:rPr>
          <w:spacing w:val="-10"/>
        </w:rPr>
        <w:t xml:space="preserve"> </w:t>
      </w:r>
      <w:r>
        <w:rPr>
          <w:spacing w:val="-2"/>
        </w:rPr>
        <w:t>then</w:t>
      </w:r>
      <w:r>
        <w:rPr>
          <w:spacing w:val="-10"/>
        </w:rPr>
        <w:t xml:space="preserve"> </w:t>
      </w:r>
      <w:r>
        <w:rPr>
          <w:spacing w:val="-2"/>
        </w:rPr>
        <w:t>converted</w:t>
      </w:r>
      <w:r>
        <w:rPr>
          <w:spacing w:val="-11"/>
        </w:rPr>
        <w:t xml:space="preserve"> </w:t>
      </w:r>
      <w:r>
        <w:rPr>
          <w:spacing w:val="-2"/>
        </w:rPr>
        <w:t>into</w:t>
      </w:r>
      <w:r>
        <w:rPr>
          <w:spacing w:val="-11"/>
        </w:rPr>
        <w:t xml:space="preserve"> </w:t>
      </w:r>
      <w:r>
        <w:rPr>
          <w:spacing w:val="-2"/>
        </w:rPr>
        <w:t>(224,224)</w:t>
      </w:r>
      <w:r>
        <w:rPr>
          <w:spacing w:val="-11"/>
        </w:rPr>
        <w:t xml:space="preserve"> </w:t>
      </w:r>
      <w:r>
        <w:rPr>
          <w:spacing w:val="-2"/>
        </w:rPr>
        <w:t>forms</w:t>
      </w:r>
      <w:r>
        <w:rPr>
          <w:spacing w:val="-10"/>
        </w:rPr>
        <w:t xml:space="preserve"> </w:t>
      </w:r>
      <w:r>
        <w:rPr>
          <w:spacing w:val="-2"/>
        </w:rPr>
        <w:t>and</w:t>
      </w:r>
      <w:r>
        <w:rPr>
          <w:spacing w:val="-11"/>
        </w:rPr>
        <w:t xml:space="preserve"> </w:t>
      </w:r>
      <w:r>
        <w:rPr>
          <w:spacing w:val="-2"/>
        </w:rPr>
        <w:t>normalized.</w:t>
      </w:r>
      <w:r>
        <w:rPr>
          <w:spacing w:val="-10"/>
        </w:rPr>
        <w:t xml:space="preserve"> </w:t>
      </w:r>
      <w:r>
        <w:rPr>
          <w:spacing w:val="-2"/>
        </w:rPr>
        <w:t>At</w:t>
      </w:r>
      <w:r>
        <w:rPr>
          <w:spacing w:val="-10"/>
        </w:rPr>
        <w:t xml:space="preserve"> </w:t>
      </w:r>
      <w:r>
        <w:rPr>
          <w:spacing w:val="-2"/>
        </w:rPr>
        <w:t>that</w:t>
      </w:r>
      <w:r>
        <w:rPr>
          <w:spacing w:val="-10"/>
        </w:rPr>
        <w:t xml:space="preserve"> </w:t>
      </w:r>
      <w:r>
        <w:rPr>
          <w:spacing w:val="-2"/>
        </w:rPr>
        <w:t>point,</w:t>
      </w:r>
      <w:r>
        <w:rPr>
          <w:spacing w:val="-11"/>
        </w:rPr>
        <w:t xml:space="preserve"> </w:t>
      </w:r>
      <w:r>
        <w:rPr>
          <w:spacing w:val="-2"/>
        </w:rPr>
        <w:t>the</w:t>
      </w:r>
      <w:r>
        <w:rPr>
          <w:spacing w:val="-9"/>
        </w:rPr>
        <w:t xml:space="preserve"> </w:t>
      </w:r>
      <w:r>
        <w:rPr>
          <w:spacing w:val="-2"/>
        </w:rPr>
        <w:t>pictures</w:t>
      </w:r>
      <w:r>
        <w:rPr>
          <w:spacing w:val="-11"/>
        </w:rPr>
        <w:t xml:space="preserve"> </w:t>
      </w:r>
      <w:r>
        <w:rPr>
          <w:spacing w:val="-2"/>
        </w:rPr>
        <w:t>are</w:t>
      </w:r>
      <w:r>
        <w:rPr>
          <w:spacing w:val="-10"/>
        </w:rPr>
        <w:t xml:space="preserve"> </w:t>
      </w:r>
      <w:r>
        <w:rPr>
          <w:spacing w:val="-2"/>
        </w:rPr>
        <w:t>rearranged and</w:t>
      </w:r>
      <w:r>
        <w:rPr>
          <w:spacing w:val="-10"/>
        </w:rPr>
        <w:t xml:space="preserve"> </w:t>
      </w:r>
      <w:r>
        <w:rPr>
          <w:spacing w:val="-2"/>
        </w:rPr>
        <w:t>split</w:t>
      </w:r>
      <w:r>
        <w:rPr>
          <w:spacing w:val="-11"/>
        </w:rPr>
        <w:t xml:space="preserve"> </w:t>
      </w:r>
      <w:r>
        <w:rPr>
          <w:spacing w:val="-2"/>
        </w:rPr>
        <w:t>into</w:t>
      </w:r>
      <w:r>
        <w:rPr>
          <w:spacing w:val="-10"/>
        </w:rPr>
        <w:t xml:space="preserve"> </w:t>
      </w:r>
      <w:r>
        <w:rPr>
          <w:spacing w:val="-2"/>
        </w:rPr>
        <w:t>preparing</w:t>
      </w:r>
      <w:r>
        <w:rPr>
          <w:spacing w:val="-10"/>
        </w:rPr>
        <w:t xml:space="preserve"> </w:t>
      </w:r>
      <w:r>
        <w:rPr>
          <w:spacing w:val="-2"/>
        </w:rPr>
        <w:t>and</w:t>
      </w:r>
      <w:r>
        <w:rPr>
          <w:spacing w:val="-10"/>
        </w:rPr>
        <w:t xml:space="preserve"> </w:t>
      </w:r>
      <w:r>
        <w:rPr>
          <w:spacing w:val="-2"/>
        </w:rPr>
        <w:t>testing</w:t>
      </w:r>
      <w:r>
        <w:rPr>
          <w:spacing w:val="-11"/>
        </w:rPr>
        <w:t xml:space="preserve"> </w:t>
      </w:r>
      <w:r>
        <w:rPr>
          <w:spacing w:val="-2"/>
        </w:rPr>
        <w:t>information.</w:t>
      </w:r>
      <w:r>
        <w:rPr>
          <w:spacing w:val="-9"/>
        </w:rPr>
        <w:t xml:space="preserve"> </w:t>
      </w:r>
      <w:r>
        <w:rPr>
          <w:spacing w:val="-2"/>
        </w:rPr>
        <w:t>Thus,</w:t>
      </w:r>
      <w:r>
        <w:rPr>
          <w:spacing w:val="-11"/>
        </w:rPr>
        <w:t xml:space="preserve"> </w:t>
      </w:r>
      <w:r>
        <w:rPr>
          <w:spacing w:val="-2"/>
        </w:rPr>
        <w:t>the</w:t>
      </w:r>
      <w:r>
        <w:rPr>
          <w:spacing w:val="-11"/>
        </w:rPr>
        <w:t xml:space="preserve"> </w:t>
      </w:r>
      <w:r>
        <w:rPr>
          <w:spacing w:val="-2"/>
        </w:rPr>
        <w:t>training</w:t>
      </w:r>
      <w:r>
        <w:rPr>
          <w:spacing w:val="-10"/>
        </w:rPr>
        <w:t xml:space="preserve"> </w:t>
      </w:r>
      <w:r>
        <w:rPr>
          <w:spacing w:val="-2"/>
        </w:rPr>
        <w:t>part</w:t>
      </w:r>
      <w:r>
        <w:rPr>
          <w:spacing w:val="-10"/>
        </w:rPr>
        <w:t xml:space="preserve"> </w:t>
      </w:r>
      <w:r>
        <w:rPr>
          <w:spacing w:val="-2"/>
        </w:rPr>
        <w:t>has</w:t>
      </w:r>
      <w:r>
        <w:rPr>
          <w:spacing w:val="-10"/>
        </w:rPr>
        <w:t xml:space="preserve"> </w:t>
      </w:r>
      <w:r>
        <w:rPr>
          <w:spacing w:val="-2"/>
        </w:rPr>
        <w:t>60</w:t>
      </w:r>
      <w:r>
        <w:rPr>
          <w:spacing w:val="-11"/>
        </w:rPr>
        <w:t xml:space="preserve"> </w:t>
      </w:r>
      <w:r>
        <w:rPr>
          <w:spacing w:val="-2"/>
        </w:rPr>
        <w:t>images</w:t>
      </w:r>
      <w:r>
        <w:rPr>
          <w:spacing w:val="-10"/>
        </w:rPr>
        <w:t xml:space="preserve"> </w:t>
      </w:r>
      <w:r>
        <w:rPr>
          <w:spacing w:val="-2"/>
        </w:rPr>
        <w:t>and</w:t>
      </w:r>
      <w:r>
        <w:rPr>
          <w:spacing w:val="-11"/>
        </w:rPr>
        <w:t xml:space="preserve"> </w:t>
      </w:r>
      <w:r>
        <w:rPr>
          <w:spacing w:val="-2"/>
        </w:rPr>
        <w:t>2</w:t>
      </w:r>
      <w:r>
        <w:rPr>
          <w:spacing w:val="-10"/>
        </w:rPr>
        <w:t xml:space="preserve"> </w:t>
      </w:r>
      <w:r>
        <w:rPr>
          <w:spacing w:val="-2"/>
        </w:rPr>
        <w:t>classes.</w:t>
      </w:r>
      <w:r>
        <w:rPr>
          <w:spacing w:val="-10"/>
        </w:rPr>
        <w:t xml:space="preserve"> </w:t>
      </w:r>
      <w:r>
        <w:rPr>
          <w:spacing w:val="-2"/>
        </w:rPr>
        <w:t>The</w:t>
      </w:r>
      <w:r>
        <w:rPr>
          <w:spacing w:val="-11"/>
        </w:rPr>
        <w:t xml:space="preserve"> </w:t>
      </w:r>
      <w:r>
        <w:rPr>
          <w:spacing w:val="-2"/>
        </w:rPr>
        <w:t xml:space="preserve">same </w:t>
      </w:r>
      <w:r>
        <w:t>testing</w:t>
      </w:r>
      <w:r>
        <w:rPr>
          <w:spacing w:val="-14"/>
        </w:rPr>
        <w:t xml:space="preserve"> </w:t>
      </w:r>
      <w:r>
        <w:t>part</w:t>
      </w:r>
      <w:r>
        <w:rPr>
          <w:spacing w:val="-14"/>
        </w:rPr>
        <w:t xml:space="preserve"> </w:t>
      </w:r>
      <w:r>
        <w:t>has</w:t>
      </w:r>
      <w:r>
        <w:rPr>
          <w:spacing w:val="-14"/>
        </w:rPr>
        <w:t xml:space="preserve"> </w:t>
      </w:r>
      <w:r>
        <w:t>60</w:t>
      </w:r>
      <w:r>
        <w:rPr>
          <w:spacing w:val="-13"/>
        </w:rPr>
        <w:t xml:space="preserve"> </w:t>
      </w:r>
      <w:r>
        <w:t>images</w:t>
      </w:r>
      <w:r>
        <w:rPr>
          <w:spacing w:val="-14"/>
        </w:rPr>
        <w:t xml:space="preserve"> </w:t>
      </w:r>
      <w:r>
        <w:t>and</w:t>
      </w:r>
      <w:r>
        <w:rPr>
          <w:spacing w:val="-14"/>
        </w:rPr>
        <w:t xml:space="preserve"> </w:t>
      </w:r>
      <w:r>
        <w:t>2</w:t>
      </w:r>
      <w:r>
        <w:rPr>
          <w:spacing w:val="-14"/>
        </w:rPr>
        <w:t xml:space="preserve"> </w:t>
      </w:r>
      <w:r>
        <w:t>classes.</w:t>
      </w:r>
      <w:r>
        <w:rPr>
          <w:spacing w:val="-13"/>
        </w:rPr>
        <w:t xml:space="preserve"> </w:t>
      </w:r>
      <w:r>
        <w:t>There</w:t>
      </w:r>
      <w:r>
        <w:rPr>
          <w:spacing w:val="-14"/>
        </w:rPr>
        <w:t xml:space="preserve"> </w:t>
      </w:r>
      <w:r>
        <w:t>are</w:t>
      </w:r>
      <w:r>
        <w:rPr>
          <w:spacing w:val="-14"/>
        </w:rPr>
        <w:t xml:space="preserve"> </w:t>
      </w:r>
      <w:r>
        <w:t>many</w:t>
      </w:r>
      <w:r>
        <w:rPr>
          <w:spacing w:val="-14"/>
        </w:rPr>
        <w:t xml:space="preserve"> </w:t>
      </w:r>
      <w:r>
        <w:t>possibilities</w:t>
      </w:r>
      <w:r>
        <w:rPr>
          <w:spacing w:val="-13"/>
        </w:rPr>
        <w:t xml:space="preserve"> </w:t>
      </w:r>
      <w:r>
        <w:t>that</w:t>
      </w:r>
      <w:r>
        <w:rPr>
          <w:spacing w:val="-14"/>
        </w:rPr>
        <w:t xml:space="preserve"> </w:t>
      </w:r>
      <w:r>
        <w:t>the</w:t>
      </w:r>
      <w:r>
        <w:rPr>
          <w:spacing w:val="-14"/>
        </w:rPr>
        <w:t xml:space="preserve"> </w:t>
      </w:r>
      <w:r>
        <w:t>same</w:t>
      </w:r>
      <w:r>
        <w:rPr>
          <w:spacing w:val="-14"/>
        </w:rPr>
        <w:t xml:space="preserve"> </w:t>
      </w:r>
      <w:r>
        <w:t>patients</w:t>
      </w:r>
      <w:r>
        <w:rPr>
          <w:rFonts w:ascii="Arial" w:hAnsi="Arial"/>
        </w:rPr>
        <w:t>’</w:t>
      </w:r>
      <w:r>
        <w:rPr>
          <w:rFonts w:ascii="Arial" w:hAnsi="Arial"/>
          <w:spacing w:val="-15"/>
        </w:rPr>
        <w:t xml:space="preserve"> </w:t>
      </w:r>
      <w:r>
        <w:t>CXR</w:t>
      </w:r>
      <w:r>
        <w:rPr>
          <w:spacing w:val="-14"/>
        </w:rPr>
        <w:t xml:space="preserve"> </w:t>
      </w:r>
      <w:r>
        <w:t>images</w:t>
      </w:r>
      <w:r>
        <w:rPr>
          <w:spacing w:val="-14"/>
        </w:rPr>
        <w:t xml:space="preserve"> </w:t>
      </w:r>
      <w:r>
        <w:t>are kept</w:t>
      </w:r>
      <w:r>
        <w:rPr>
          <w:spacing w:val="-16"/>
        </w:rPr>
        <w:t xml:space="preserve"> </w:t>
      </w:r>
      <w:r>
        <w:t>in</w:t>
      </w:r>
      <w:r>
        <w:rPr>
          <w:spacing w:val="-14"/>
        </w:rPr>
        <w:t xml:space="preserve"> </w:t>
      </w:r>
      <w:r>
        <w:t>both</w:t>
      </w:r>
      <w:r>
        <w:rPr>
          <w:spacing w:val="-14"/>
        </w:rPr>
        <w:t xml:space="preserve"> </w:t>
      </w:r>
      <w:r>
        <w:t>the</w:t>
      </w:r>
      <w:r>
        <w:rPr>
          <w:spacing w:val="-13"/>
        </w:rPr>
        <w:t xml:space="preserve"> </w:t>
      </w:r>
      <w:r>
        <w:t>training</w:t>
      </w:r>
      <w:r>
        <w:rPr>
          <w:spacing w:val="-14"/>
        </w:rPr>
        <w:t xml:space="preserve"> </w:t>
      </w:r>
      <w:r>
        <w:t>and</w:t>
      </w:r>
      <w:r>
        <w:rPr>
          <w:spacing w:val="-14"/>
        </w:rPr>
        <w:t xml:space="preserve"> </w:t>
      </w:r>
      <w:r>
        <w:t>testing</w:t>
      </w:r>
      <w:r>
        <w:rPr>
          <w:spacing w:val="-14"/>
        </w:rPr>
        <w:t xml:space="preserve"> </w:t>
      </w:r>
      <w:r>
        <w:t>parts.</w:t>
      </w:r>
      <w:r>
        <w:rPr>
          <w:spacing w:val="-13"/>
        </w:rPr>
        <w:t xml:space="preserve"> </w:t>
      </w:r>
      <w:r>
        <w:t>It</w:t>
      </w:r>
      <w:r>
        <w:rPr>
          <w:spacing w:val="-14"/>
        </w:rPr>
        <w:t xml:space="preserve"> </w:t>
      </w:r>
      <w:r>
        <w:t>can</w:t>
      </w:r>
      <w:r>
        <w:rPr>
          <w:spacing w:val="-14"/>
        </w:rPr>
        <w:t xml:space="preserve"> </w:t>
      </w:r>
      <w:r>
        <w:t>be</w:t>
      </w:r>
      <w:r>
        <w:rPr>
          <w:spacing w:val="-14"/>
        </w:rPr>
        <w:t xml:space="preserve"> </w:t>
      </w:r>
      <w:r>
        <w:t>overlapping,</w:t>
      </w:r>
      <w:r>
        <w:rPr>
          <w:spacing w:val="-13"/>
        </w:rPr>
        <w:t xml:space="preserve"> </w:t>
      </w:r>
      <w:r>
        <w:t>but</w:t>
      </w:r>
      <w:r>
        <w:rPr>
          <w:spacing w:val="-14"/>
        </w:rPr>
        <w:t xml:space="preserve"> </w:t>
      </w:r>
      <w:r>
        <w:t>it</w:t>
      </w:r>
      <w:r>
        <w:rPr>
          <w:rFonts w:ascii="Arial" w:hAnsi="Arial"/>
        </w:rPr>
        <w:t>’</w:t>
      </w:r>
      <w:r>
        <w:t>s</w:t>
      </w:r>
      <w:r>
        <w:rPr>
          <w:spacing w:val="-14"/>
        </w:rPr>
        <w:t xml:space="preserve"> </w:t>
      </w:r>
      <w:r>
        <w:t>kind</w:t>
      </w:r>
      <w:r>
        <w:rPr>
          <w:spacing w:val="-14"/>
        </w:rPr>
        <w:t xml:space="preserve"> </w:t>
      </w:r>
      <w:r>
        <w:t>of</w:t>
      </w:r>
      <w:r>
        <w:rPr>
          <w:spacing w:val="-13"/>
        </w:rPr>
        <w:t xml:space="preserve"> </w:t>
      </w:r>
      <w:r>
        <w:t>promising</w:t>
      </w:r>
      <w:r>
        <w:rPr>
          <w:spacing w:val="-14"/>
        </w:rPr>
        <w:t xml:space="preserve"> </w:t>
      </w:r>
      <w:r>
        <w:t>that</w:t>
      </w:r>
      <w:r>
        <w:rPr>
          <w:spacing w:val="-14"/>
        </w:rPr>
        <w:t xml:space="preserve"> </w:t>
      </w:r>
      <w:r>
        <w:t>training</w:t>
      </w:r>
      <w:r>
        <w:rPr>
          <w:spacing w:val="-14"/>
        </w:rPr>
        <w:t xml:space="preserve"> </w:t>
      </w:r>
      <w:r>
        <w:t>of</w:t>
      </w:r>
      <w:r>
        <w:rPr>
          <w:spacing w:val="-13"/>
        </w:rPr>
        <w:t xml:space="preserve"> </w:t>
      </w:r>
      <w:r>
        <w:t>the model,</w:t>
      </w:r>
      <w:r>
        <w:rPr>
          <w:spacing w:val="-16"/>
        </w:rPr>
        <w:t xml:space="preserve"> </w:t>
      </w:r>
      <w:r>
        <w:t>which</w:t>
      </w:r>
      <w:r>
        <w:rPr>
          <w:spacing w:val="-14"/>
        </w:rPr>
        <w:t xml:space="preserve"> </w:t>
      </w:r>
      <w:r>
        <w:t>has</w:t>
      </w:r>
      <w:r>
        <w:rPr>
          <w:spacing w:val="-14"/>
        </w:rPr>
        <w:t xml:space="preserve"> </w:t>
      </w:r>
      <w:r>
        <w:t>been</w:t>
      </w:r>
      <w:r>
        <w:rPr>
          <w:spacing w:val="-13"/>
        </w:rPr>
        <w:t xml:space="preserve"> </w:t>
      </w:r>
      <w:r>
        <w:t>examined</w:t>
      </w:r>
      <w:r>
        <w:rPr>
          <w:spacing w:val="-14"/>
        </w:rPr>
        <w:t xml:space="preserve"> </w:t>
      </w:r>
      <w:r>
        <w:t>by</w:t>
      </w:r>
      <w:r>
        <w:rPr>
          <w:spacing w:val="-14"/>
        </w:rPr>
        <w:t xml:space="preserve"> </w:t>
      </w:r>
      <w:r>
        <w:t>testing</w:t>
      </w:r>
      <w:r>
        <w:rPr>
          <w:spacing w:val="-14"/>
        </w:rPr>
        <w:t xml:space="preserve"> </w:t>
      </w:r>
      <w:r>
        <w:t>and</w:t>
      </w:r>
      <w:r>
        <w:rPr>
          <w:spacing w:val="-13"/>
        </w:rPr>
        <w:t xml:space="preserve"> </w:t>
      </w:r>
      <w:r>
        <w:t>validation</w:t>
      </w:r>
      <w:r>
        <w:rPr>
          <w:spacing w:val="-14"/>
        </w:rPr>
        <w:t xml:space="preserve"> </w:t>
      </w:r>
      <w:r>
        <w:t>checking,</w:t>
      </w:r>
      <w:r>
        <w:rPr>
          <w:spacing w:val="-14"/>
        </w:rPr>
        <w:t xml:space="preserve"> </w:t>
      </w:r>
      <w:r>
        <w:t>deﬁnes</w:t>
      </w:r>
      <w:r>
        <w:rPr>
          <w:spacing w:val="-14"/>
        </w:rPr>
        <w:t xml:space="preserve"> </w:t>
      </w:r>
      <w:r>
        <w:t>the</w:t>
      </w:r>
      <w:r>
        <w:rPr>
          <w:spacing w:val="-13"/>
        </w:rPr>
        <w:t xml:space="preserve"> </w:t>
      </w:r>
      <w:r>
        <w:t>ability</w:t>
      </w:r>
      <w:r>
        <w:rPr>
          <w:spacing w:val="-14"/>
        </w:rPr>
        <w:t xml:space="preserve"> </w:t>
      </w:r>
      <w:r>
        <w:t>of</w:t>
      </w:r>
      <w:r>
        <w:rPr>
          <w:spacing w:val="-14"/>
        </w:rPr>
        <w:t xml:space="preserve"> </w:t>
      </w:r>
      <w:r>
        <w:t>the</w:t>
      </w:r>
      <w:r>
        <w:rPr>
          <w:spacing w:val="-14"/>
        </w:rPr>
        <w:t xml:space="preserve"> </w:t>
      </w:r>
      <w:r>
        <w:t>trained</w:t>
      </w:r>
      <w:r>
        <w:rPr>
          <w:spacing w:val="-13"/>
        </w:rPr>
        <w:t xml:space="preserve"> </w:t>
      </w:r>
      <w:r>
        <w:t xml:space="preserve">model. </w:t>
      </w:r>
      <w:bookmarkStart w:id="5" w:name="_bookmark7"/>
      <w:bookmarkEnd w:id="5"/>
      <w:r>
        <w:t>Covid-19 positive and negative patients</w:t>
      </w:r>
      <w:r>
        <w:rPr>
          <w:rFonts w:ascii="Arial" w:hAnsi="Arial"/>
        </w:rPr>
        <w:t xml:space="preserve">’ </w:t>
      </w:r>
      <w:r>
        <w:t xml:space="preserve">chest X-Ray images below in </w:t>
      </w:r>
      <w:hyperlink w:anchor="_bookmark7" w:history="1">
        <w:r>
          <w:rPr>
            <w:color w:val="008CC0"/>
          </w:rPr>
          <w:t>Figs. 5</w:t>
        </w:r>
      </w:hyperlink>
      <w:r>
        <w:rPr>
          <w:color w:val="008CC0"/>
        </w:rPr>
        <w:t xml:space="preserve"> </w:t>
      </w:r>
      <w:r>
        <w:t xml:space="preserve">and </w:t>
      </w:r>
      <w:hyperlink w:anchor="_bookmark8" w:history="1">
        <w:r>
          <w:rPr>
            <w:color w:val="008CC0"/>
          </w:rPr>
          <w:t>6</w:t>
        </w:r>
      </w:hyperlink>
      <w:r>
        <w:t>.</w:t>
      </w:r>
    </w:p>
    <w:p w14:paraId="58803EA8" w14:textId="77777777" w:rsidR="00155260" w:rsidRDefault="00155260">
      <w:pPr>
        <w:pStyle w:val="BodyText"/>
        <w:rPr>
          <w:sz w:val="20"/>
        </w:rPr>
      </w:pPr>
    </w:p>
    <w:p w14:paraId="4AF08C92" w14:textId="77777777" w:rsidR="00155260" w:rsidRDefault="00F00BF3">
      <w:pPr>
        <w:pStyle w:val="BodyText"/>
        <w:spacing w:before="5"/>
        <w:rPr>
          <w:sz w:val="13"/>
        </w:rPr>
      </w:pPr>
      <w:r>
        <w:rPr>
          <w:noProof/>
          <w:lang w:val="en-IN" w:eastAsia="en-IN" w:bidi="ta-IN"/>
        </w:rPr>
        <w:drawing>
          <wp:anchor distT="0" distB="0" distL="0" distR="0" simplePos="0" relativeHeight="14" behindDoc="0" locked="0" layoutInCell="1" allowOverlap="1" wp14:anchorId="082C1FBA" wp14:editId="1FC9D347">
            <wp:simplePos x="0" y="0"/>
            <wp:positionH relativeFrom="page">
              <wp:posOffset>2029675</wp:posOffset>
            </wp:positionH>
            <wp:positionV relativeFrom="paragraph">
              <wp:posOffset>113576</wp:posOffset>
            </wp:positionV>
            <wp:extent cx="3715652" cy="1694688"/>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0" cstate="print"/>
                    <a:stretch>
                      <a:fillRect/>
                    </a:stretch>
                  </pic:blipFill>
                  <pic:spPr>
                    <a:xfrm>
                      <a:off x="0" y="0"/>
                      <a:ext cx="3715652" cy="1694688"/>
                    </a:xfrm>
                    <a:prstGeom prst="rect">
                      <a:avLst/>
                    </a:prstGeom>
                  </pic:spPr>
                </pic:pic>
              </a:graphicData>
            </a:graphic>
          </wp:anchor>
        </w:drawing>
      </w:r>
    </w:p>
    <w:p w14:paraId="094D9934" w14:textId="77777777" w:rsidR="00155260" w:rsidRDefault="00155260">
      <w:pPr>
        <w:pStyle w:val="BodyText"/>
        <w:spacing w:before="1"/>
        <w:rPr>
          <w:sz w:val="6"/>
        </w:rPr>
      </w:pPr>
    </w:p>
    <w:p w14:paraId="00FB2368" w14:textId="77777777" w:rsidR="00155260" w:rsidRDefault="00F00BF3">
      <w:pPr>
        <w:pStyle w:val="BodyText"/>
        <w:spacing w:before="89"/>
        <w:ind w:left="816" w:right="991"/>
        <w:jc w:val="center"/>
      </w:pPr>
      <w:r>
        <w:t>Figure</w:t>
      </w:r>
      <w:r>
        <w:rPr>
          <w:spacing w:val="7"/>
        </w:rPr>
        <w:t xml:space="preserve"> </w:t>
      </w:r>
      <w:r>
        <w:t>5:</w:t>
      </w:r>
      <w:r>
        <w:rPr>
          <w:spacing w:val="46"/>
        </w:rPr>
        <w:t xml:space="preserve"> </w:t>
      </w:r>
      <w:r>
        <w:t>Covid-19</w:t>
      </w:r>
      <w:r>
        <w:rPr>
          <w:spacing w:val="7"/>
        </w:rPr>
        <w:t xml:space="preserve"> </w:t>
      </w:r>
      <w:r>
        <w:t>positive</w:t>
      </w:r>
      <w:r>
        <w:rPr>
          <w:spacing w:val="6"/>
        </w:rPr>
        <w:t xml:space="preserve"> </w:t>
      </w:r>
      <w:r>
        <w:t>patient</w:t>
      </w:r>
      <w:r>
        <w:rPr>
          <w:spacing w:val="7"/>
        </w:rPr>
        <w:t xml:space="preserve"> </w:t>
      </w:r>
      <w:r>
        <w:t>CXR</w:t>
      </w:r>
      <w:r>
        <w:rPr>
          <w:spacing w:val="6"/>
        </w:rPr>
        <w:t xml:space="preserve"> </w:t>
      </w:r>
      <w:r>
        <w:rPr>
          <w:spacing w:val="-2"/>
        </w:rPr>
        <w:t>pictures</w:t>
      </w:r>
    </w:p>
    <w:p w14:paraId="3D89F325" w14:textId="77777777" w:rsidR="00155260" w:rsidRDefault="00155260">
      <w:pPr>
        <w:pStyle w:val="BodyText"/>
        <w:rPr>
          <w:sz w:val="20"/>
        </w:rPr>
      </w:pPr>
    </w:p>
    <w:p w14:paraId="7041AC47" w14:textId="77777777" w:rsidR="00155260" w:rsidRDefault="00F00BF3">
      <w:pPr>
        <w:pStyle w:val="BodyText"/>
        <w:spacing w:before="6"/>
        <w:rPr>
          <w:sz w:val="23"/>
        </w:rPr>
      </w:pPr>
      <w:r>
        <w:rPr>
          <w:noProof/>
          <w:lang w:val="en-IN" w:eastAsia="en-IN" w:bidi="ta-IN"/>
        </w:rPr>
        <w:drawing>
          <wp:anchor distT="0" distB="0" distL="0" distR="0" simplePos="0" relativeHeight="15" behindDoc="0" locked="0" layoutInCell="1" allowOverlap="1" wp14:anchorId="1CBB00D2" wp14:editId="4D1B2A57">
            <wp:simplePos x="0" y="0"/>
            <wp:positionH relativeFrom="page">
              <wp:posOffset>2023198</wp:posOffset>
            </wp:positionH>
            <wp:positionV relativeFrom="paragraph">
              <wp:posOffset>187265</wp:posOffset>
            </wp:positionV>
            <wp:extent cx="3728907" cy="1578864"/>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1" cstate="print"/>
                    <a:stretch>
                      <a:fillRect/>
                    </a:stretch>
                  </pic:blipFill>
                  <pic:spPr>
                    <a:xfrm>
                      <a:off x="0" y="0"/>
                      <a:ext cx="3728907" cy="1578864"/>
                    </a:xfrm>
                    <a:prstGeom prst="rect">
                      <a:avLst/>
                    </a:prstGeom>
                  </pic:spPr>
                </pic:pic>
              </a:graphicData>
            </a:graphic>
          </wp:anchor>
        </w:drawing>
      </w:r>
    </w:p>
    <w:p w14:paraId="227B234B" w14:textId="77777777" w:rsidR="00155260" w:rsidRDefault="00155260">
      <w:pPr>
        <w:pStyle w:val="BodyText"/>
        <w:spacing w:before="1"/>
        <w:rPr>
          <w:sz w:val="6"/>
        </w:rPr>
      </w:pPr>
    </w:p>
    <w:p w14:paraId="6905C5B1" w14:textId="77777777" w:rsidR="00155260" w:rsidRDefault="00F00BF3">
      <w:pPr>
        <w:pStyle w:val="BodyText"/>
        <w:spacing w:before="88"/>
        <w:ind w:left="816" w:right="991"/>
        <w:jc w:val="center"/>
      </w:pPr>
      <w:bookmarkStart w:id="6" w:name="_bookmark8"/>
      <w:bookmarkEnd w:id="6"/>
      <w:r>
        <w:t>Figure</w:t>
      </w:r>
      <w:r>
        <w:rPr>
          <w:spacing w:val="6"/>
        </w:rPr>
        <w:t xml:space="preserve"> </w:t>
      </w:r>
      <w:r>
        <w:t>6:</w:t>
      </w:r>
      <w:r>
        <w:rPr>
          <w:spacing w:val="47"/>
        </w:rPr>
        <w:t xml:space="preserve"> </w:t>
      </w:r>
      <w:r>
        <w:t>Covid-19</w:t>
      </w:r>
      <w:r>
        <w:rPr>
          <w:spacing w:val="6"/>
        </w:rPr>
        <w:t xml:space="preserve"> </w:t>
      </w:r>
      <w:r>
        <w:t>negative</w:t>
      </w:r>
      <w:r>
        <w:rPr>
          <w:spacing w:val="7"/>
        </w:rPr>
        <w:t xml:space="preserve"> </w:t>
      </w:r>
      <w:r>
        <w:t>patient</w:t>
      </w:r>
      <w:r>
        <w:rPr>
          <w:spacing w:val="5"/>
        </w:rPr>
        <w:t xml:space="preserve"> </w:t>
      </w:r>
      <w:r>
        <w:t>CXR</w:t>
      </w:r>
      <w:r>
        <w:rPr>
          <w:spacing w:val="6"/>
        </w:rPr>
        <w:t xml:space="preserve"> </w:t>
      </w:r>
      <w:r>
        <w:rPr>
          <w:spacing w:val="-2"/>
        </w:rPr>
        <w:t>pictures</w:t>
      </w:r>
    </w:p>
    <w:p w14:paraId="1D7E0227" w14:textId="77777777" w:rsidR="00155260" w:rsidRDefault="00155260">
      <w:pPr>
        <w:pStyle w:val="BodyText"/>
        <w:spacing w:before="4"/>
        <w:rPr>
          <w:sz w:val="13"/>
        </w:rPr>
      </w:pPr>
    </w:p>
    <w:p w14:paraId="06254666" w14:textId="77777777" w:rsidR="00155260" w:rsidRDefault="00F00BF3">
      <w:pPr>
        <w:pStyle w:val="BodyText"/>
        <w:spacing w:before="86" w:line="244" w:lineRule="auto"/>
        <w:ind w:left="759" w:right="934" w:firstLine="397"/>
        <w:jc w:val="both"/>
      </w:pPr>
      <w:r>
        <w:t>Here</w:t>
      </w:r>
      <w:r>
        <w:rPr>
          <w:spacing w:val="-10"/>
        </w:rPr>
        <w:t xml:space="preserve"> </w:t>
      </w:r>
      <w:r>
        <w:t>are</w:t>
      </w:r>
      <w:r>
        <w:rPr>
          <w:spacing w:val="-9"/>
        </w:rPr>
        <w:t xml:space="preserve"> </w:t>
      </w:r>
      <w:r>
        <w:t>4</w:t>
      </w:r>
      <w:r>
        <w:rPr>
          <w:spacing w:val="-11"/>
        </w:rPr>
        <w:t xml:space="preserve"> </w:t>
      </w:r>
      <w:r>
        <w:t>images</w:t>
      </w:r>
      <w:r>
        <w:rPr>
          <w:spacing w:val="-10"/>
        </w:rPr>
        <w:t xml:space="preserve"> </w:t>
      </w:r>
      <w:r>
        <w:t>from</w:t>
      </w:r>
      <w:r>
        <w:rPr>
          <w:spacing w:val="-10"/>
        </w:rPr>
        <w:t xml:space="preserve"> </w:t>
      </w:r>
      <w:r>
        <w:t>the</w:t>
      </w:r>
      <w:r>
        <w:rPr>
          <w:spacing w:val="-10"/>
        </w:rPr>
        <w:t xml:space="preserve"> </w:t>
      </w:r>
      <w:r>
        <w:t>dataset</w:t>
      </w:r>
      <w:r>
        <w:rPr>
          <w:spacing w:val="-10"/>
        </w:rPr>
        <w:t xml:space="preserve"> </w:t>
      </w:r>
      <w:r>
        <w:t>which</w:t>
      </w:r>
      <w:r>
        <w:rPr>
          <w:spacing w:val="-10"/>
        </w:rPr>
        <w:t xml:space="preserve"> </w:t>
      </w:r>
      <w:r>
        <w:t>have</w:t>
      </w:r>
      <w:r>
        <w:rPr>
          <w:spacing w:val="-10"/>
        </w:rPr>
        <w:t xml:space="preserve"> </w:t>
      </w:r>
      <w:r>
        <w:t>been</w:t>
      </w:r>
      <w:r>
        <w:rPr>
          <w:spacing w:val="-10"/>
        </w:rPr>
        <w:t xml:space="preserve"> </w:t>
      </w:r>
      <w:r>
        <w:t>taken</w:t>
      </w:r>
      <w:r>
        <w:rPr>
          <w:spacing w:val="-11"/>
        </w:rPr>
        <w:t xml:space="preserve"> </w:t>
      </w:r>
      <w:r>
        <w:t>from</w:t>
      </w:r>
      <w:r>
        <w:rPr>
          <w:spacing w:val="-10"/>
        </w:rPr>
        <w:t xml:space="preserve"> </w:t>
      </w:r>
      <w:r>
        <w:t>the</w:t>
      </w:r>
      <w:r>
        <w:rPr>
          <w:spacing w:val="-10"/>
        </w:rPr>
        <w:t xml:space="preserve"> </w:t>
      </w:r>
      <w:r>
        <w:t>Kaggle</w:t>
      </w:r>
      <w:r>
        <w:rPr>
          <w:spacing w:val="-10"/>
        </w:rPr>
        <w:t xml:space="preserve"> </w:t>
      </w:r>
      <w:r>
        <w:t>dataset.</w:t>
      </w:r>
      <w:r>
        <w:rPr>
          <w:spacing w:val="-10"/>
        </w:rPr>
        <w:t xml:space="preserve"> </w:t>
      </w:r>
      <w:r>
        <w:t>Covid</w:t>
      </w:r>
      <w:r>
        <w:rPr>
          <w:spacing w:val="-10"/>
        </w:rPr>
        <w:t xml:space="preserve"> </w:t>
      </w:r>
      <w:r>
        <w:t>and</w:t>
      </w:r>
      <w:r>
        <w:rPr>
          <w:spacing w:val="-11"/>
        </w:rPr>
        <w:t xml:space="preserve"> </w:t>
      </w:r>
      <w:r>
        <w:t>Normal. The</w:t>
      </w:r>
      <w:r>
        <w:rPr>
          <w:spacing w:val="-5"/>
        </w:rPr>
        <w:t xml:space="preserve"> </w:t>
      </w:r>
      <w:r>
        <w:t>ﬁrst</w:t>
      </w:r>
      <w:r>
        <w:rPr>
          <w:spacing w:val="-5"/>
        </w:rPr>
        <w:t xml:space="preserve"> </w:t>
      </w:r>
      <w:r>
        <w:t>dataset</w:t>
      </w:r>
      <w:r>
        <w:rPr>
          <w:spacing w:val="-4"/>
        </w:rPr>
        <w:t xml:space="preserve"> </w:t>
      </w:r>
      <w:r>
        <w:t>was</w:t>
      </w:r>
      <w:r>
        <w:rPr>
          <w:spacing w:val="-5"/>
        </w:rPr>
        <w:t xml:space="preserve"> </w:t>
      </w:r>
      <w:r>
        <w:t>distributed</w:t>
      </w:r>
      <w:r>
        <w:rPr>
          <w:spacing w:val="-5"/>
        </w:rPr>
        <w:t xml:space="preserve"> </w:t>
      </w:r>
      <w:r>
        <w:t>in</w:t>
      </w:r>
      <w:r>
        <w:rPr>
          <w:spacing w:val="-5"/>
        </w:rPr>
        <w:t xml:space="preserve"> </w:t>
      </w:r>
      <w:r>
        <w:t>2018,</w:t>
      </w:r>
      <w:r>
        <w:rPr>
          <w:spacing w:val="-5"/>
        </w:rPr>
        <w:t xml:space="preserve"> </w:t>
      </w:r>
      <w:r>
        <w:t>and</w:t>
      </w:r>
      <w:r>
        <w:rPr>
          <w:spacing w:val="-4"/>
        </w:rPr>
        <w:t xml:space="preserve"> </w:t>
      </w:r>
      <w:r>
        <w:t>from</w:t>
      </w:r>
      <w:r>
        <w:rPr>
          <w:spacing w:val="-5"/>
        </w:rPr>
        <w:t xml:space="preserve"> </w:t>
      </w:r>
      <w:r>
        <w:t>that</w:t>
      </w:r>
      <w:r>
        <w:rPr>
          <w:spacing w:val="-5"/>
        </w:rPr>
        <w:t xml:space="preserve"> </w:t>
      </w:r>
      <w:r>
        <w:t>point</w:t>
      </w:r>
      <w:r>
        <w:rPr>
          <w:spacing w:val="-5"/>
        </w:rPr>
        <w:t xml:space="preserve"> </w:t>
      </w:r>
      <w:r>
        <w:t>forward,</w:t>
      </w:r>
      <w:r>
        <w:rPr>
          <w:spacing w:val="-5"/>
        </w:rPr>
        <w:t xml:space="preserve"> </w:t>
      </w:r>
      <w:r>
        <w:t>around</w:t>
      </w:r>
      <w:r>
        <w:rPr>
          <w:spacing w:val="-5"/>
        </w:rPr>
        <w:t xml:space="preserve"> </w:t>
      </w:r>
      <w:r>
        <w:t>100</w:t>
      </w:r>
      <w:r>
        <w:rPr>
          <w:spacing w:val="-5"/>
        </w:rPr>
        <w:t xml:space="preserve"> </w:t>
      </w:r>
      <w:r>
        <w:t>exploration</w:t>
      </w:r>
      <w:r>
        <w:rPr>
          <w:spacing w:val="-5"/>
        </w:rPr>
        <w:t xml:space="preserve"> </w:t>
      </w:r>
      <w:r>
        <w:t>articles</w:t>
      </w:r>
      <w:r>
        <w:rPr>
          <w:spacing w:val="-4"/>
        </w:rPr>
        <w:t xml:space="preserve"> </w:t>
      </w:r>
      <w:r>
        <w:t>have 121</w:t>
      </w:r>
      <w:r>
        <w:rPr>
          <w:spacing w:val="40"/>
        </w:rPr>
        <w:t xml:space="preserve"> </w:t>
      </w:r>
      <w:r>
        <w:t>been</w:t>
      </w:r>
      <w:r>
        <w:rPr>
          <w:spacing w:val="40"/>
        </w:rPr>
        <w:t xml:space="preserve"> </w:t>
      </w:r>
      <w:r>
        <w:t>distributed</w:t>
      </w:r>
      <w:r>
        <w:rPr>
          <w:spacing w:val="40"/>
        </w:rPr>
        <w:t xml:space="preserve"> </w:t>
      </w:r>
      <w:r>
        <w:t>so</w:t>
      </w:r>
      <w:r>
        <w:rPr>
          <w:spacing w:val="40"/>
        </w:rPr>
        <w:t xml:space="preserve"> </w:t>
      </w:r>
      <w:r>
        <w:t>far,</w:t>
      </w:r>
      <w:r>
        <w:rPr>
          <w:spacing w:val="40"/>
        </w:rPr>
        <w:t xml:space="preserve"> </w:t>
      </w:r>
      <w:r>
        <w:t>including</w:t>
      </w:r>
      <w:r>
        <w:rPr>
          <w:spacing w:val="40"/>
        </w:rPr>
        <w:t xml:space="preserve"> </w:t>
      </w:r>
      <w:r>
        <w:t>its</w:t>
      </w:r>
      <w:r>
        <w:rPr>
          <w:spacing w:val="40"/>
        </w:rPr>
        <w:t xml:space="preserve"> </w:t>
      </w:r>
      <w:r>
        <w:t>example.</w:t>
      </w:r>
      <w:r>
        <w:rPr>
          <w:spacing w:val="40"/>
        </w:rPr>
        <w:t xml:space="preserve"> </w:t>
      </w:r>
      <w:r>
        <w:t>The</w:t>
      </w:r>
      <w:r>
        <w:rPr>
          <w:spacing w:val="40"/>
        </w:rPr>
        <w:t xml:space="preserve"> </w:t>
      </w:r>
      <w:r>
        <w:t>benchmark</w:t>
      </w:r>
      <w:r>
        <w:rPr>
          <w:spacing w:val="40"/>
        </w:rPr>
        <w:t xml:space="preserve"> </w:t>
      </w:r>
      <w:r>
        <w:t>paper</w:t>
      </w:r>
      <w:r>
        <w:rPr>
          <w:spacing w:val="40"/>
        </w:rPr>
        <w:t xml:space="preserve"> </w:t>
      </w:r>
      <w:r>
        <w:t>by</w:t>
      </w:r>
      <w:r>
        <w:rPr>
          <w:spacing w:val="40"/>
        </w:rPr>
        <w:t xml:space="preserve"> </w:t>
      </w:r>
      <w:r>
        <w:t>Kermany</w:t>
      </w:r>
      <w:r>
        <w:rPr>
          <w:spacing w:val="40"/>
        </w:rPr>
        <w:t xml:space="preserve"> </w:t>
      </w:r>
      <w:r>
        <w:t>et</w:t>
      </w:r>
      <w:r>
        <w:rPr>
          <w:spacing w:val="40"/>
        </w:rPr>
        <w:t xml:space="preserve"> </w:t>
      </w:r>
      <w:r>
        <w:t>al.</w:t>
      </w:r>
      <w:r>
        <w:rPr>
          <w:spacing w:val="40"/>
        </w:rPr>
        <w:t xml:space="preserve"> </w:t>
      </w:r>
      <w:r>
        <w:t>reports</w:t>
      </w:r>
    </w:p>
    <w:p w14:paraId="5F0A5B52" w14:textId="77777777" w:rsidR="00155260" w:rsidRDefault="00F00BF3">
      <w:pPr>
        <w:pStyle w:val="BodyText"/>
        <w:spacing w:before="3" w:line="244" w:lineRule="auto"/>
        <w:ind w:left="759" w:right="934"/>
        <w:jc w:val="both"/>
      </w:pPr>
      <w:r>
        <w:t>122 claims a grouping exactness of 92.8 percent while utilizing the Inception V3 architecture (pre- prepared for the 123 ImageNet datasets) to recognize Normal and COVID tests. When it came to recognizing normal, bacterial, and viral pneumonia, they achieved a 90.9 percent accuracy rate. Notwithstanding, 125 ongoing examinations have revealed better order results (for paired groupings) on these 126 datasets. For instance, in 2020, Chouhan et al. detailed an examination portraying a Transfer Learning127 based methodology for Covid identiﬁcation, which brought about a 96.39 percent grouping</w:t>
      </w:r>
    </w:p>
    <w:p w14:paraId="2B5E2F55" w14:textId="77777777" w:rsidR="00155260" w:rsidRDefault="00155260">
      <w:pPr>
        <w:spacing w:line="244" w:lineRule="auto"/>
        <w:jc w:val="both"/>
        <w:sectPr w:rsidR="00155260">
          <w:pgSz w:w="12240" w:h="15840"/>
          <w:pgMar w:top="1600" w:right="500" w:bottom="280" w:left="680" w:header="1410" w:footer="0" w:gutter="0"/>
          <w:cols w:space="720"/>
        </w:sectPr>
      </w:pPr>
    </w:p>
    <w:p w14:paraId="574AA1D9" w14:textId="77777777" w:rsidR="00155260" w:rsidRDefault="00155260">
      <w:pPr>
        <w:pStyle w:val="BodyText"/>
        <w:spacing w:before="11"/>
        <w:rPr>
          <w:sz w:val="27"/>
        </w:rPr>
      </w:pPr>
    </w:p>
    <w:p w14:paraId="652FF718" w14:textId="77777777" w:rsidR="00155260" w:rsidRDefault="00F00BF3">
      <w:pPr>
        <w:pStyle w:val="BodyText"/>
        <w:spacing w:before="86" w:line="244" w:lineRule="auto"/>
        <w:ind w:left="759" w:right="935"/>
        <w:jc w:val="both"/>
      </w:pPr>
      <w:bookmarkStart w:id="7" w:name="Equations_and_Mathematical_Expression"/>
      <w:bookmarkEnd w:id="7"/>
      <w:r>
        <w:t>exactness 128. Nahid et al. suggested a two-channel CNN-based pneumonia location technique that generated a 132-characterization exactness of 97.92 percent [</w:t>
      </w:r>
      <w:hyperlink w:anchor="_bookmark43" w:history="1">
        <w:r>
          <w:rPr>
            <w:color w:val="008CC0"/>
          </w:rPr>
          <w:t>23</w:t>
        </w:r>
      </w:hyperlink>
      <w:r>
        <w:t>]. They utilized ﬁve diverse pre-prepared CNN structures, including extraction and a 129-troupe procedure for the last grouping. Mittal et al. [</w:t>
      </w:r>
      <w:hyperlink w:anchor="_bookmark33" w:history="1">
        <w:r>
          <w:rPr>
            <w:color w:val="008CC0"/>
          </w:rPr>
          <w:t>13</w:t>
        </w:r>
      </w:hyperlink>
      <w:r>
        <w:t>] used Dynamic Capsule Routing 130 to achieve a maximum categorization accuracy of 95.90 percent</w:t>
      </w:r>
      <w:r>
        <w:rPr>
          <w:spacing w:val="40"/>
        </w:rPr>
        <w:t xml:space="preserve"> </w:t>
      </w:r>
      <w:r>
        <w:t>using the second dataset [</w:t>
      </w:r>
      <w:hyperlink w:anchor="_bookmark37" w:history="1">
        <w:r>
          <w:rPr>
            <w:color w:val="008CC0"/>
          </w:rPr>
          <w:t>17</w:t>
        </w:r>
      </w:hyperlink>
      <w:r>
        <w:t>]. The creators utilized numerous pictures preparing strategies 133 to deal with the examples prior to playing out the grouping utilizing the profound learning model. Covid-19, a CNN-based design with 21 layers, including standard 135 and the depth of the astute detachable convolution operations, was introduced by R. 134 Siddiqi. Different parallel arrangements of 136 were used</w:t>
      </w:r>
      <w:r>
        <w:rPr>
          <w:spacing w:val="80"/>
          <w:w w:val="150"/>
        </w:rPr>
        <w:t xml:space="preserve"> </w:t>
      </w:r>
      <w:r>
        <w:t>in</w:t>
      </w:r>
      <w:r>
        <w:rPr>
          <w:spacing w:val="80"/>
          <w:w w:val="150"/>
        </w:rPr>
        <w:t xml:space="preserve"> </w:t>
      </w:r>
      <w:r>
        <w:t>that</w:t>
      </w:r>
      <w:r>
        <w:rPr>
          <w:spacing w:val="80"/>
          <w:w w:val="150"/>
        </w:rPr>
        <w:t xml:space="preserve"> </w:t>
      </w:r>
      <w:r>
        <w:t>review</w:t>
      </w:r>
      <w:r>
        <w:rPr>
          <w:spacing w:val="80"/>
          <w:w w:val="150"/>
        </w:rPr>
        <w:t xml:space="preserve"> </w:t>
      </w:r>
      <w:r>
        <w:t>to</w:t>
      </w:r>
      <w:r>
        <w:rPr>
          <w:spacing w:val="80"/>
          <w:w w:val="150"/>
        </w:rPr>
        <w:t xml:space="preserve"> </w:t>
      </w:r>
      <w:r>
        <w:t>recognize</w:t>
      </w:r>
      <w:r>
        <w:rPr>
          <w:spacing w:val="80"/>
          <w:w w:val="150"/>
        </w:rPr>
        <w:t xml:space="preserve"> </w:t>
      </w:r>
      <w:r>
        <w:t>pneumonia,</w:t>
      </w:r>
      <w:r>
        <w:rPr>
          <w:spacing w:val="80"/>
          <w:w w:val="150"/>
        </w:rPr>
        <w:t xml:space="preserve"> </w:t>
      </w:r>
      <w:r>
        <w:t>and</w:t>
      </w:r>
      <w:r>
        <w:rPr>
          <w:spacing w:val="80"/>
          <w:w w:val="150"/>
        </w:rPr>
        <w:t xml:space="preserve"> </w:t>
      </w:r>
      <w:r>
        <w:t>Covid-19</w:t>
      </w:r>
      <w:r>
        <w:rPr>
          <w:spacing w:val="80"/>
          <w:w w:val="150"/>
        </w:rPr>
        <w:t xml:space="preserve"> </w:t>
      </w:r>
      <w:r>
        <w:t>accomplished</w:t>
      </w:r>
      <w:r>
        <w:rPr>
          <w:spacing w:val="80"/>
          <w:w w:val="150"/>
        </w:rPr>
        <w:t xml:space="preserve"> </w:t>
      </w:r>
      <w:r>
        <w:t>a</w:t>
      </w:r>
      <w:r>
        <w:rPr>
          <w:spacing w:val="80"/>
          <w:w w:val="150"/>
        </w:rPr>
        <w:t xml:space="preserve"> </w:t>
      </w:r>
      <w:r>
        <w:t>94.80</w:t>
      </w:r>
      <w:r>
        <w:rPr>
          <w:spacing w:val="80"/>
          <w:w w:val="150"/>
        </w:rPr>
        <w:t xml:space="preserve"> </w:t>
      </w:r>
      <w:r>
        <w:t>percent 137 arrangement exactness on the testing tests. For pneumonia identiﬁcation, Hu et al. presented MD- Conv, a multi-portion, profound, and comprehensive 138 convolution plot. On the popular Chest X-beam</w:t>
      </w:r>
    </w:p>
    <w:p w14:paraId="7C2737D2" w14:textId="77777777" w:rsidR="00155260" w:rsidRDefault="00F00BF3">
      <w:pPr>
        <w:pStyle w:val="BodyText"/>
        <w:spacing w:before="11" w:line="244" w:lineRule="auto"/>
        <w:ind w:left="759" w:right="934"/>
        <w:jc w:val="both"/>
      </w:pPr>
      <w:r>
        <w:t>14</w:t>
      </w:r>
      <w:r>
        <w:rPr>
          <w:spacing w:val="40"/>
        </w:rPr>
        <w:t xml:space="preserve"> </w:t>
      </w:r>
      <w:r>
        <w:t>dataset,</w:t>
      </w:r>
      <w:r>
        <w:rPr>
          <w:spacing w:val="40"/>
        </w:rPr>
        <w:t xml:space="preserve"> </w:t>
      </w:r>
      <w:r>
        <w:t>they</w:t>
      </w:r>
      <w:r>
        <w:rPr>
          <w:spacing w:val="40"/>
        </w:rPr>
        <w:t xml:space="preserve"> </w:t>
      </w:r>
      <w:r>
        <w:t>tested</w:t>
      </w:r>
      <w:r>
        <w:rPr>
          <w:spacing w:val="40"/>
        </w:rPr>
        <w:t xml:space="preserve"> </w:t>
      </w:r>
      <w:r>
        <w:t>their</w:t>
      </w:r>
      <w:r>
        <w:rPr>
          <w:spacing w:val="40"/>
        </w:rPr>
        <w:t xml:space="preserve"> </w:t>
      </w:r>
      <w:r>
        <w:t>139</w:t>
      </w:r>
      <w:r>
        <w:rPr>
          <w:spacing w:val="40"/>
        </w:rPr>
        <w:t xml:space="preserve"> </w:t>
      </w:r>
      <w:r>
        <w:t>methods</w:t>
      </w:r>
      <w:r>
        <w:rPr>
          <w:spacing w:val="40"/>
        </w:rPr>
        <w:t xml:space="preserve"> </w:t>
      </w:r>
      <w:r>
        <w:t>and</w:t>
      </w:r>
      <w:r>
        <w:rPr>
          <w:spacing w:val="40"/>
        </w:rPr>
        <w:t xml:space="preserve"> </w:t>
      </w:r>
      <w:r>
        <w:t>got</w:t>
      </w:r>
      <w:r>
        <w:rPr>
          <w:spacing w:val="40"/>
        </w:rPr>
        <w:t xml:space="preserve"> </w:t>
      </w:r>
      <w:r>
        <w:t>a</w:t>
      </w:r>
      <w:r>
        <w:rPr>
          <w:spacing w:val="40"/>
        </w:rPr>
        <w:t xml:space="preserve"> </w:t>
      </w:r>
      <w:r>
        <w:t>98.30</w:t>
      </w:r>
      <w:r>
        <w:rPr>
          <w:spacing w:val="40"/>
        </w:rPr>
        <w:t xml:space="preserve"> </w:t>
      </w:r>
      <w:r>
        <w:t>percent</w:t>
      </w:r>
      <w:r>
        <w:rPr>
          <w:spacing w:val="40"/>
        </w:rPr>
        <w:t xml:space="preserve"> </w:t>
      </w:r>
      <w:r>
        <w:t>Area</w:t>
      </w:r>
      <w:r>
        <w:rPr>
          <w:spacing w:val="40"/>
        </w:rPr>
        <w:t xml:space="preserve"> </w:t>
      </w:r>
      <w:r>
        <w:t>Under</w:t>
      </w:r>
      <w:r>
        <w:rPr>
          <w:spacing w:val="40"/>
        </w:rPr>
        <w:t xml:space="preserve"> </w:t>
      </w:r>
      <w:r>
        <w:t>the</w:t>
      </w:r>
      <w:r>
        <w:rPr>
          <w:spacing w:val="40"/>
        </w:rPr>
        <w:t xml:space="preserve"> </w:t>
      </w:r>
      <w:r>
        <w:t>Curve</w:t>
      </w:r>
      <w:r>
        <w:rPr>
          <w:spacing w:val="40"/>
        </w:rPr>
        <w:t xml:space="preserve"> </w:t>
      </w:r>
      <w:r>
        <w:t>(AUC)</w:t>
      </w:r>
      <w:r>
        <w:rPr>
          <w:spacing w:val="40"/>
        </w:rPr>
        <w:t xml:space="preserve"> </w:t>
      </w:r>
      <w:r>
        <w:t>140 score. 141 A little research, such as the 142 suggested approach, used chest X-beam images to perform three-class characterization, including the initial dataset. Mahmud et al. 143, for example, presented CovXNet (a multi-enlargement CNN) for normal and COVID-19 identiﬁcation and 144 Covid- 19 arrangements in 2020. They tried various layouts using subsets of 145 of the two chest radiograph datasets and a variety of deep learning models. In any case, they 146 accomplished pinnacle results by utilizing CovXNet with adaptable multi-open element 147 advancement. Using CNN and Transfer Learning, Jain et al. achieved three-class characterizations to recognize Covid and its 148 types. To fulﬁll their objective, they looked at several avenues using 149 six different CNN-based models, four of which were pre-prepared 150 models, similar to the former inquiry [</w:t>
      </w:r>
      <w:hyperlink w:anchor="_bookmark43" w:history="1">
        <w:r>
          <w:rPr>
            <w:color w:val="008CC0"/>
          </w:rPr>
          <w:t>23</w:t>
        </w:r>
      </w:hyperlink>
      <w:r>
        <w:t>].</w:t>
      </w:r>
    </w:p>
    <w:p w14:paraId="079566E8" w14:textId="77777777" w:rsidR="00155260" w:rsidRDefault="00155260">
      <w:pPr>
        <w:pStyle w:val="BodyText"/>
        <w:spacing w:before="8"/>
        <w:rPr>
          <w:sz w:val="21"/>
        </w:rPr>
      </w:pPr>
    </w:p>
    <w:p w14:paraId="09999040" w14:textId="77777777" w:rsidR="00155260" w:rsidRPr="007A2BF2" w:rsidRDefault="00F00BF3">
      <w:pPr>
        <w:pStyle w:val="ListParagraph"/>
        <w:numPr>
          <w:ilvl w:val="1"/>
          <w:numId w:val="1"/>
        </w:numPr>
        <w:tabs>
          <w:tab w:val="left" w:pos="1144"/>
        </w:tabs>
        <w:ind w:hanging="385"/>
        <w:rPr>
          <w:b/>
          <w:i/>
          <w:sz w:val="28"/>
          <w:szCs w:val="28"/>
          <w:u w:val="single"/>
        </w:rPr>
      </w:pPr>
      <w:r w:rsidRPr="007A2BF2">
        <w:rPr>
          <w:b/>
          <w:i/>
          <w:sz w:val="28"/>
          <w:szCs w:val="28"/>
          <w:u w:val="single"/>
        </w:rPr>
        <w:t>Design</w:t>
      </w:r>
      <w:r w:rsidRPr="007A2BF2">
        <w:rPr>
          <w:b/>
          <w:i/>
          <w:spacing w:val="11"/>
          <w:sz w:val="28"/>
          <w:szCs w:val="28"/>
          <w:u w:val="single"/>
        </w:rPr>
        <w:t xml:space="preserve"> </w:t>
      </w:r>
      <w:r w:rsidRPr="007A2BF2">
        <w:rPr>
          <w:b/>
          <w:i/>
          <w:sz w:val="28"/>
          <w:szCs w:val="28"/>
          <w:u w:val="single"/>
        </w:rPr>
        <w:t>of</w:t>
      </w:r>
      <w:r w:rsidRPr="007A2BF2">
        <w:rPr>
          <w:b/>
          <w:i/>
          <w:spacing w:val="11"/>
          <w:sz w:val="28"/>
          <w:szCs w:val="28"/>
          <w:u w:val="single"/>
        </w:rPr>
        <w:t xml:space="preserve"> </w:t>
      </w:r>
      <w:r w:rsidRPr="007A2BF2">
        <w:rPr>
          <w:b/>
          <w:i/>
          <w:spacing w:val="-2"/>
          <w:sz w:val="28"/>
          <w:szCs w:val="28"/>
          <w:u w:val="single"/>
        </w:rPr>
        <w:t>Interface</w:t>
      </w:r>
    </w:p>
    <w:p w14:paraId="633FA30A" w14:textId="77777777" w:rsidR="00155260" w:rsidRDefault="00F00BF3">
      <w:pPr>
        <w:pStyle w:val="BodyText"/>
        <w:spacing w:before="65" w:line="244" w:lineRule="auto"/>
        <w:ind w:left="759" w:right="934" w:firstLine="397"/>
        <w:jc w:val="both"/>
      </w:pPr>
      <w:r>
        <w:rPr>
          <w:spacing w:val="-2"/>
        </w:rPr>
        <w:t>This</w:t>
      </w:r>
      <w:r>
        <w:rPr>
          <w:spacing w:val="-9"/>
        </w:rPr>
        <w:t xml:space="preserve"> </w:t>
      </w:r>
      <w:r>
        <w:rPr>
          <w:spacing w:val="-2"/>
        </w:rPr>
        <w:t>proposed</w:t>
      </w:r>
      <w:r>
        <w:rPr>
          <w:spacing w:val="-9"/>
        </w:rPr>
        <w:t xml:space="preserve"> </w:t>
      </w:r>
      <w:r>
        <w:rPr>
          <w:spacing w:val="-2"/>
        </w:rPr>
        <w:t>work</w:t>
      </w:r>
      <w:r>
        <w:rPr>
          <w:rFonts w:ascii="Arial" w:hAnsi="Arial"/>
          <w:spacing w:val="-2"/>
        </w:rPr>
        <w:t>’</w:t>
      </w:r>
      <w:r>
        <w:rPr>
          <w:spacing w:val="-2"/>
        </w:rPr>
        <w:t>s</w:t>
      </w:r>
      <w:r>
        <w:rPr>
          <w:spacing w:val="-10"/>
        </w:rPr>
        <w:t xml:space="preserve"> </w:t>
      </w:r>
      <w:r>
        <w:rPr>
          <w:spacing w:val="-2"/>
        </w:rPr>
        <w:t>most</w:t>
      </w:r>
      <w:r>
        <w:rPr>
          <w:spacing w:val="-9"/>
        </w:rPr>
        <w:t xml:space="preserve"> </w:t>
      </w:r>
      <w:r>
        <w:rPr>
          <w:spacing w:val="-2"/>
        </w:rPr>
        <w:t>signiﬁcant</w:t>
      </w:r>
      <w:r>
        <w:rPr>
          <w:spacing w:val="-10"/>
        </w:rPr>
        <w:t xml:space="preserve"> </w:t>
      </w:r>
      <w:r>
        <w:rPr>
          <w:spacing w:val="-2"/>
        </w:rPr>
        <w:t>beneﬁt</w:t>
      </w:r>
      <w:r>
        <w:rPr>
          <w:spacing w:val="-9"/>
        </w:rPr>
        <w:t xml:space="preserve"> </w:t>
      </w:r>
      <w:r>
        <w:rPr>
          <w:spacing w:val="-2"/>
        </w:rPr>
        <w:t>is</w:t>
      </w:r>
      <w:r>
        <w:rPr>
          <w:spacing w:val="-9"/>
        </w:rPr>
        <w:t xml:space="preserve"> </w:t>
      </w:r>
      <w:r>
        <w:rPr>
          <w:spacing w:val="-2"/>
        </w:rPr>
        <w:t>that</w:t>
      </w:r>
      <w:r>
        <w:rPr>
          <w:spacing w:val="-10"/>
        </w:rPr>
        <w:t xml:space="preserve"> </w:t>
      </w:r>
      <w:r>
        <w:rPr>
          <w:spacing w:val="-2"/>
        </w:rPr>
        <w:t>it</w:t>
      </w:r>
      <w:r>
        <w:rPr>
          <w:spacing w:val="-10"/>
        </w:rPr>
        <w:t xml:space="preserve"> </w:t>
      </w:r>
      <w:r>
        <w:rPr>
          <w:spacing w:val="-2"/>
        </w:rPr>
        <w:t>is</w:t>
      </w:r>
      <w:r>
        <w:rPr>
          <w:spacing w:val="-9"/>
        </w:rPr>
        <w:t xml:space="preserve"> </w:t>
      </w:r>
      <w:r>
        <w:rPr>
          <w:spacing w:val="-2"/>
        </w:rPr>
        <w:t>very</w:t>
      </w:r>
      <w:r>
        <w:rPr>
          <w:spacing w:val="-10"/>
        </w:rPr>
        <w:t xml:space="preserve"> </w:t>
      </w:r>
      <w:r>
        <w:rPr>
          <w:spacing w:val="-2"/>
        </w:rPr>
        <w:t>user-friendly,</w:t>
      </w:r>
      <w:r>
        <w:rPr>
          <w:spacing w:val="-10"/>
        </w:rPr>
        <w:t xml:space="preserve"> </w:t>
      </w:r>
      <w:r>
        <w:rPr>
          <w:spacing w:val="-2"/>
        </w:rPr>
        <w:t>and</w:t>
      </w:r>
      <w:r>
        <w:rPr>
          <w:spacing w:val="-10"/>
        </w:rPr>
        <w:t xml:space="preserve"> </w:t>
      </w:r>
      <w:r>
        <w:rPr>
          <w:spacing w:val="-2"/>
        </w:rPr>
        <w:t>the</w:t>
      </w:r>
      <w:r>
        <w:rPr>
          <w:spacing w:val="-9"/>
        </w:rPr>
        <w:t xml:space="preserve"> </w:t>
      </w:r>
      <w:r>
        <w:rPr>
          <w:spacing w:val="-2"/>
        </w:rPr>
        <w:t>system</w:t>
      </w:r>
      <w:r>
        <w:rPr>
          <w:spacing w:val="-9"/>
        </w:rPr>
        <w:t xml:space="preserve"> </w:t>
      </w:r>
      <w:r>
        <w:rPr>
          <w:spacing w:val="-2"/>
        </w:rPr>
        <w:t>beneﬁts</w:t>
      </w:r>
      <w:r>
        <w:rPr>
          <w:spacing w:val="-9"/>
        </w:rPr>
        <w:t xml:space="preserve"> </w:t>
      </w:r>
      <w:r>
        <w:rPr>
          <w:spacing w:val="-2"/>
        </w:rPr>
        <w:t>in</w:t>
      </w:r>
      <w:r>
        <w:rPr>
          <w:spacing w:val="-9"/>
        </w:rPr>
        <w:t xml:space="preserve"> </w:t>
      </w:r>
      <w:r>
        <w:rPr>
          <w:spacing w:val="-2"/>
        </w:rPr>
        <w:t xml:space="preserve">all </w:t>
      </w:r>
      <w:r>
        <w:t>sections of socities. Everyone can use it if anyone has a minimum knowledge of browsing and selecting images. This whole system is mainly done in the Python language, and for the overall design, we use the Tkinter library, which is Python</w:t>
      </w:r>
      <w:r>
        <w:rPr>
          <w:rFonts w:ascii="Arial" w:hAnsi="Arial"/>
        </w:rPr>
        <w:t>’</w:t>
      </w:r>
      <w:r>
        <w:t>s default graphical user interface toolkit, to generate a standard user interface. A dataset was created using a Jupyter notebook. We train and validate our data in Google</w:t>
      </w:r>
      <w:r>
        <w:rPr>
          <w:spacing w:val="40"/>
        </w:rPr>
        <w:t xml:space="preserve"> </w:t>
      </w:r>
      <w:r>
        <w:t>Colab. We use Flask, which helps us to import libraries. For the CNN base model, we use Keras for</w:t>
      </w:r>
      <w:r>
        <w:rPr>
          <w:spacing w:val="40"/>
        </w:rPr>
        <w:t xml:space="preserve"> </w:t>
      </w:r>
      <w:r>
        <w:t>image processing; we also use OpenCV and Tensorﬂow, which resize images and zoom. Also, the standard image size is 224,224. We use scikit-learn to maintain our algorithm-like epochs. To highlight training loss, training accuracy, validation accuracy, and validation loss, we use Matplotlib, from which the library was born, as well as Sklearn. Metrics, which allow us to show true positive, true negative, falsely positive, and falsely negative, actually show how successfully the system</w:t>
      </w:r>
      <w:r>
        <w:rPr>
          <w:rFonts w:ascii="Arial" w:hAnsi="Arial"/>
        </w:rPr>
        <w:t>’</w:t>
      </w:r>
      <w:r>
        <w:t>s work is done. To</w:t>
      </w:r>
      <w:r>
        <w:rPr>
          <w:spacing w:val="80"/>
        </w:rPr>
        <w:t xml:space="preserve"> </w:t>
      </w:r>
      <w:r>
        <w:t>detect the image, we use artiﬁcial intelligence. In the backend part, deep learning is used.</w:t>
      </w:r>
    </w:p>
    <w:p w14:paraId="1B5EB4E4" w14:textId="77777777" w:rsidR="00155260" w:rsidRDefault="00155260">
      <w:pPr>
        <w:pStyle w:val="BodyText"/>
        <w:spacing w:before="9"/>
        <w:rPr>
          <w:sz w:val="33"/>
        </w:rPr>
      </w:pPr>
    </w:p>
    <w:p w14:paraId="1B4E44C7" w14:textId="77777777" w:rsidR="00155260" w:rsidRDefault="00F00BF3">
      <w:pPr>
        <w:pStyle w:val="ListParagraph"/>
        <w:numPr>
          <w:ilvl w:val="0"/>
          <w:numId w:val="1"/>
        </w:numPr>
        <w:tabs>
          <w:tab w:val="left" w:pos="979"/>
        </w:tabs>
        <w:ind w:hanging="220"/>
      </w:pPr>
      <w:r>
        <w:rPr>
          <w:w w:val="105"/>
        </w:rPr>
        <w:t>Equations</w:t>
      </w:r>
      <w:r>
        <w:rPr>
          <w:spacing w:val="15"/>
          <w:w w:val="105"/>
        </w:rPr>
        <w:t xml:space="preserve"> </w:t>
      </w:r>
      <w:r>
        <w:rPr>
          <w:w w:val="105"/>
        </w:rPr>
        <w:t>and</w:t>
      </w:r>
      <w:r>
        <w:rPr>
          <w:spacing w:val="14"/>
          <w:w w:val="105"/>
        </w:rPr>
        <w:t xml:space="preserve"> </w:t>
      </w:r>
      <w:r>
        <w:rPr>
          <w:w w:val="105"/>
        </w:rPr>
        <w:t>Mathematical</w:t>
      </w:r>
      <w:r>
        <w:rPr>
          <w:spacing w:val="16"/>
          <w:w w:val="105"/>
        </w:rPr>
        <w:t xml:space="preserve"> </w:t>
      </w:r>
      <w:r>
        <w:rPr>
          <w:spacing w:val="-2"/>
          <w:w w:val="105"/>
        </w:rPr>
        <w:t>Expression</w:t>
      </w:r>
    </w:p>
    <w:p w14:paraId="24B157BE" w14:textId="77777777" w:rsidR="00155260" w:rsidRDefault="00F00BF3">
      <w:pPr>
        <w:pStyle w:val="BodyText"/>
        <w:spacing w:before="66" w:line="244" w:lineRule="auto"/>
        <w:ind w:left="759" w:right="934" w:firstLine="397"/>
        <w:jc w:val="both"/>
      </w:pPr>
      <w:r>
        <w:t>Actual</w:t>
      </w:r>
      <w:r>
        <w:rPr>
          <w:spacing w:val="-4"/>
        </w:rPr>
        <w:t xml:space="preserve"> </w:t>
      </w:r>
      <w:r>
        <w:t>or</w:t>
      </w:r>
      <w:r>
        <w:rPr>
          <w:spacing w:val="-5"/>
        </w:rPr>
        <w:t xml:space="preserve"> </w:t>
      </w:r>
      <w:r>
        <w:t>classiﬁcation</w:t>
      </w:r>
      <w:r>
        <w:rPr>
          <w:spacing w:val="-5"/>
        </w:rPr>
        <w:t xml:space="preserve"> </w:t>
      </w:r>
      <w:r>
        <w:t>accuracy,</w:t>
      </w:r>
      <w:r>
        <w:rPr>
          <w:spacing w:val="-6"/>
        </w:rPr>
        <w:t xml:space="preserve"> </w:t>
      </w:r>
      <w:r>
        <w:t>which</w:t>
      </w:r>
      <w:r>
        <w:rPr>
          <w:spacing w:val="-4"/>
        </w:rPr>
        <w:t xml:space="preserve"> </w:t>
      </w:r>
      <w:r>
        <w:t>we</w:t>
      </w:r>
      <w:r>
        <w:rPr>
          <w:spacing w:val="-5"/>
        </w:rPr>
        <w:t xml:space="preserve"> </w:t>
      </w:r>
      <w:r>
        <w:t>may</w:t>
      </w:r>
      <w:r>
        <w:rPr>
          <w:spacing w:val="-4"/>
        </w:rPr>
        <w:t xml:space="preserve"> </w:t>
      </w:r>
      <w:r>
        <w:t>obtain</w:t>
      </w:r>
      <w:r>
        <w:rPr>
          <w:spacing w:val="-5"/>
        </w:rPr>
        <w:t xml:space="preserve"> </w:t>
      </w:r>
      <w:r>
        <w:t>using</w:t>
      </w:r>
      <w:r>
        <w:rPr>
          <w:spacing w:val="-5"/>
        </w:rPr>
        <w:t xml:space="preserve"> </w:t>
      </w:r>
      <w:r>
        <w:t>some</w:t>
      </w:r>
      <w:r>
        <w:rPr>
          <w:spacing w:val="-6"/>
        </w:rPr>
        <w:t xml:space="preserve"> </w:t>
      </w:r>
      <w:r>
        <w:t>variant</w:t>
      </w:r>
      <w:r>
        <w:rPr>
          <w:spacing w:val="-4"/>
        </w:rPr>
        <w:t xml:space="preserve"> </w:t>
      </w:r>
      <w:r>
        <w:t>of</w:t>
      </w:r>
      <w:r>
        <w:rPr>
          <w:spacing w:val="-5"/>
        </w:rPr>
        <w:t xml:space="preserve"> </w:t>
      </w:r>
      <w:r>
        <w:t>cross-validation</w:t>
      </w:r>
      <w:r>
        <w:rPr>
          <w:spacing w:val="-5"/>
        </w:rPr>
        <w:t xml:space="preserve"> </w:t>
      </w:r>
      <w:r>
        <w:t>data,</w:t>
      </w:r>
      <w:r>
        <w:rPr>
          <w:spacing w:val="-4"/>
        </w:rPr>
        <w:t xml:space="preserve"> </w:t>
      </w:r>
      <w:r>
        <w:t>or sensitivity,</w:t>
      </w:r>
      <w:r>
        <w:rPr>
          <w:spacing w:val="-9"/>
        </w:rPr>
        <w:t xml:space="preserve"> </w:t>
      </w:r>
      <w:r>
        <w:t>which</w:t>
      </w:r>
      <w:r>
        <w:rPr>
          <w:spacing w:val="-9"/>
        </w:rPr>
        <w:t xml:space="preserve"> </w:t>
      </w:r>
      <w:r>
        <w:t>is</w:t>
      </w:r>
      <w:r>
        <w:rPr>
          <w:spacing w:val="-9"/>
        </w:rPr>
        <w:t xml:space="preserve"> </w:t>
      </w:r>
      <w:r>
        <w:t>the</w:t>
      </w:r>
      <w:r>
        <w:rPr>
          <w:spacing w:val="-10"/>
        </w:rPr>
        <w:t xml:space="preserve"> </w:t>
      </w:r>
      <w:r>
        <w:t>ratio</w:t>
      </w:r>
      <w:r>
        <w:rPr>
          <w:spacing w:val="-9"/>
        </w:rPr>
        <w:t xml:space="preserve"> </w:t>
      </w:r>
      <w:r>
        <w:t>of</w:t>
      </w:r>
      <w:r>
        <w:rPr>
          <w:spacing w:val="-9"/>
        </w:rPr>
        <w:t xml:space="preserve"> </w:t>
      </w:r>
      <w:r>
        <w:t>the</w:t>
      </w:r>
      <w:r>
        <w:rPr>
          <w:spacing w:val="-10"/>
        </w:rPr>
        <w:t xml:space="preserve"> </w:t>
      </w:r>
      <w:r>
        <w:t>correctly</w:t>
      </w:r>
      <w:r>
        <w:rPr>
          <w:spacing w:val="-9"/>
        </w:rPr>
        <w:t xml:space="preserve"> </w:t>
      </w:r>
      <w:r>
        <w:t>+</w:t>
      </w:r>
      <w:r>
        <w:rPr>
          <w:spacing w:val="-9"/>
        </w:rPr>
        <w:t xml:space="preserve"> </w:t>
      </w:r>
      <w:r>
        <w:t>classiﬁed</w:t>
      </w:r>
      <w:r>
        <w:rPr>
          <w:spacing w:val="-10"/>
        </w:rPr>
        <w:t xml:space="preserve"> </w:t>
      </w:r>
      <w:r>
        <w:t>by</w:t>
      </w:r>
      <w:r>
        <w:rPr>
          <w:spacing w:val="-9"/>
        </w:rPr>
        <w:t xml:space="preserve"> </w:t>
      </w:r>
      <w:r>
        <w:t>our</w:t>
      </w:r>
      <w:r>
        <w:rPr>
          <w:spacing w:val="-10"/>
        </w:rPr>
        <w:t xml:space="preserve"> </w:t>
      </w:r>
      <w:r>
        <w:t>program</w:t>
      </w:r>
      <w:r>
        <w:rPr>
          <w:spacing w:val="-9"/>
        </w:rPr>
        <w:t xml:space="preserve"> </w:t>
      </w:r>
      <w:r>
        <w:t>to</w:t>
      </w:r>
      <w:r>
        <w:rPr>
          <w:spacing w:val="-10"/>
        </w:rPr>
        <w:t xml:space="preserve"> </w:t>
      </w:r>
      <w:r>
        <w:t>all,</w:t>
      </w:r>
      <w:r>
        <w:rPr>
          <w:spacing w:val="-9"/>
        </w:rPr>
        <w:t xml:space="preserve"> </w:t>
      </w:r>
      <w:r>
        <w:t>are</w:t>
      </w:r>
      <w:r>
        <w:rPr>
          <w:spacing w:val="-10"/>
        </w:rPr>
        <w:t xml:space="preserve"> </w:t>
      </w:r>
      <w:r>
        <w:t>the</w:t>
      </w:r>
      <w:r>
        <w:rPr>
          <w:spacing w:val="-9"/>
        </w:rPr>
        <w:t xml:space="preserve"> </w:t>
      </w:r>
      <w:r>
        <w:t>performance</w:t>
      </w:r>
      <w:r>
        <w:rPr>
          <w:spacing w:val="-9"/>
        </w:rPr>
        <w:t xml:space="preserve"> </w:t>
      </w:r>
      <w:r>
        <w:t xml:space="preserve">metrics </w:t>
      </w:r>
      <w:r>
        <w:rPr>
          <w:spacing w:val="-2"/>
        </w:rPr>
        <w:t>used</w:t>
      </w:r>
      <w:r>
        <w:rPr>
          <w:spacing w:val="-7"/>
        </w:rPr>
        <w:t xml:space="preserve"> </w:t>
      </w:r>
      <w:r>
        <w:rPr>
          <w:spacing w:val="-2"/>
        </w:rPr>
        <w:t>to</w:t>
      </w:r>
      <w:r>
        <w:rPr>
          <w:spacing w:val="-8"/>
        </w:rPr>
        <w:t xml:space="preserve"> </w:t>
      </w:r>
      <w:r>
        <w:rPr>
          <w:spacing w:val="-2"/>
        </w:rPr>
        <w:t>measure</w:t>
      </w:r>
      <w:r>
        <w:rPr>
          <w:spacing w:val="-7"/>
        </w:rPr>
        <w:t xml:space="preserve"> </w:t>
      </w:r>
      <w:r>
        <w:rPr>
          <w:spacing w:val="-2"/>
        </w:rPr>
        <w:t>the</w:t>
      </w:r>
      <w:r>
        <w:rPr>
          <w:spacing w:val="-7"/>
        </w:rPr>
        <w:t xml:space="preserve"> </w:t>
      </w:r>
      <w:r>
        <w:rPr>
          <w:spacing w:val="-2"/>
        </w:rPr>
        <w:t>success</w:t>
      </w:r>
      <w:r>
        <w:rPr>
          <w:spacing w:val="-7"/>
        </w:rPr>
        <w:t xml:space="preserve"> </w:t>
      </w:r>
      <w:r>
        <w:rPr>
          <w:spacing w:val="-2"/>
        </w:rPr>
        <w:t>of</w:t>
      </w:r>
      <w:r>
        <w:rPr>
          <w:spacing w:val="-7"/>
        </w:rPr>
        <w:t xml:space="preserve"> </w:t>
      </w:r>
      <w:r>
        <w:rPr>
          <w:spacing w:val="-2"/>
        </w:rPr>
        <w:t>the</w:t>
      </w:r>
      <w:r>
        <w:rPr>
          <w:spacing w:val="-7"/>
        </w:rPr>
        <w:t xml:space="preserve"> </w:t>
      </w:r>
      <w:r>
        <w:rPr>
          <w:spacing w:val="-2"/>
        </w:rPr>
        <w:t>proposed</w:t>
      </w:r>
      <w:r>
        <w:rPr>
          <w:spacing w:val="-8"/>
        </w:rPr>
        <w:t xml:space="preserve"> </w:t>
      </w:r>
      <w:r>
        <w:rPr>
          <w:spacing w:val="-2"/>
        </w:rPr>
        <w:t>system.</w:t>
      </w:r>
      <w:r>
        <w:rPr>
          <w:spacing w:val="-7"/>
        </w:rPr>
        <w:t xml:space="preserve"> </w:t>
      </w:r>
      <w:r>
        <w:rPr>
          <w:spacing w:val="-2"/>
        </w:rPr>
        <w:t>The</w:t>
      </w:r>
      <w:r>
        <w:rPr>
          <w:spacing w:val="-7"/>
        </w:rPr>
        <w:t xml:space="preserve"> </w:t>
      </w:r>
      <w:r>
        <w:rPr>
          <w:spacing w:val="-2"/>
        </w:rPr>
        <w:t>ratio</w:t>
      </w:r>
      <w:r>
        <w:rPr>
          <w:spacing w:val="-8"/>
        </w:rPr>
        <w:t xml:space="preserve"> </w:t>
      </w:r>
      <w:r>
        <w:rPr>
          <w:spacing w:val="-2"/>
        </w:rPr>
        <w:t>of</w:t>
      </w:r>
      <w:r>
        <w:rPr>
          <w:spacing w:val="-7"/>
        </w:rPr>
        <w:t xml:space="preserve"> </w:t>
      </w:r>
      <w:r>
        <w:rPr>
          <w:spacing w:val="-2"/>
        </w:rPr>
        <w:t>accurately</w:t>
      </w:r>
      <w:r>
        <w:rPr>
          <w:spacing w:val="-7"/>
        </w:rPr>
        <w:t xml:space="preserve"> </w:t>
      </w:r>
      <w:r>
        <w:rPr>
          <w:spacing w:val="-2"/>
        </w:rPr>
        <w:t>+</w:t>
      </w:r>
      <w:r>
        <w:rPr>
          <w:spacing w:val="-8"/>
        </w:rPr>
        <w:t xml:space="preserve"> </w:t>
      </w:r>
      <w:r>
        <w:rPr>
          <w:spacing w:val="-2"/>
        </w:rPr>
        <w:t>classiﬁed</w:t>
      </w:r>
      <w:r>
        <w:rPr>
          <w:spacing w:val="-7"/>
        </w:rPr>
        <w:t xml:space="preserve"> </w:t>
      </w:r>
      <w:r>
        <w:rPr>
          <w:spacing w:val="-2"/>
        </w:rPr>
        <w:t>by</w:t>
      </w:r>
      <w:r>
        <w:rPr>
          <w:spacing w:val="-7"/>
        </w:rPr>
        <w:t xml:space="preserve"> </w:t>
      </w:r>
      <w:r>
        <w:rPr>
          <w:spacing w:val="-2"/>
        </w:rPr>
        <w:t>our</w:t>
      </w:r>
      <w:r>
        <w:rPr>
          <w:spacing w:val="-7"/>
        </w:rPr>
        <w:t xml:space="preserve"> </w:t>
      </w:r>
      <w:r>
        <w:rPr>
          <w:spacing w:val="-2"/>
        </w:rPr>
        <w:t>software</w:t>
      </w:r>
      <w:r>
        <w:rPr>
          <w:spacing w:val="-7"/>
        </w:rPr>
        <w:t xml:space="preserve"> </w:t>
      </w:r>
      <w:r>
        <w:rPr>
          <w:spacing w:val="-2"/>
        </w:rPr>
        <w:t>to</w:t>
      </w:r>
      <w:r>
        <w:rPr>
          <w:spacing w:val="-7"/>
        </w:rPr>
        <w:t xml:space="preserve"> </w:t>
      </w:r>
      <w:r>
        <w:rPr>
          <w:spacing w:val="-2"/>
        </w:rPr>
        <w:t>all</w:t>
      </w:r>
    </w:p>
    <w:p w14:paraId="427FD882" w14:textId="77777777" w:rsidR="00155260" w:rsidRDefault="00F00BF3">
      <w:pPr>
        <w:pStyle w:val="BodyText"/>
        <w:spacing w:before="3"/>
        <w:ind w:left="759"/>
        <w:jc w:val="both"/>
      </w:pPr>
      <w:r>
        <w:t>+</w:t>
      </w:r>
      <w:r>
        <w:rPr>
          <w:spacing w:val="-2"/>
        </w:rPr>
        <w:t xml:space="preserve"> </w:t>
      </w:r>
      <w:r>
        <w:t>classiﬁed</w:t>
      </w:r>
      <w:r>
        <w:rPr>
          <w:spacing w:val="-3"/>
        </w:rPr>
        <w:t xml:space="preserve"> </w:t>
      </w:r>
      <w:r>
        <w:t>is</w:t>
      </w:r>
      <w:r>
        <w:rPr>
          <w:spacing w:val="-2"/>
        </w:rPr>
        <w:t xml:space="preserve"> </w:t>
      </w:r>
      <w:r>
        <w:t>known</w:t>
      </w:r>
      <w:r>
        <w:rPr>
          <w:spacing w:val="-3"/>
        </w:rPr>
        <w:t xml:space="preserve"> </w:t>
      </w:r>
      <w:r>
        <w:t>as</w:t>
      </w:r>
      <w:r>
        <w:rPr>
          <w:spacing w:val="-2"/>
        </w:rPr>
        <w:t xml:space="preserve"> </w:t>
      </w:r>
      <w:r>
        <w:t>precision.</w:t>
      </w:r>
      <w:r>
        <w:rPr>
          <w:spacing w:val="-3"/>
        </w:rPr>
        <w:t xml:space="preserve"> </w:t>
      </w:r>
      <w:r>
        <w:t>After</w:t>
      </w:r>
      <w:r>
        <w:rPr>
          <w:spacing w:val="-3"/>
        </w:rPr>
        <w:t xml:space="preserve"> </w:t>
      </w:r>
      <w:r>
        <w:t>that,</w:t>
      </w:r>
      <w:r>
        <w:rPr>
          <w:spacing w:val="-2"/>
        </w:rPr>
        <w:t xml:space="preserve"> </w:t>
      </w:r>
      <w:r>
        <w:t>the</w:t>
      </w:r>
      <w:r>
        <w:rPr>
          <w:spacing w:val="-2"/>
        </w:rPr>
        <w:t xml:space="preserve"> </w:t>
      </w:r>
      <w:r>
        <w:t>overall</w:t>
      </w:r>
      <w:r>
        <w:rPr>
          <w:spacing w:val="-2"/>
        </w:rPr>
        <w:t xml:space="preserve"> </w:t>
      </w:r>
      <w:r>
        <w:t>score</w:t>
      </w:r>
      <w:r>
        <w:rPr>
          <w:spacing w:val="-3"/>
        </w:rPr>
        <w:t xml:space="preserve"> </w:t>
      </w:r>
      <w:r>
        <w:t>was</w:t>
      </w:r>
      <w:r>
        <w:rPr>
          <w:spacing w:val="-2"/>
        </w:rPr>
        <w:t xml:space="preserve"> calculated.</w:t>
      </w:r>
    </w:p>
    <w:p w14:paraId="3DA1CDD1" w14:textId="77777777" w:rsidR="00155260" w:rsidRDefault="00155260">
      <w:pPr>
        <w:pStyle w:val="BodyText"/>
        <w:spacing w:before="3"/>
        <w:rPr>
          <w:sz w:val="21"/>
        </w:rPr>
      </w:pPr>
    </w:p>
    <w:p w14:paraId="0361958F" w14:textId="77777777" w:rsidR="00155260" w:rsidRPr="007A2BF2" w:rsidRDefault="00F00BF3">
      <w:pPr>
        <w:pStyle w:val="ListParagraph"/>
        <w:numPr>
          <w:ilvl w:val="1"/>
          <w:numId w:val="1"/>
        </w:numPr>
        <w:tabs>
          <w:tab w:val="left" w:pos="1144"/>
        </w:tabs>
        <w:spacing w:before="1"/>
        <w:ind w:hanging="385"/>
        <w:rPr>
          <w:b/>
          <w:i/>
          <w:u w:val="single"/>
        </w:rPr>
      </w:pPr>
      <w:r w:rsidRPr="007A2BF2">
        <w:rPr>
          <w:b/>
          <w:i/>
          <w:w w:val="105"/>
          <w:u w:val="single"/>
        </w:rPr>
        <w:t>In-line</w:t>
      </w:r>
      <w:r w:rsidRPr="007A2BF2">
        <w:rPr>
          <w:b/>
          <w:i/>
          <w:spacing w:val="-5"/>
          <w:w w:val="105"/>
          <w:u w:val="single"/>
        </w:rPr>
        <w:t xml:space="preserve"> </w:t>
      </w:r>
      <w:r w:rsidRPr="007A2BF2">
        <w:rPr>
          <w:b/>
          <w:i/>
          <w:spacing w:val="-2"/>
          <w:w w:val="105"/>
          <w:u w:val="single"/>
        </w:rPr>
        <w:t>Style</w:t>
      </w:r>
    </w:p>
    <w:p w14:paraId="51B33F21" w14:textId="77777777" w:rsidR="00155260" w:rsidRDefault="00F00BF3">
      <w:pPr>
        <w:pStyle w:val="BodyText"/>
        <w:spacing w:before="65"/>
        <w:ind w:left="1157"/>
      </w:pPr>
      <w:r>
        <w:t>Accuracy</w:t>
      </w:r>
      <w:r>
        <w:rPr>
          <w:spacing w:val="-8"/>
        </w:rPr>
        <w:t xml:space="preserve"> </w:t>
      </w:r>
      <w:r>
        <w:t>measured</w:t>
      </w:r>
      <w:r>
        <w:rPr>
          <w:spacing w:val="-7"/>
        </w:rPr>
        <w:t xml:space="preserve"> </w:t>
      </w:r>
      <w:r>
        <w:t>as</w:t>
      </w:r>
      <w:r>
        <w:rPr>
          <w:spacing w:val="-8"/>
        </w:rPr>
        <w:t xml:space="preserve"> </w:t>
      </w:r>
      <w:r>
        <w:rPr>
          <w:spacing w:val="-2"/>
        </w:rPr>
        <w:t>follows:</w:t>
      </w:r>
    </w:p>
    <w:p w14:paraId="6489A6F5" w14:textId="77777777" w:rsidR="00155260" w:rsidRDefault="00F00BF3">
      <w:pPr>
        <w:tabs>
          <w:tab w:val="left" w:pos="9871"/>
        </w:tabs>
        <w:spacing w:before="97"/>
        <w:ind w:left="759"/>
        <w:jc w:val="both"/>
      </w:pPr>
      <w:r>
        <w:rPr>
          <w:spacing w:val="-2"/>
        </w:rPr>
        <w:t>Classification</w:t>
      </w:r>
      <w:r>
        <w:rPr>
          <w:spacing w:val="1"/>
        </w:rPr>
        <w:t xml:space="preserve"> </w:t>
      </w:r>
      <w:r>
        <w:rPr>
          <w:spacing w:val="-2"/>
        </w:rPr>
        <w:t>accuracy</w:t>
      </w:r>
      <w:r>
        <w:rPr>
          <w:spacing w:val="3"/>
        </w:rPr>
        <w:t xml:space="preserve"> </w:t>
      </w:r>
      <w:r>
        <w:rPr>
          <w:rFonts w:ascii="Lucida Sans Unicode" w:hAnsi="Lucida Sans Unicode"/>
          <w:spacing w:val="-2"/>
        </w:rPr>
        <w:t>¼</w:t>
      </w:r>
      <w:r>
        <w:rPr>
          <w:rFonts w:ascii="Lucida Sans Unicode" w:hAnsi="Lucida Sans Unicode"/>
          <w:spacing w:val="-13"/>
        </w:rPr>
        <w:t xml:space="preserve"> </w:t>
      </w:r>
      <w:r>
        <w:rPr>
          <w:rFonts w:ascii="Lucida Sans Unicode" w:hAnsi="Lucida Sans Unicode"/>
          <w:spacing w:val="-2"/>
        </w:rPr>
        <w:t>ð</w:t>
      </w:r>
      <w:r>
        <w:rPr>
          <w:i/>
          <w:spacing w:val="-2"/>
        </w:rPr>
        <w:t>TP</w:t>
      </w:r>
      <w:r>
        <w:rPr>
          <w:i/>
          <w:spacing w:val="-5"/>
        </w:rPr>
        <w:t xml:space="preserve"> </w:t>
      </w:r>
      <w:r>
        <w:rPr>
          <w:rFonts w:ascii="Lucida Sans Unicode" w:hAnsi="Lucida Sans Unicode"/>
          <w:spacing w:val="-2"/>
        </w:rPr>
        <w:t>þ</w:t>
      </w:r>
      <w:r>
        <w:rPr>
          <w:rFonts w:ascii="Lucida Sans Unicode" w:hAnsi="Lucida Sans Unicode"/>
          <w:spacing w:val="-22"/>
        </w:rPr>
        <w:t xml:space="preserve"> </w:t>
      </w:r>
      <w:r>
        <w:rPr>
          <w:i/>
          <w:spacing w:val="-2"/>
        </w:rPr>
        <w:t>TN</w:t>
      </w:r>
      <w:r>
        <w:rPr>
          <w:i/>
          <w:spacing w:val="-32"/>
        </w:rPr>
        <w:t xml:space="preserve"> </w:t>
      </w:r>
      <w:r>
        <w:rPr>
          <w:rFonts w:ascii="Lucida Sans Unicode" w:hAnsi="Lucida Sans Unicode"/>
          <w:spacing w:val="-2"/>
        </w:rPr>
        <w:t>Þ</w:t>
      </w:r>
      <w:r>
        <w:rPr>
          <w:rFonts w:ascii="Calibri" w:hAnsi="Calibri"/>
          <w:spacing w:val="-2"/>
        </w:rPr>
        <w:t>=</w:t>
      </w:r>
      <w:r>
        <w:rPr>
          <w:rFonts w:ascii="Lucida Sans Unicode" w:hAnsi="Lucida Sans Unicode"/>
          <w:spacing w:val="-2"/>
        </w:rPr>
        <w:t>ð</w:t>
      </w:r>
      <w:r>
        <w:rPr>
          <w:i/>
          <w:spacing w:val="-2"/>
        </w:rPr>
        <w:t>TP</w:t>
      </w:r>
      <w:r>
        <w:rPr>
          <w:i/>
          <w:spacing w:val="-6"/>
        </w:rPr>
        <w:t xml:space="preserve"> </w:t>
      </w:r>
      <w:r>
        <w:rPr>
          <w:rFonts w:ascii="Lucida Sans Unicode" w:hAnsi="Lucida Sans Unicode"/>
          <w:spacing w:val="-2"/>
        </w:rPr>
        <w:t>þ</w:t>
      </w:r>
      <w:r>
        <w:rPr>
          <w:rFonts w:ascii="Lucida Sans Unicode" w:hAnsi="Lucida Sans Unicode"/>
          <w:spacing w:val="-21"/>
        </w:rPr>
        <w:t xml:space="preserve"> </w:t>
      </w:r>
      <w:r>
        <w:rPr>
          <w:i/>
          <w:spacing w:val="-2"/>
        </w:rPr>
        <w:t>FP</w:t>
      </w:r>
      <w:r>
        <w:rPr>
          <w:i/>
          <w:spacing w:val="-6"/>
        </w:rPr>
        <w:t xml:space="preserve"> </w:t>
      </w:r>
      <w:r>
        <w:rPr>
          <w:rFonts w:ascii="Lucida Sans Unicode" w:hAnsi="Lucida Sans Unicode"/>
          <w:spacing w:val="-2"/>
        </w:rPr>
        <w:t>þ</w:t>
      </w:r>
      <w:r>
        <w:rPr>
          <w:rFonts w:ascii="Lucida Sans Unicode" w:hAnsi="Lucida Sans Unicode"/>
          <w:spacing w:val="-21"/>
        </w:rPr>
        <w:t xml:space="preserve"> </w:t>
      </w:r>
      <w:r>
        <w:rPr>
          <w:i/>
          <w:spacing w:val="-2"/>
        </w:rPr>
        <w:t>FN</w:t>
      </w:r>
      <w:r>
        <w:rPr>
          <w:i/>
          <w:spacing w:val="12"/>
        </w:rPr>
        <w:t xml:space="preserve"> </w:t>
      </w:r>
      <w:r>
        <w:rPr>
          <w:rFonts w:ascii="Lucida Sans Unicode" w:hAnsi="Lucida Sans Unicode"/>
          <w:spacing w:val="-2"/>
        </w:rPr>
        <w:t>þ</w:t>
      </w:r>
      <w:r>
        <w:rPr>
          <w:rFonts w:ascii="Lucida Sans Unicode" w:hAnsi="Lucida Sans Unicode"/>
          <w:spacing w:val="-21"/>
        </w:rPr>
        <w:t xml:space="preserve"> </w:t>
      </w:r>
      <w:r>
        <w:rPr>
          <w:i/>
          <w:spacing w:val="-2"/>
        </w:rPr>
        <w:t>TN</w:t>
      </w:r>
      <w:r>
        <w:rPr>
          <w:i/>
          <w:spacing w:val="-33"/>
        </w:rPr>
        <w:t xml:space="preserve"> </w:t>
      </w:r>
      <w:r>
        <w:rPr>
          <w:rFonts w:ascii="Lucida Sans Unicode" w:hAnsi="Lucida Sans Unicode"/>
          <w:spacing w:val="-10"/>
        </w:rPr>
        <w:t>Þ</w:t>
      </w:r>
      <w:r>
        <w:rPr>
          <w:rFonts w:ascii="Lucida Sans Unicode" w:hAnsi="Lucida Sans Unicode"/>
        </w:rPr>
        <w:tab/>
      </w:r>
      <w:r>
        <w:rPr>
          <w:spacing w:val="-5"/>
        </w:rPr>
        <w:t>(1)</w:t>
      </w:r>
    </w:p>
    <w:p w14:paraId="0FD6FA45" w14:textId="77777777" w:rsidR="00155260" w:rsidRDefault="00155260">
      <w:pPr>
        <w:jc w:val="both"/>
        <w:sectPr w:rsidR="00155260">
          <w:pgSz w:w="12240" w:h="15840"/>
          <w:pgMar w:top="1600" w:right="500" w:bottom="280" w:left="680" w:header="1410" w:footer="0" w:gutter="0"/>
          <w:cols w:space="720"/>
        </w:sectPr>
      </w:pPr>
    </w:p>
    <w:p w14:paraId="454BE6CF" w14:textId="77777777" w:rsidR="00155260" w:rsidRDefault="00155260">
      <w:pPr>
        <w:pStyle w:val="BodyText"/>
        <w:rPr>
          <w:sz w:val="20"/>
        </w:rPr>
      </w:pPr>
    </w:p>
    <w:p w14:paraId="0BE26074" w14:textId="77777777" w:rsidR="00155260" w:rsidRDefault="00F00BF3">
      <w:pPr>
        <w:tabs>
          <w:tab w:val="left" w:pos="9871"/>
        </w:tabs>
        <w:spacing w:before="204"/>
        <w:ind w:left="760"/>
      </w:pPr>
      <w:r>
        <w:rPr>
          <w:spacing w:val="-2"/>
        </w:rPr>
        <w:t>Sensitivity</w:t>
      </w:r>
      <w:r>
        <w:rPr>
          <w:spacing w:val="-12"/>
        </w:rPr>
        <w:t xml:space="preserve"> </w:t>
      </w:r>
      <w:r>
        <w:rPr>
          <w:rFonts w:ascii="Lucida Sans Unicode" w:hAnsi="Lucida Sans Unicode"/>
          <w:spacing w:val="-2"/>
        </w:rPr>
        <w:t>¼</w:t>
      </w:r>
      <w:r>
        <w:rPr>
          <w:rFonts w:ascii="Lucida Sans Unicode" w:hAnsi="Lucida Sans Unicode"/>
          <w:spacing w:val="-15"/>
        </w:rPr>
        <w:t xml:space="preserve"> </w:t>
      </w:r>
      <w:r>
        <w:rPr>
          <w:i/>
          <w:spacing w:val="-2"/>
        </w:rPr>
        <w:t>TP</w:t>
      </w:r>
      <w:r>
        <w:rPr>
          <w:rFonts w:ascii="Calibri" w:hAnsi="Calibri"/>
          <w:spacing w:val="-2"/>
        </w:rPr>
        <w:t>=</w:t>
      </w:r>
      <w:r>
        <w:rPr>
          <w:rFonts w:ascii="Lucida Sans Unicode" w:hAnsi="Lucida Sans Unicode"/>
          <w:spacing w:val="-2"/>
        </w:rPr>
        <w:t>ð</w:t>
      </w:r>
      <w:r>
        <w:rPr>
          <w:i/>
          <w:spacing w:val="-2"/>
        </w:rPr>
        <w:t>TP</w:t>
      </w:r>
      <w:r>
        <w:rPr>
          <w:i/>
          <w:spacing w:val="-9"/>
        </w:rPr>
        <w:t xml:space="preserve"> </w:t>
      </w:r>
      <w:r>
        <w:rPr>
          <w:rFonts w:ascii="Lucida Sans Unicode" w:hAnsi="Lucida Sans Unicode"/>
          <w:spacing w:val="-2"/>
        </w:rPr>
        <w:t>þ</w:t>
      </w:r>
      <w:r>
        <w:rPr>
          <w:rFonts w:ascii="Lucida Sans Unicode" w:hAnsi="Lucida Sans Unicode"/>
          <w:spacing w:val="-21"/>
        </w:rPr>
        <w:t xml:space="preserve"> </w:t>
      </w:r>
      <w:r>
        <w:rPr>
          <w:i/>
          <w:spacing w:val="-2"/>
        </w:rPr>
        <w:t>FN</w:t>
      </w:r>
      <w:r>
        <w:rPr>
          <w:i/>
          <w:spacing w:val="-33"/>
        </w:rPr>
        <w:t xml:space="preserve"> </w:t>
      </w:r>
      <w:r>
        <w:rPr>
          <w:rFonts w:ascii="Lucida Sans Unicode" w:hAnsi="Lucida Sans Unicode"/>
          <w:spacing w:val="-12"/>
        </w:rPr>
        <w:t>Þ</w:t>
      </w:r>
      <w:r>
        <w:rPr>
          <w:rFonts w:ascii="Lucida Sans Unicode" w:hAnsi="Lucida Sans Unicode"/>
        </w:rPr>
        <w:tab/>
      </w:r>
      <w:r>
        <w:rPr>
          <w:spacing w:val="-5"/>
        </w:rPr>
        <w:t>(2)</w:t>
      </w:r>
    </w:p>
    <w:p w14:paraId="069B0009" w14:textId="77777777" w:rsidR="00155260" w:rsidRDefault="00F00BF3">
      <w:pPr>
        <w:tabs>
          <w:tab w:val="left" w:pos="9871"/>
        </w:tabs>
        <w:spacing w:before="66"/>
        <w:ind w:left="760"/>
      </w:pPr>
      <w:r>
        <w:rPr>
          <w:spacing w:val="-2"/>
        </w:rPr>
        <w:t>Precision</w:t>
      </w:r>
      <w:r>
        <w:rPr>
          <w:spacing w:val="-11"/>
        </w:rPr>
        <w:t xml:space="preserve"> </w:t>
      </w:r>
      <w:r>
        <w:rPr>
          <w:rFonts w:ascii="Lucida Sans Unicode" w:hAnsi="Lucida Sans Unicode"/>
          <w:spacing w:val="-2"/>
        </w:rPr>
        <w:t>¼</w:t>
      </w:r>
      <w:r>
        <w:rPr>
          <w:rFonts w:ascii="Lucida Sans Unicode" w:hAnsi="Lucida Sans Unicode"/>
          <w:spacing w:val="-15"/>
        </w:rPr>
        <w:t xml:space="preserve"> </w:t>
      </w:r>
      <w:r>
        <w:rPr>
          <w:i/>
          <w:spacing w:val="-2"/>
        </w:rPr>
        <w:t>TP</w:t>
      </w:r>
      <w:r>
        <w:rPr>
          <w:rFonts w:ascii="Calibri" w:hAnsi="Calibri"/>
          <w:spacing w:val="-2"/>
        </w:rPr>
        <w:t>=</w:t>
      </w:r>
      <w:r>
        <w:rPr>
          <w:rFonts w:ascii="Lucida Sans Unicode" w:hAnsi="Lucida Sans Unicode"/>
          <w:spacing w:val="-2"/>
        </w:rPr>
        <w:t>ð</w:t>
      </w:r>
      <w:r>
        <w:rPr>
          <w:i/>
          <w:spacing w:val="-2"/>
        </w:rPr>
        <w:t>TP</w:t>
      </w:r>
      <w:r>
        <w:rPr>
          <w:i/>
          <w:spacing w:val="-10"/>
        </w:rPr>
        <w:t xml:space="preserve"> </w:t>
      </w:r>
      <w:r>
        <w:rPr>
          <w:rFonts w:ascii="Lucida Sans Unicode" w:hAnsi="Lucida Sans Unicode"/>
          <w:spacing w:val="-2"/>
        </w:rPr>
        <w:t>þ</w:t>
      </w:r>
      <w:r>
        <w:rPr>
          <w:rFonts w:ascii="Lucida Sans Unicode" w:hAnsi="Lucida Sans Unicode"/>
          <w:spacing w:val="-21"/>
        </w:rPr>
        <w:t xml:space="preserve"> </w:t>
      </w:r>
      <w:r>
        <w:rPr>
          <w:i/>
          <w:spacing w:val="-5"/>
        </w:rPr>
        <w:t>FP</w:t>
      </w:r>
      <w:r>
        <w:rPr>
          <w:rFonts w:ascii="Lucida Sans Unicode" w:hAnsi="Lucida Sans Unicode"/>
          <w:spacing w:val="-5"/>
        </w:rPr>
        <w:t>Þ</w:t>
      </w:r>
      <w:r>
        <w:rPr>
          <w:rFonts w:ascii="Lucida Sans Unicode" w:hAnsi="Lucida Sans Unicode"/>
        </w:rPr>
        <w:tab/>
      </w:r>
      <w:r>
        <w:rPr>
          <w:spacing w:val="-5"/>
        </w:rPr>
        <w:t>(3)</w:t>
      </w:r>
    </w:p>
    <w:p w14:paraId="035D0E19" w14:textId="77777777" w:rsidR="00155260" w:rsidRDefault="00F00BF3">
      <w:pPr>
        <w:pStyle w:val="BodyText"/>
        <w:tabs>
          <w:tab w:val="left" w:pos="9871"/>
        </w:tabs>
        <w:spacing w:before="66"/>
        <w:ind w:left="1157" w:hanging="398"/>
      </w:pPr>
      <w:r>
        <w:t>F1</w:t>
      </w:r>
      <w:r>
        <w:rPr>
          <w:spacing w:val="13"/>
        </w:rPr>
        <w:t xml:space="preserve"> </w:t>
      </w:r>
      <w:r>
        <w:t>Score</w:t>
      </w:r>
      <w:r>
        <w:rPr>
          <w:spacing w:val="3"/>
        </w:rPr>
        <w:t xml:space="preserve"> </w:t>
      </w:r>
      <w:r>
        <w:rPr>
          <w:rFonts w:ascii="Lucida Sans Unicode" w:hAnsi="Lucida Sans Unicode"/>
        </w:rPr>
        <w:t>¼</w:t>
      </w:r>
      <w:r>
        <w:rPr>
          <w:rFonts w:ascii="Lucida Sans Unicode" w:hAnsi="Lucida Sans Unicode"/>
          <w:spacing w:val="-11"/>
        </w:rPr>
        <w:t xml:space="preserve"> </w:t>
      </w:r>
      <w:r>
        <w:t>2</w:t>
      </w:r>
      <w:r>
        <w:rPr>
          <w:spacing w:val="-7"/>
        </w:rPr>
        <w:t xml:space="preserve"> </w:t>
      </w:r>
      <w:r>
        <w:rPr>
          <w:rFonts w:ascii="Lucida Sans Unicode" w:hAnsi="Lucida Sans Unicode"/>
        </w:rPr>
        <w:t>x</w:t>
      </w:r>
      <w:r>
        <w:rPr>
          <w:rFonts w:ascii="Lucida Sans Unicode" w:hAnsi="Lucida Sans Unicode"/>
          <w:spacing w:val="-22"/>
        </w:rPr>
        <w:t xml:space="preserve"> </w:t>
      </w:r>
      <w:r>
        <w:t>sensitivity</w:t>
      </w:r>
      <w:r>
        <w:rPr>
          <w:spacing w:val="-7"/>
        </w:rPr>
        <w:t xml:space="preserve"> </w:t>
      </w:r>
      <w:r>
        <w:rPr>
          <w:rFonts w:ascii="Lucida Sans Unicode" w:hAnsi="Lucida Sans Unicode"/>
        </w:rPr>
        <w:t>x</w:t>
      </w:r>
      <w:r>
        <w:rPr>
          <w:rFonts w:ascii="Lucida Sans Unicode" w:hAnsi="Lucida Sans Unicode"/>
          <w:spacing w:val="-22"/>
        </w:rPr>
        <w:t xml:space="preserve"> </w:t>
      </w:r>
      <w:r>
        <w:t>precision</w:t>
      </w:r>
      <w:r>
        <w:rPr>
          <w:rFonts w:ascii="Calibri" w:hAnsi="Calibri"/>
        </w:rPr>
        <w:t>=</w:t>
      </w:r>
      <w:r>
        <w:t>sensitivity</w:t>
      </w:r>
      <w:r>
        <w:rPr>
          <w:spacing w:val="-9"/>
        </w:rPr>
        <w:t xml:space="preserve"> </w:t>
      </w:r>
      <w:r>
        <w:rPr>
          <w:rFonts w:ascii="Lucida Sans Unicode" w:hAnsi="Lucida Sans Unicode"/>
        </w:rPr>
        <w:t>þ</w:t>
      </w:r>
      <w:r>
        <w:rPr>
          <w:rFonts w:ascii="Lucida Sans Unicode" w:hAnsi="Lucida Sans Unicode"/>
          <w:spacing w:val="-21"/>
        </w:rPr>
        <w:t xml:space="preserve"> </w:t>
      </w:r>
      <w:r>
        <w:rPr>
          <w:spacing w:val="-2"/>
        </w:rPr>
        <w:t>precision</w:t>
      </w:r>
      <w:r>
        <w:tab/>
      </w:r>
      <w:r>
        <w:rPr>
          <w:spacing w:val="-5"/>
        </w:rPr>
        <w:t>(4)</w:t>
      </w:r>
    </w:p>
    <w:p w14:paraId="23F28ABC" w14:textId="77777777" w:rsidR="00155260" w:rsidRDefault="00F00BF3">
      <w:pPr>
        <w:pStyle w:val="BodyText"/>
        <w:spacing w:before="115" w:line="244" w:lineRule="auto"/>
        <w:ind w:left="760" w:right="935" w:firstLine="397"/>
        <w:jc w:val="both"/>
      </w:pPr>
      <w:r>
        <w:t>It</w:t>
      </w:r>
      <w:r>
        <w:rPr>
          <w:rFonts w:ascii="Arial" w:hAnsi="Arial"/>
        </w:rPr>
        <w:t>’</w:t>
      </w:r>
      <w:r>
        <w:t>s</w:t>
      </w:r>
      <w:r>
        <w:rPr>
          <w:spacing w:val="-10"/>
        </w:rPr>
        <w:t xml:space="preserve"> </w:t>
      </w:r>
      <w:r>
        <w:t>called</w:t>
      </w:r>
      <w:r>
        <w:rPr>
          <w:spacing w:val="-11"/>
        </w:rPr>
        <w:t xml:space="preserve"> </w:t>
      </w:r>
      <w:r>
        <w:t>a</w:t>
      </w:r>
      <w:r>
        <w:rPr>
          <w:spacing w:val="-10"/>
        </w:rPr>
        <w:t xml:space="preserve"> </w:t>
      </w:r>
      <w:r>
        <w:t>classiﬁcation</w:t>
      </w:r>
      <w:r>
        <w:rPr>
          <w:spacing w:val="-11"/>
        </w:rPr>
        <w:t xml:space="preserve"> </w:t>
      </w:r>
      <w:r>
        <w:t>metric,</w:t>
      </w:r>
      <w:r>
        <w:rPr>
          <w:spacing w:val="-10"/>
        </w:rPr>
        <w:t xml:space="preserve"> </w:t>
      </w:r>
      <w:r>
        <w:t>which,</w:t>
      </w:r>
      <w:r>
        <w:rPr>
          <w:spacing w:val="-11"/>
        </w:rPr>
        <w:t xml:space="preserve"> </w:t>
      </w:r>
      <w:r>
        <w:t>in</w:t>
      </w:r>
      <w:r>
        <w:rPr>
          <w:spacing w:val="-11"/>
        </w:rPr>
        <w:t xml:space="preserve"> </w:t>
      </w:r>
      <w:r>
        <w:t>summary,</w:t>
      </w:r>
      <w:r>
        <w:rPr>
          <w:spacing w:val="-11"/>
        </w:rPr>
        <w:t xml:space="preserve"> </w:t>
      </w:r>
      <w:r>
        <w:t>is</w:t>
      </w:r>
      <w:r>
        <w:rPr>
          <w:spacing w:val="-10"/>
        </w:rPr>
        <w:t xml:space="preserve"> </w:t>
      </w:r>
      <w:r>
        <w:t>the</w:t>
      </w:r>
      <w:r>
        <w:rPr>
          <w:spacing w:val="-11"/>
        </w:rPr>
        <w:t xml:space="preserve"> </w:t>
      </w:r>
      <w:r>
        <w:t>number</w:t>
      </w:r>
      <w:r>
        <w:rPr>
          <w:spacing w:val="-10"/>
        </w:rPr>
        <w:t xml:space="preserve"> </w:t>
      </w:r>
      <w:r>
        <w:t>of</w:t>
      </w:r>
      <w:r>
        <w:rPr>
          <w:spacing w:val="-11"/>
        </w:rPr>
        <w:t xml:space="preserve"> </w:t>
      </w:r>
      <w:r>
        <w:t>correct</w:t>
      </w:r>
      <w:r>
        <w:rPr>
          <w:spacing w:val="-10"/>
        </w:rPr>
        <w:t xml:space="preserve"> </w:t>
      </w:r>
      <w:r>
        <w:t>and</w:t>
      </w:r>
      <w:r>
        <w:rPr>
          <w:spacing w:val="-12"/>
        </w:rPr>
        <w:t xml:space="preserve"> </w:t>
      </w:r>
      <w:r>
        <w:t>incorrect</w:t>
      </w:r>
      <w:r>
        <w:rPr>
          <w:spacing w:val="-10"/>
        </w:rPr>
        <w:t xml:space="preserve"> </w:t>
      </w:r>
      <w:r>
        <w:t>predictions made by a classiﬁer.</w:t>
      </w:r>
    </w:p>
    <w:p w14:paraId="2AC103DF" w14:textId="77777777" w:rsidR="00155260" w:rsidRDefault="00155260">
      <w:pPr>
        <w:pStyle w:val="BodyText"/>
        <w:spacing w:before="10"/>
        <w:rPr>
          <w:sz w:val="20"/>
        </w:rPr>
      </w:pPr>
    </w:p>
    <w:p w14:paraId="49BE56FB" w14:textId="77777777" w:rsidR="00155260" w:rsidRPr="007A2BF2" w:rsidRDefault="00F00BF3">
      <w:pPr>
        <w:pStyle w:val="ListParagraph"/>
        <w:numPr>
          <w:ilvl w:val="1"/>
          <w:numId w:val="1"/>
        </w:numPr>
        <w:tabs>
          <w:tab w:val="left" w:pos="1144"/>
        </w:tabs>
        <w:ind w:hanging="385"/>
        <w:rPr>
          <w:b/>
          <w:i/>
        </w:rPr>
      </w:pPr>
      <w:r w:rsidRPr="007A2BF2">
        <w:rPr>
          <w:b/>
          <w:i/>
        </w:rPr>
        <w:t>Display</w:t>
      </w:r>
      <w:r w:rsidRPr="007A2BF2">
        <w:rPr>
          <w:b/>
          <w:i/>
          <w:spacing w:val="-9"/>
        </w:rPr>
        <w:t xml:space="preserve"> </w:t>
      </w:r>
      <w:r w:rsidRPr="007A2BF2">
        <w:rPr>
          <w:b/>
          <w:i/>
          <w:spacing w:val="-2"/>
        </w:rPr>
        <w:t>Style</w:t>
      </w:r>
    </w:p>
    <w:p w14:paraId="261BB446" w14:textId="77777777" w:rsidR="00155260" w:rsidRDefault="00F00BF3">
      <w:pPr>
        <w:pStyle w:val="BodyText"/>
        <w:spacing w:before="67" w:line="244" w:lineRule="auto"/>
        <w:ind w:left="759" w:right="935" w:firstLine="397"/>
        <w:jc w:val="both"/>
      </w:pPr>
      <w:r>
        <w:t>For</w:t>
      </w:r>
      <w:r>
        <w:rPr>
          <w:spacing w:val="-4"/>
        </w:rPr>
        <w:t xml:space="preserve"> </w:t>
      </w:r>
      <w:r>
        <w:t>these</w:t>
      </w:r>
      <w:r>
        <w:rPr>
          <w:spacing w:val="-4"/>
        </w:rPr>
        <w:t xml:space="preserve"> </w:t>
      </w:r>
      <w:r>
        <w:t>confusion</w:t>
      </w:r>
      <w:r>
        <w:rPr>
          <w:spacing w:val="-4"/>
        </w:rPr>
        <w:t xml:space="preserve"> </w:t>
      </w:r>
      <w:r>
        <w:t>metrics,</w:t>
      </w:r>
      <w:r>
        <w:rPr>
          <w:spacing w:val="-4"/>
        </w:rPr>
        <w:t xml:space="preserve"> </w:t>
      </w:r>
      <w:r>
        <w:t>we</w:t>
      </w:r>
      <w:r>
        <w:rPr>
          <w:spacing w:val="-4"/>
        </w:rPr>
        <w:t xml:space="preserve"> </w:t>
      </w:r>
      <w:r>
        <w:t>need</w:t>
      </w:r>
      <w:r>
        <w:rPr>
          <w:spacing w:val="-4"/>
        </w:rPr>
        <w:t xml:space="preserve"> </w:t>
      </w:r>
      <w:r>
        <w:t>the</w:t>
      </w:r>
      <w:r>
        <w:rPr>
          <w:spacing w:val="-4"/>
        </w:rPr>
        <w:t xml:space="preserve"> </w:t>
      </w:r>
      <w:r>
        <w:t>Python</w:t>
      </w:r>
      <w:r>
        <w:rPr>
          <w:spacing w:val="-4"/>
        </w:rPr>
        <w:t xml:space="preserve"> </w:t>
      </w:r>
      <w:r>
        <w:t>machine</w:t>
      </w:r>
      <w:r>
        <w:rPr>
          <w:spacing w:val="-4"/>
        </w:rPr>
        <w:t xml:space="preserve"> </w:t>
      </w:r>
      <w:r>
        <w:t>learning</w:t>
      </w:r>
      <w:r>
        <w:rPr>
          <w:spacing w:val="-4"/>
        </w:rPr>
        <w:t xml:space="preserve"> </w:t>
      </w:r>
      <w:r>
        <w:t>library</w:t>
      </w:r>
      <w:r>
        <w:rPr>
          <w:spacing w:val="-4"/>
        </w:rPr>
        <w:t xml:space="preserve"> </w:t>
      </w:r>
      <w:r>
        <w:t>nameScikit-learn.</w:t>
      </w:r>
      <w:r>
        <w:rPr>
          <w:spacing w:val="-4"/>
        </w:rPr>
        <w:t xml:space="preserve"> </w:t>
      </w:r>
      <w:r>
        <w:t>The</w:t>
      </w:r>
      <w:r>
        <w:rPr>
          <w:spacing w:val="-4"/>
        </w:rPr>
        <w:t xml:space="preserve"> </w:t>
      </w:r>
      <w:r>
        <w:t>True Positive/Negative name refers to the anticipated result of a test, whereas the True/False refers to the real result. So, in the event, I anticipated that somebody would be Covid-19 positive, but they weren</w:t>
      </w:r>
      <w:r>
        <w:rPr>
          <w:rFonts w:ascii="Arial" w:hAnsi="Arial"/>
        </w:rPr>
        <w:t>’</w:t>
      </w:r>
      <w:r>
        <w:t>t. At that point, that would be a False Positive since the real result was wrong, but the expectation was positive.</w:t>
      </w:r>
    </w:p>
    <w:p w14:paraId="0FDFBA26" w14:textId="77777777" w:rsidR="00155260" w:rsidRDefault="00155260">
      <w:pPr>
        <w:pStyle w:val="BodyText"/>
        <w:spacing w:before="11"/>
        <w:rPr>
          <w:sz w:val="20"/>
        </w:rPr>
      </w:pPr>
    </w:p>
    <w:p w14:paraId="14F4F9AE" w14:textId="77777777" w:rsidR="00155260" w:rsidRDefault="00F00BF3">
      <w:pPr>
        <w:pStyle w:val="ListParagraph"/>
        <w:numPr>
          <w:ilvl w:val="1"/>
          <w:numId w:val="1"/>
        </w:numPr>
        <w:tabs>
          <w:tab w:val="left" w:pos="1144"/>
        </w:tabs>
        <w:ind w:hanging="385"/>
        <w:rPr>
          <w:i/>
        </w:rPr>
      </w:pPr>
      <w:r>
        <w:rPr>
          <w:i/>
        </w:rPr>
        <w:t>Tables</w:t>
      </w:r>
      <w:r>
        <w:rPr>
          <w:i/>
          <w:spacing w:val="3"/>
        </w:rPr>
        <w:t xml:space="preserve"> </w:t>
      </w:r>
      <w:r>
        <w:rPr>
          <w:i/>
        </w:rPr>
        <w:t>and</w:t>
      </w:r>
      <w:r>
        <w:rPr>
          <w:i/>
          <w:spacing w:val="2"/>
        </w:rPr>
        <w:t xml:space="preserve"> </w:t>
      </w:r>
      <w:r>
        <w:rPr>
          <w:i/>
          <w:spacing w:val="-2"/>
        </w:rPr>
        <w:t>Figures</w:t>
      </w:r>
    </w:p>
    <w:p w14:paraId="151B52B1" w14:textId="77777777" w:rsidR="00155260" w:rsidRDefault="00F00BF3">
      <w:pPr>
        <w:pStyle w:val="BodyText"/>
        <w:spacing w:before="66" w:line="244" w:lineRule="auto"/>
        <w:ind w:left="760" w:right="935" w:firstLine="397"/>
        <w:jc w:val="both"/>
      </w:pPr>
      <w:r>
        <w:rPr>
          <w:spacing w:val="-2"/>
        </w:rPr>
        <w:t>It</w:t>
      </w:r>
      <w:r>
        <w:rPr>
          <w:spacing w:val="-7"/>
        </w:rPr>
        <w:t xml:space="preserve"> </w:t>
      </w:r>
      <w:r>
        <w:rPr>
          <w:spacing w:val="-2"/>
        </w:rPr>
        <w:t>is</w:t>
      </w:r>
      <w:r>
        <w:rPr>
          <w:spacing w:val="-9"/>
        </w:rPr>
        <w:t xml:space="preserve"> </w:t>
      </w:r>
      <w:r>
        <w:rPr>
          <w:spacing w:val="-2"/>
        </w:rPr>
        <w:t>a</w:t>
      </w:r>
      <w:r>
        <w:rPr>
          <w:spacing w:val="-7"/>
        </w:rPr>
        <w:t xml:space="preserve"> </w:t>
      </w:r>
      <w:r>
        <w:rPr>
          <w:spacing w:val="-2"/>
        </w:rPr>
        <w:t>summary</w:t>
      </w:r>
      <w:r>
        <w:rPr>
          <w:spacing w:val="-9"/>
        </w:rPr>
        <w:t xml:space="preserve"> </w:t>
      </w:r>
      <w:r>
        <w:rPr>
          <w:spacing w:val="-2"/>
        </w:rPr>
        <w:t>of</w:t>
      </w:r>
      <w:r>
        <w:rPr>
          <w:spacing w:val="-8"/>
        </w:rPr>
        <w:t xml:space="preserve"> </w:t>
      </w:r>
      <w:r>
        <w:rPr>
          <w:spacing w:val="-2"/>
        </w:rPr>
        <w:t>our</w:t>
      </w:r>
      <w:r>
        <w:rPr>
          <w:spacing w:val="-9"/>
        </w:rPr>
        <w:t xml:space="preserve"> </w:t>
      </w:r>
      <w:r>
        <w:rPr>
          <w:spacing w:val="-2"/>
        </w:rPr>
        <w:t>proposed</w:t>
      </w:r>
      <w:r>
        <w:rPr>
          <w:spacing w:val="-9"/>
        </w:rPr>
        <w:t xml:space="preserve"> </w:t>
      </w:r>
      <w:r>
        <w:rPr>
          <w:spacing w:val="-2"/>
        </w:rPr>
        <w:t>solutions</w:t>
      </w:r>
      <w:r>
        <w:rPr>
          <w:spacing w:val="-8"/>
        </w:rPr>
        <w:t xml:space="preserve"> </w:t>
      </w:r>
      <w:r>
        <w:rPr>
          <w:spacing w:val="-2"/>
        </w:rPr>
        <w:t>and</w:t>
      </w:r>
      <w:r>
        <w:rPr>
          <w:spacing w:val="-9"/>
        </w:rPr>
        <w:t xml:space="preserve"> </w:t>
      </w:r>
      <w:r>
        <w:rPr>
          <w:spacing w:val="-2"/>
        </w:rPr>
        <w:t>results.</w:t>
      </w:r>
      <w:r>
        <w:rPr>
          <w:spacing w:val="-8"/>
        </w:rPr>
        <w:t xml:space="preserve"> </w:t>
      </w:r>
      <w:r>
        <w:rPr>
          <w:spacing w:val="-2"/>
        </w:rPr>
        <w:t>The</w:t>
      </w:r>
      <w:r>
        <w:rPr>
          <w:spacing w:val="-9"/>
        </w:rPr>
        <w:t xml:space="preserve"> </w:t>
      </w:r>
      <w:r>
        <w:rPr>
          <w:spacing w:val="-2"/>
        </w:rPr>
        <w:t>technique</w:t>
      </w:r>
      <w:r>
        <w:rPr>
          <w:spacing w:val="-8"/>
        </w:rPr>
        <w:t xml:space="preserve"> </w:t>
      </w:r>
      <w:r>
        <w:rPr>
          <w:spacing w:val="-2"/>
        </w:rPr>
        <w:t>is</w:t>
      </w:r>
      <w:r>
        <w:rPr>
          <w:spacing w:val="-8"/>
        </w:rPr>
        <w:t xml:space="preserve"> </w:t>
      </w:r>
      <w:r>
        <w:rPr>
          <w:spacing w:val="-2"/>
        </w:rPr>
        <w:t>repeated</w:t>
      </w:r>
      <w:r>
        <w:rPr>
          <w:spacing w:val="-9"/>
        </w:rPr>
        <w:t xml:space="preserve"> </w:t>
      </w:r>
      <w:r>
        <w:rPr>
          <w:spacing w:val="-2"/>
        </w:rPr>
        <w:t>until</w:t>
      </w:r>
      <w:r>
        <w:rPr>
          <w:spacing w:val="-8"/>
        </w:rPr>
        <w:t xml:space="preserve"> </w:t>
      </w:r>
      <w:r>
        <w:rPr>
          <w:spacing w:val="-2"/>
        </w:rPr>
        <w:t>a</w:t>
      </w:r>
      <w:r>
        <w:rPr>
          <w:spacing w:val="-9"/>
        </w:rPr>
        <w:t xml:space="preserve"> </w:t>
      </w:r>
      <w:r>
        <w:rPr>
          <w:spacing w:val="-2"/>
        </w:rPr>
        <w:t>speciﬁed</w:t>
      </w:r>
      <w:r>
        <w:rPr>
          <w:spacing w:val="-8"/>
        </w:rPr>
        <w:t xml:space="preserve"> </w:t>
      </w:r>
      <w:r>
        <w:rPr>
          <w:spacing w:val="-2"/>
        </w:rPr>
        <w:t>meeting model</w:t>
      </w:r>
      <w:r>
        <w:rPr>
          <w:spacing w:val="-6"/>
        </w:rPr>
        <w:t xml:space="preserve"> </w:t>
      </w:r>
      <w:r>
        <w:rPr>
          <w:spacing w:val="-2"/>
        </w:rPr>
        <w:t>is</w:t>
      </w:r>
      <w:r>
        <w:rPr>
          <w:spacing w:val="-7"/>
        </w:rPr>
        <w:t xml:space="preserve"> </w:t>
      </w:r>
      <w:r>
        <w:rPr>
          <w:spacing w:val="-2"/>
        </w:rPr>
        <w:t>fulﬁlled,</w:t>
      </w:r>
      <w:r>
        <w:rPr>
          <w:spacing w:val="-6"/>
        </w:rPr>
        <w:t xml:space="preserve"> </w:t>
      </w:r>
      <w:r>
        <w:rPr>
          <w:spacing w:val="-2"/>
        </w:rPr>
        <w:t>a</w:t>
      </w:r>
      <w:r>
        <w:rPr>
          <w:spacing w:val="-7"/>
        </w:rPr>
        <w:t xml:space="preserve"> </w:t>
      </w:r>
      <w:r>
        <w:rPr>
          <w:spacing w:val="-2"/>
        </w:rPr>
        <w:t>predetermined</w:t>
      </w:r>
      <w:r>
        <w:rPr>
          <w:spacing w:val="-7"/>
        </w:rPr>
        <w:t xml:space="preserve"> </w:t>
      </w:r>
      <w:r>
        <w:rPr>
          <w:spacing w:val="-2"/>
        </w:rPr>
        <w:t>number</w:t>
      </w:r>
      <w:r>
        <w:rPr>
          <w:spacing w:val="-7"/>
        </w:rPr>
        <w:t xml:space="preserve"> </w:t>
      </w:r>
      <w:r>
        <w:rPr>
          <w:spacing w:val="-2"/>
        </w:rPr>
        <w:t>of</w:t>
      </w:r>
      <w:r>
        <w:rPr>
          <w:spacing w:val="-7"/>
        </w:rPr>
        <w:t xml:space="preserve"> </w:t>
      </w:r>
      <w:r>
        <w:rPr>
          <w:spacing w:val="-2"/>
        </w:rPr>
        <w:t>eras</w:t>
      </w:r>
      <w:r>
        <w:rPr>
          <w:spacing w:val="-6"/>
        </w:rPr>
        <w:t xml:space="preserve"> </w:t>
      </w:r>
      <w:r>
        <w:rPr>
          <w:spacing w:val="-2"/>
        </w:rPr>
        <w:t>has</w:t>
      </w:r>
      <w:r>
        <w:rPr>
          <w:spacing w:val="-7"/>
        </w:rPr>
        <w:t xml:space="preserve"> </w:t>
      </w:r>
      <w:r>
        <w:rPr>
          <w:spacing w:val="-2"/>
        </w:rPr>
        <w:t>elapsed,</w:t>
      </w:r>
      <w:r>
        <w:rPr>
          <w:spacing w:val="-6"/>
        </w:rPr>
        <w:t xml:space="preserve"> </w:t>
      </w:r>
      <w:r>
        <w:rPr>
          <w:spacing w:val="-2"/>
        </w:rPr>
        <w:t>or</w:t>
      </w:r>
      <w:r>
        <w:rPr>
          <w:spacing w:val="-8"/>
        </w:rPr>
        <w:t xml:space="preserve"> </w:t>
      </w:r>
      <w:r>
        <w:rPr>
          <w:spacing w:val="-2"/>
        </w:rPr>
        <w:t>the</w:t>
      </w:r>
      <w:r>
        <w:rPr>
          <w:spacing w:val="-6"/>
        </w:rPr>
        <w:t xml:space="preserve"> </w:t>
      </w:r>
      <w:r>
        <w:rPr>
          <w:spacing w:val="-2"/>
        </w:rPr>
        <w:t>arrangement</w:t>
      </w:r>
      <w:r>
        <w:rPr>
          <w:spacing w:val="-7"/>
        </w:rPr>
        <w:t xml:space="preserve"> </w:t>
      </w:r>
      <w:r>
        <w:rPr>
          <w:spacing w:val="-2"/>
        </w:rPr>
        <w:t>has</w:t>
      </w:r>
      <w:r>
        <w:rPr>
          <w:spacing w:val="-7"/>
        </w:rPr>
        <w:t xml:space="preserve"> </w:t>
      </w:r>
      <w:r>
        <w:rPr>
          <w:spacing w:val="-2"/>
        </w:rPr>
        <w:t>remained</w:t>
      </w:r>
      <w:r>
        <w:rPr>
          <w:spacing w:val="-7"/>
        </w:rPr>
        <w:t xml:space="preserve"> </w:t>
      </w:r>
      <w:r>
        <w:rPr>
          <w:spacing w:val="-2"/>
        </w:rPr>
        <w:t>the</w:t>
      </w:r>
      <w:r>
        <w:rPr>
          <w:spacing w:val="-7"/>
        </w:rPr>
        <w:t xml:space="preserve"> </w:t>
      </w:r>
      <w:r>
        <w:rPr>
          <w:spacing w:val="-2"/>
        </w:rPr>
        <w:t>same</w:t>
      </w:r>
      <w:r>
        <w:rPr>
          <w:spacing w:val="-7"/>
        </w:rPr>
        <w:t xml:space="preserve"> </w:t>
      </w:r>
      <w:r>
        <w:rPr>
          <w:spacing w:val="-2"/>
        </w:rPr>
        <w:t xml:space="preserve">for </w:t>
      </w:r>
      <w:r>
        <w:t xml:space="preserve">a few successive periods. </w:t>
      </w:r>
      <w:hyperlink w:anchor="_bookmark9" w:history="1">
        <w:r>
          <w:rPr>
            <w:color w:val="008CC0"/>
          </w:rPr>
          <w:t>Tab. 1</w:t>
        </w:r>
      </w:hyperlink>
      <w:r>
        <w:rPr>
          <w:color w:val="008CC0"/>
        </w:rPr>
        <w:t xml:space="preserve"> </w:t>
      </w:r>
      <w:r>
        <w:t>shows the data preprocessing.</w:t>
      </w:r>
    </w:p>
    <w:p w14:paraId="544018E8" w14:textId="77777777" w:rsidR="00155260" w:rsidRDefault="00155260">
      <w:pPr>
        <w:pStyle w:val="BodyText"/>
        <w:spacing w:before="5"/>
        <w:rPr>
          <w:sz w:val="13"/>
        </w:rPr>
      </w:pPr>
    </w:p>
    <w:p w14:paraId="3A08567F" w14:textId="77777777" w:rsidR="00155260" w:rsidRDefault="00F00BF3">
      <w:pPr>
        <w:pStyle w:val="BodyText"/>
        <w:spacing w:before="89"/>
        <w:ind w:left="816" w:right="990"/>
        <w:jc w:val="center"/>
      </w:pPr>
      <w:bookmarkStart w:id="8" w:name="_bookmark9"/>
      <w:bookmarkEnd w:id="8"/>
      <w:r>
        <w:t>Table 1:</w:t>
      </w:r>
      <w:r>
        <w:rPr>
          <w:spacing w:val="40"/>
        </w:rPr>
        <w:t xml:space="preserve"> </w:t>
      </w:r>
      <w:r>
        <w:t>Architecture</w:t>
      </w:r>
      <w:r>
        <w:rPr>
          <w:spacing w:val="1"/>
        </w:rPr>
        <w:t xml:space="preserve"> </w:t>
      </w:r>
      <w:r>
        <w:t>of</w:t>
      </w:r>
      <w:r>
        <w:rPr>
          <w:spacing w:val="1"/>
        </w:rPr>
        <w:t xml:space="preserve"> </w:t>
      </w:r>
      <w:r>
        <w:t>the model</w:t>
      </w:r>
      <w:r>
        <w:rPr>
          <w:spacing w:val="2"/>
        </w:rPr>
        <w:t xml:space="preserve"> </w:t>
      </w:r>
      <w:r>
        <w:t>used</w:t>
      </w:r>
      <w:r>
        <w:rPr>
          <w:spacing w:val="1"/>
        </w:rPr>
        <w:t xml:space="preserve"> </w:t>
      </w:r>
      <w:r>
        <w:t>for</w:t>
      </w:r>
      <w:r>
        <w:rPr>
          <w:spacing w:val="1"/>
        </w:rPr>
        <w:t xml:space="preserve"> </w:t>
      </w:r>
      <w:r>
        <w:t>deep</w:t>
      </w:r>
      <w:r>
        <w:rPr>
          <w:spacing w:val="1"/>
        </w:rPr>
        <w:t xml:space="preserve"> </w:t>
      </w:r>
      <w:r>
        <w:t>feature</w:t>
      </w:r>
      <w:r>
        <w:rPr>
          <w:spacing w:val="1"/>
        </w:rPr>
        <w:t xml:space="preserve"> </w:t>
      </w:r>
      <w:r>
        <w:rPr>
          <w:spacing w:val="-2"/>
        </w:rPr>
        <w:t>extraction</w:t>
      </w:r>
    </w:p>
    <w:p w14:paraId="6CEB1449" w14:textId="77777777" w:rsidR="00155260" w:rsidRDefault="00155260">
      <w:pPr>
        <w:pStyle w:val="BodyText"/>
        <w:spacing w:before="1"/>
        <w:rPr>
          <w:sz w:val="10"/>
        </w:rPr>
      </w:pPr>
    </w:p>
    <w:tbl>
      <w:tblPr>
        <w:tblW w:w="0" w:type="auto"/>
        <w:tblInd w:w="1617" w:type="dxa"/>
        <w:tblLayout w:type="fixed"/>
        <w:tblCellMar>
          <w:left w:w="0" w:type="dxa"/>
          <w:right w:w="0" w:type="dxa"/>
        </w:tblCellMar>
        <w:tblLook w:val="01E0" w:firstRow="1" w:lastRow="1" w:firstColumn="1" w:lastColumn="1" w:noHBand="0" w:noVBand="0"/>
        <w:tblPrChange w:id="9" w:author="GURU PRAKASH G" w:date="2024-01-08T17:56:00Z">
          <w:tblPr>
            <w:tblW w:w="0" w:type="auto"/>
            <w:tblInd w:w="1617" w:type="dxa"/>
            <w:tblLayout w:type="fixed"/>
            <w:tblCellMar>
              <w:left w:w="0" w:type="dxa"/>
              <w:right w:w="0" w:type="dxa"/>
            </w:tblCellMar>
            <w:tblLook w:val="01E0" w:firstRow="1" w:lastRow="1" w:firstColumn="1" w:lastColumn="1" w:noHBand="0" w:noVBand="0"/>
          </w:tblPr>
        </w:tblPrChange>
      </w:tblPr>
      <w:tblGrid>
        <w:gridCol w:w="3431"/>
        <w:gridCol w:w="2625"/>
        <w:gridCol w:w="1605"/>
        <w:tblGridChange w:id="10">
          <w:tblGrid>
            <w:gridCol w:w="3431"/>
            <w:gridCol w:w="2625"/>
            <w:gridCol w:w="1605"/>
          </w:tblGrid>
        </w:tblGridChange>
      </w:tblGrid>
      <w:tr w:rsidR="00155260" w14:paraId="64F0962A" w14:textId="77777777">
        <w:trPr>
          <w:trHeight w:val="373"/>
          <w:trPrChange w:id="11" w:author="GURU PRAKASH G" w:date="2024-01-08T17:56:00Z">
            <w:trPr>
              <w:trHeight w:val="373"/>
            </w:trPr>
          </w:trPrChange>
        </w:trPr>
        <w:tc>
          <w:tcPr>
            <w:tcW w:w="3431" w:type="dxa"/>
            <w:tcBorders>
              <w:top w:val="single" w:sz="6" w:space="0" w:color="000000"/>
              <w:bottom w:val="single" w:sz="6" w:space="0" w:color="000000"/>
            </w:tcBorders>
            <w:tcPrChange w:id="12" w:author="GURU PRAKASH G" w:date="2024-01-08T17:56:00Z">
              <w:tcPr>
                <w:tcW w:w="3431" w:type="dxa"/>
                <w:tcBorders>
                  <w:top w:val="single" w:sz="6" w:space="0" w:color="000000"/>
                  <w:bottom w:val="single" w:sz="6" w:space="0" w:color="000000"/>
                </w:tcBorders>
              </w:tcPr>
            </w:tcPrChange>
          </w:tcPr>
          <w:p w14:paraId="11761FAC" w14:textId="77777777" w:rsidR="00155260" w:rsidRDefault="00F00BF3">
            <w:pPr>
              <w:pStyle w:val="TableParagraph"/>
              <w:spacing w:before="52"/>
            </w:pPr>
            <w:r>
              <w:t>Layer</w:t>
            </w:r>
            <w:r>
              <w:rPr>
                <w:spacing w:val="-4"/>
              </w:rPr>
              <w:t xml:space="preserve"> </w:t>
            </w:r>
            <w:r>
              <w:rPr>
                <w:spacing w:val="-2"/>
              </w:rPr>
              <w:t>(type)</w:t>
            </w:r>
          </w:p>
        </w:tc>
        <w:tc>
          <w:tcPr>
            <w:tcW w:w="2625" w:type="dxa"/>
            <w:tcBorders>
              <w:top w:val="single" w:sz="6" w:space="0" w:color="000000"/>
              <w:bottom w:val="single" w:sz="6" w:space="0" w:color="000000"/>
            </w:tcBorders>
            <w:tcPrChange w:id="13" w:author="GURU PRAKASH G" w:date="2024-01-08T17:56:00Z">
              <w:tcPr>
                <w:tcW w:w="2625" w:type="dxa"/>
                <w:tcBorders>
                  <w:top w:val="single" w:sz="6" w:space="0" w:color="000000"/>
                  <w:bottom w:val="single" w:sz="6" w:space="0" w:color="000000"/>
                </w:tcBorders>
              </w:tcPr>
            </w:tcPrChange>
          </w:tcPr>
          <w:p w14:paraId="7BA9B35E" w14:textId="77777777" w:rsidR="00155260" w:rsidRDefault="00F00BF3">
            <w:pPr>
              <w:pStyle w:val="TableParagraph"/>
              <w:spacing w:before="52"/>
              <w:ind w:left="387"/>
            </w:pPr>
            <w:r>
              <w:t>Output</w:t>
            </w:r>
            <w:r>
              <w:rPr>
                <w:spacing w:val="-8"/>
              </w:rPr>
              <w:t xml:space="preserve"> </w:t>
            </w:r>
            <w:r>
              <w:rPr>
                <w:spacing w:val="-2"/>
              </w:rPr>
              <w:t>Shape</w:t>
            </w:r>
          </w:p>
        </w:tc>
        <w:tc>
          <w:tcPr>
            <w:tcW w:w="1605" w:type="dxa"/>
            <w:tcBorders>
              <w:top w:val="single" w:sz="6" w:space="0" w:color="000000"/>
              <w:bottom w:val="single" w:sz="6" w:space="0" w:color="000000"/>
            </w:tcBorders>
            <w:tcPrChange w:id="14" w:author="GURU PRAKASH G" w:date="2024-01-08T17:56:00Z">
              <w:tcPr>
                <w:tcW w:w="1605" w:type="dxa"/>
                <w:tcBorders>
                  <w:top w:val="single" w:sz="6" w:space="0" w:color="000000"/>
                  <w:bottom w:val="single" w:sz="6" w:space="0" w:color="000000"/>
                </w:tcBorders>
              </w:tcPr>
            </w:tcPrChange>
          </w:tcPr>
          <w:p w14:paraId="38530B98" w14:textId="77777777" w:rsidR="00155260" w:rsidRDefault="00F00BF3">
            <w:pPr>
              <w:pStyle w:val="TableParagraph"/>
              <w:spacing w:before="52"/>
              <w:ind w:left="388"/>
            </w:pPr>
            <w:r>
              <w:rPr>
                <w:spacing w:val="-2"/>
              </w:rPr>
              <w:t>Parameters</w:t>
            </w:r>
          </w:p>
        </w:tc>
      </w:tr>
      <w:tr w:rsidR="00155260" w14:paraId="5FA0D71B" w14:textId="77777777">
        <w:trPr>
          <w:trHeight w:val="344"/>
          <w:trPrChange w:id="15" w:author="GURU PRAKASH G" w:date="2024-01-08T17:56:00Z">
            <w:trPr>
              <w:trHeight w:val="344"/>
            </w:trPr>
          </w:trPrChange>
        </w:trPr>
        <w:tc>
          <w:tcPr>
            <w:tcW w:w="3431" w:type="dxa"/>
            <w:tcBorders>
              <w:top w:val="single" w:sz="6" w:space="0" w:color="000000"/>
            </w:tcBorders>
            <w:tcPrChange w:id="16" w:author="GURU PRAKASH G" w:date="2024-01-08T17:56:00Z">
              <w:tcPr>
                <w:tcW w:w="3431" w:type="dxa"/>
                <w:tcBorders>
                  <w:top w:val="single" w:sz="6" w:space="0" w:color="000000"/>
                </w:tcBorders>
              </w:tcPr>
            </w:tcPrChange>
          </w:tcPr>
          <w:p w14:paraId="7CBDC230" w14:textId="77777777" w:rsidR="00155260" w:rsidRDefault="00F00BF3">
            <w:pPr>
              <w:pStyle w:val="TableParagraph"/>
              <w:spacing w:before="50"/>
            </w:pPr>
            <w:r>
              <w:t>conv2d</w:t>
            </w:r>
            <w:r>
              <w:rPr>
                <w:spacing w:val="-2"/>
              </w:rPr>
              <w:t xml:space="preserve"> (Conv2D)</w:t>
            </w:r>
          </w:p>
        </w:tc>
        <w:tc>
          <w:tcPr>
            <w:tcW w:w="2625" w:type="dxa"/>
            <w:tcBorders>
              <w:top w:val="single" w:sz="6" w:space="0" w:color="000000"/>
            </w:tcBorders>
            <w:tcPrChange w:id="17" w:author="GURU PRAKASH G" w:date="2024-01-08T17:56:00Z">
              <w:tcPr>
                <w:tcW w:w="2625" w:type="dxa"/>
                <w:tcBorders>
                  <w:top w:val="single" w:sz="6" w:space="0" w:color="000000"/>
                </w:tcBorders>
              </w:tcPr>
            </w:tcPrChange>
          </w:tcPr>
          <w:p w14:paraId="16CFB216" w14:textId="77777777" w:rsidR="00155260" w:rsidRDefault="00F00BF3">
            <w:pPr>
              <w:pStyle w:val="TableParagraph"/>
              <w:spacing w:before="50"/>
              <w:ind w:left="387"/>
            </w:pPr>
            <w:r>
              <w:t>(None,</w:t>
            </w:r>
            <w:r>
              <w:rPr>
                <w:spacing w:val="-1"/>
              </w:rPr>
              <w:t xml:space="preserve"> </w:t>
            </w:r>
            <w:r>
              <w:t xml:space="preserve">222, 222, </w:t>
            </w:r>
            <w:r>
              <w:rPr>
                <w:spacing w:val="-5"/>
              </w:rPr>
              <w:t>32)</w:t>
            </w:r>
          </w:p>
        </w:tc>
        <w:tc>
          <w:tcPr>
            <w:tcW w:w="1605" w:type="dxa"/>
            <w:tcBorders>
              <w:top w:val="single" w:sz="6" w:space="0" w:color="000000"/>
            </w:tcBorders>
            <w:tcPrChange w:id="18" w:author="GURU PRAKASH G" w:date="2024-01-08T17:56:00Z">
              <w:tcPr>
                <w:tcW w:w="1605" w:type="dxa"/>
                <w:tcBorders>
                  <w:top w:val="single" w:sz="6" w:space="0" w:color="000000"/>
                </w:tcBorders>
              </w:tcPr>
            </w:tcPrChange>
          </w:tcPr>
          <w:p w14:paraId="38EFB934" w14:textId="77777777" w:rsidR="00155260" w:rsidRDefault="00F00BF3">
            <w:pPr>
              <w:pStyle w:val="TableParagraph"/>
              <w:spacing w:before="50"/>
              <w:ind w:left="388"/>
            </w:pPr>
            <w:r>
              <w:rPr>
                <w:spacing w:val="-5"/>
              </w:rPr>
              <w:t>896</w:t>
            </w:r>
          </w:p>
        </w:tc>
      </w:tr>
      <w:tr w:rsidR="00155260" w14:paraId="1F22DB74" w14:textId="77777777">
        <w:trPr>
          <w:trHeight w:val="322"/>
          <w:trPrChange w:id="19" w:author="GURU PRAKASH G" w:date="2024-01-08T17:56:00Z">
            <w:trPr>
              <w:trHeight w:val="322"/>
            </w:trPr>
          </w:trPrChange>
        </w:trPr>
        <w:tc>
          <w:tcPr>
            <w:tcW w:w="3431" w:type="dxa"/>
            <w:tcPrChange w:id="20" w:author="GURU PRAKASH G" w:date="2024-01-08T17:56:00Z">
              <w:tcPr>
                <w:tcW w:w="3431" w:type="dxa"/>
              </w:tcPr>
            </w:tcPrChange>
          </w:tcPr>
          <w:p w14:paraId="38691122" w14:textId="77777777" w:rsidR="00155260" w:rsidRDefault="00F00BF3">
            <w:pPr>
              <w:pStyle w:val="TableParagraph"/>
            </w:pPr>
            <w:r>
              <w:t>conv2d_1</w:t>
            </w:r>
            <w:r>
              <w:rPr>
                <w:spacing w:val="-7"/>
              </w:rPr>
              <w:t xml:space="preserve"> </w:t>
            </w:r>
            <w:r>
              <w:rPr>
                <w:spacing w:val="-2"/>
              </w:rPr>
              <w:t>(Conv2D)</w:t>
            </w:r>
          </w:p>
        </w:tc>
        <w:tc>
          <w:tcPr>
            <w:tcW w:w="2625" w:type="dxa"/>
            <w:tcPrChange w:id="21" w:author="GURU PRAKASH G" w:date="2024-01-08T17:56:00Z">
              <w:tcPr>
                <w:tcW w:w="2625" w:type="dxa"/>
              </w:tcPr>
            </w:tcPrChange>
          </w:tcPr>
          <w:p w14:paraId="31C31587" w14:textId="77777777" w:rsidR="00155260" w:rsidRDefault="00F00BF3">
            <w:pPr>
              <w:pStyle w:val="TableParagraph"/>
              <w:ind w:left="387"/>
            </w:pPr>
            <w:r>
              <w:t>(None,</w:t>
            </w:r>
            <w:r>
              <w:rPr>
                <w:spacing w:val="-1"/>
              </w:rPr>
              <w:t xml:space="preserve"> </w:t>
            </w:r>
            <w:r>
              <w:t xml:space="preserve">220, 220, </w:t>
            </w:r>
            <w:r>
              <w:rPr>
                <w:spacing w:val="-5"/>
              </w:rPr>
              <w:t>64)</w:t>
            </w:r>
          </w:p>
        </w:tc>
        <w:tc>
          <w:tcPr>
            <w:tcW w:w="1605" w:type="dxa"/>
            <w:tcPrChange w:id="22" w:author="GURU PRAKASH G" w:date="2024-01-08T17:56:00Z">
              <w:tcPr>
                <w:tcW w:w="1605" w:type="dxa"/>
              </w:tcPr>
            </w:tcPrChange>
          </w:tcPr>
          <w:p w14:paraId="241D9D28" w14:textId="77777777" w:rsidR="00155260" w:rsidRDefault="00F00BF3">
            <w:pPr>
              <w:pStyle w:val="TableParagraph"/>
              <w:ind w:left="388"/>
            </w:pPr>
            <w:r>
              <w:rPr>
                <w:spacing w:val="-2"/>
              </w:rPr>
              <w:t>18496</w:t>
            </w:r>
          </w:p>
        </w:tc>
      </w:tr>
      <w:tr w:rsidR="00155260" w14:paraId="4C39101C" w14:textId="77777777">
        <w:trPr>
          <w:trHeight w:val="322"/>
          <w:trPrChange w:id="23" w:author="GURU PRAKASH G" w:date="2024-01-08T17:56:00Z">
            <w:trPr>
              <w:trHeight w:val="322"/>
            </w:trPr>
          </w:trPrChange>
        </w:trPr>
        <w:tc>
          <w:tcPr>
            <w:tcW w:w="3431" w:type="dxa"/>
            <w:tcPrChange w:id="24" w:author="GURU PRAKASH G" w:date="2024-01-08T17:56:00Z">
              <w:tcPr>
                <w:tcW w:w="3431" w:type="dxa"/>
              </w:tcPr>
            </w:tcPrChange>
          </w:tcPr>
          <w:p w14:paraId="1749B567" w14:textId="77777777" w:rsidR="00155260" w:rsidRDefault="00F00BF3">
            <w:pPr>
              <w:pStyle w:val="TableParagraph"/>
            </w:pPr>
            <w:r>
              <w:rPr>
                <w:spacing w:val="-2"/>
              </w:rPr>
              <w:t>max_pooling2d(MaxPooling2D)</w:t>
            </w:r>
          </w:p>
        </w:tc>
        <w:tc>
          <w:tcPr>
            <w:tcW w:w="2625" w:type="dxa"/>
            <w:tcPrChange w:id="25" w:author="GURU PRAKASH G" w:date="2024-01-08T17:56:00Z">
              <w:tcPr>
                <w:tcW w:w="2625" w:type="dxa"/>
              </w:tcPr>
            </w:tcPrChange>
          </w:tcPr>
          <w:p w14:paraId="01C0F61B" w14:textId="77777777" w:rsidR="00155260" w:rsidRDefault="00F00BF3">
            <w:pPr>
              <w:pStyle w:val="TableParagraph"/>
              <w:ind w:left="387"/>
            </w:pPr>
            <w:r>
              <w:t>(None,</w:t>
            </w:r>
            <w:r>
              <w:rPr>
                <w:spacing w:val="-5"/>
              </w:rPr>
              <w:t xml:space="preserve"> </w:t>
            </w:r>
            <w:r>
              <w:t>110,</w:t>
            </w:r>
            <w:r>
              <w:rPr>
                <w:spacing w:val="-4"/>
              </w:rPr>
              <w:t xml:space="preserve"> </w:t>
            </w:r>
            <w:r>
              <w:t>110,</w:t>
            </w:r>
            <w:r>
              <w:rPr>
                <w:spacing w:val="-4"/>
              </w:rPr>
              <w:t xml:space="preserve"> </w:t>
            </w:r>
            <w:r>
              <w:rPr>
                <w:spacing w:val="-5"/>
              </w:rPr>
              <w:t>64)</w:t>
            </w:r>
          </w:p>
        </w:tc>
        <w:tc>
          <w:tcPr>
            <w:tcW w:w="1605" w:type="dxa"/>
            <w:tcPrChange w:id="26" w:author="GURU PRAKASH G" w:date="2024-01-08T17:56:00Z">
              <w:tcPr>
                <w:tcW w:w="1605" w:type="dxa"/>
              </w:tcPr>
            </w:tcPrChange>
          </w:tcPr>
          <w:p w14:paraId="62AE1A6F" w14:textId="77777777" w:rsidR="00155260" w:rsidRDefault="00F00BF3">
            <w:pPr>
              <w:pStyle w:val="TableParagraph"/>
              <w:ind w:left="388"/>
            </w:pPr>
            <w:r>
              <w:rPr>
                <w:w w:val="99"/>
              </w:rPr>
              <w:t>0</w:t>
            </w:r>
          </w:p>
        </w:tc>
      </w:tr>
      <w:tr w:rsidR="00155260" w14:paraId="3C02ED64" w14:textId="77777777">
        <w:trPr>
          <w:trHeight w:val="321"/>
          <w:trPrChange w:id="27" w:author="GURU PRAKASH G" w:date="2024-01-08T17:56:00Z">
            <w:trPr>
              <w:trHeight w:val="321"/>
            </w:trPr>
          </w:trPrChange>
        </w:trPr>
        <w:tc>
          <w:tcPr>
            <w:tcW w:w="3431" w:type="dxa"/>
            <w:tcPrChange w:id="28" w:author="GURU PRAKASH G" w:date="2024-01-08T17:56:00Z">
              <w:tcPr>
                <w:tcW w:w="3431" w:type="dxa"/>
              </w:tcPr>
            </w:tcPrChange>
          </w:tcPr>
          <w:p w14:paraId="442BCF59" w14:textId="77777777" w:rsidR="00155260" w:rsidRDefault="00F00BF3">
            <w:pPr>
              <w:pStyle w:val="TableParagraph"/>
            </w:pPr>
            <w:r>
              <w:t>dropout</w:t>
            </w:r>
            <w:r>
              <w:rPr>
                <w:spacing w:val="-3"/>
              </w:rPr>
              <w:t xml:space="preserve"> </w:t>
            </w:r>
            <w:r>
              <w:rPr>
                <w:spacing w:val="-2"/>
              </w:rPr>
              <w:t>(Dropout)</w:t>
            </w:r>
          </w:p>
        </w:tc>
        <w:tc>
          <w:tcPr>
            <w:tcW w:w="2625" w:type="dxa"/>
            <w:tcPrChange w:id="29" w:author="GURU PRAKASH G" w:date="2024-01-08T17:56:00Z">
              <w:tcPr>
                <w:tcW w:w="2625" w:type="dxa"/>
              </w:tcPr>
            </w:tcPrChange>
          </w:tcPr>
          <w:p w14:paraId="5FBE669E" w14:textId="77777777" w:rsidR="00155260" w:rsidRDefault="00F00BF3">
            <w:pPr>
              <w:pStyle w:val="TableParagraph"/>
              <w:ind w:left="387"/>
            </w:pPr>
            <w:r>
              <w:t>(None,</w:t>
            </w:r>
            <w:r>
              <w:rPr>
                <w:spacing w:val="-5"/>
              </w:rPr>
              <w:t xml:space="preserve"> </w:t>
            </w:r>
            <w:r>
              <w:t>110,</w:t>
            </w:r>
            <w:r>
              <w:rPr>
                <w:spacing w:val="-4"/>
              </w:rPr>
              <w:t xml:space="preserve"> </w:t>
            </w:r>
            <w:r>
              <w:t>110,</w:t>
            </w:r>
            <w:r>
              <w:rPr>
                <w:spacing w:val="-4"/>
              </w:rPr>
              <w:t xml:space="preserve"> </w:t>
            </w:r>
            <w:r>
              <w:rPr>
                <w:spacing w:val="-5"/>
              </w:rPr>
              <w:t>64)</w:t>
            </w:r>
          </w:p>
        </w:tc>
        <w:tc>
          <w:tcPr>
            <w:tcW w:w="1605" w:type="dxa"/>
            <w:tcPrChange w:id="30" w:author="GURU PRAKASH G" w:date="2024-01-08T17:56:00Z">
              <w:tcPr>
                <w:tcW w:w="1605" w:type="dxa"/>
              </w:tcPr>
            </w:tcPrChange>
          </w:tcPr>
          <w:p w14:paraId="26739AB6" w14:textId="77777777" w:rsidR="00155260" w:rsidRDefault="00F00BF3">
            <w:pPr>
              <w:pStyle w:val="TableParagraph"/>
              <w:ind w:left="388"/>
            </w:pPr>
            <w:r>
              <w:rPr>
                <w:w w:val="99"/>
              </w:rPr>
              <w:t>0</w:t>
            </w:r>
          </w:p>
        </w:tc>
      </w:tr>
      <w:tr w:rsidR="00155260" w14:paraId="6994FEA5" w14:textId="77777777">
        <w:trPr>
          <w:trHeight w:val="321"/>
          <w:trPrChange w:id="31" w:author="GURU PRAKASH G" w:date="2024-01-08T17:56:00Z">
            <w:trPr>
              <w:trHeight w:val="321"/>
            </w:trPr>
          </w:trPrChange>
        </w:trPr>
        <w:tc>
          <w:tcPr>
            <w:tcW w:w="3431" w:type="dxa"/>
            <w:tcPrChange w:id="32" w:author="GURU PRAKASH G" w:date="2024-01-08T17:56:00Z">
              <w:tcPr>
                <w:tcW w:w="3431" w:type="dxa"/>
              </w:tcPr>
            </w:tcPrChange>
          </w:tcPr>
          <w:p w14:paraId="5759F4C9" w14:textId="77777777" w:rsidR="00155260" w:rsidRDefault="00F00BF3">
            <w:pPr>
              <w:pStyle w:val="TableParagraph"/>
            </w:pPr>
            <w:r>
              <w:t>conv2d_2</w:t>
            </w:r>
            <w:r>
              <w:rPr>
                <w:spacing w:val="-7"/>
              </w:rPr>
              <w:t xml:space="preserve"> </w:t>
            </w:r>
            <w:r>
              <w:rPr>
                <w:spacing w:val="-2"/>
              </w:rPr>
              <w:t>(Conv2D)</w:t>
            </w:r>
          </w:p>
        </w:tc>
        <w:tc>
          <w:tcPr>
            <w:tcW w:w="2625" w:type="dxa"/>
            <w:tcPrChange w:id="33" w:author="GURU PRAKASH G" w:date="2024-01-08T17:56:00Z">
              <w:tcPr>
                <w:tcW w:w="2625" w:type="dxa"/>
              </w:tcPr>
            </w:tcPrChange>
          </w:tcPr>
          <w:p w14:paraId="3110AC98" w14:textId="77777777" w:rsidR="00155260" w:rsidRDefault="00F00BF3">
            <w:pPr>
              <w:pStyle w:val="TableParagraph"/>
              <w:ind w:left="387"/>
            </w:pPr>
            <w:r>
              <w:t>(None,</w:t>
            </w:r>
            <w:r>
              <w:rPr>
                <w:spacing w:val="-1"/>
              </w:rPr>
              <w:t xml:space="preserve"> </w:t>
            </w:r>
            <w:r>
              <w:t xml:space="preserve">108, 108, </w:t>
            </w:r>
            <w:r>
              <w:rPr>
                <w:spacing w:val="-5"/>
              </w:rPr>
              <w:t>64)</w:t>
            </w:r>
          </w:p>
        </w:tc>
        <w:tc>
          <w:tcPr>
            <w:tcW w:w="1605" w:type="dxa"/>
            <w:tcPrChange w:id="34" w:author="GURU PRAKASH G" w:date="2024-01-08T17:56:00Z">
              <w:tcPr>
                <w:tcW w:w="1605" w:type="dxa"/>
              </w:tcPr>
            </w:tcPrChange>
          </w:tcPr>
          <w:p w14:paraId="67BA1A6F" w14:textId="77777777" w:rsidR="00155260" w:rsidRDefault="00F00BF3">
            <w:pPr>
              <w:pStyle w:val="TableParagraph"/>
              <w:ind w:left="388"/>
            </w:pPr>
            <w:r>
              <w:rPr>
                <w:spacing w:val="-2"/>
              </w:rPr>
              <w:t>36928</w:t>
            </w:r>
          </w:p>
        </w:tc>
      </w:tr>
      <w:tr w:rsidR="00155260" w14:paraId="3B36BA2B" w14:textId="77777777">
        <w:trPr>
          <w:trHeight w:val="322"/>
          <w:trPrChange w:id="35" w:author="GURU PRAKASH G" w:date="2024-01-08T17:56:00Z">
            <w:trPr>
              <w:trHeight w:val="322"/>
            </w:trPr>
          </w:trPrChange>
        </w:trPr>
        <w:tc>
          <w:tcPr>
            <w:tcW w:w="3431" w:type="dxa"/>
            <w:tcPrChange w:id="36" w:author="GURU PRAKASH G" w:date="2024-01-08T17:56:00Z">
              <w:tcPr>
                <w:tcW w:w="3431" w:type="dxa"/>
              </w:tcPr>
            </w:tcPrChange>
          </w:tcPr>
          <w:p w14:paraId="13F9F67B" w14:textId="77777777" w:rsidR="00155260" w:rsidRDefault="00F00BF3">
            <w:pPr>
              <w:pStyle w:val="TableParagraph"/>
            </w:pPr>
            <w:r>
              <w:rPr>
                <w:spacing w:val="-2"/>
              </w:rPr>
              <w:t>max_pooling2d_1(MaxPooling2)</w:t>
            </w:r>
          </w:p>
        </w:tc>
        <w:tc>
          <w:tcPr>
            <w:tcW w:w="2625" w:type="dxa"/>
            <w:tcPrChange w:id="37" w:author="GURU PRAKASH G" w:date="2024-01-08T17:56:00Z">
              <w:tcPr>
                <w:tcW w:w="2625" w:type="dxa"/>
              </w:tcPr>
            </w:tcPrChange>
          </w:tcPr>
          <w:p w14:paraId="77718DCB" w14:textId="77777777" w:rsidR="00155260" w:rsidRDefault="00F00BF3">
            <w:pPr>
              <w:pStyle w:val="TableParagraph"/>
              <w:ind w:left="388"/>
            </w:pPr>
            <w:r>
              <w:t>(None,</w:t>
            </w:r>
            <w:r>
              <w:rPr>
                <w:spacing w:val="1"/>
              </w:rPr>
              <w:t xml:space="preserve"> </w:t>
            </w:r>
            <w:r>
              <w:t>54,</w:t>
            </w:r>
            <w:r>
              <w:rPr>
                <w:spacing w:val="2"/>
              </w:rPr>
              <w:t xml:space="preserve"> </w:t>
            </w:r>
            <w:r>
              <w:t>54,</w:t>
            </w:r>
            <w:r>
              <w:rPr>
                <w:spacing w:val="1"/>
              </w:rPr>
              <w:t xml:space="preserve"> </w:t>
            </w:r>
            <w:r>
              <w:rPr>
                <w:spacing w:val="-5"/>
              </w:rPr>
              <w:t>64)</w:t>
            </w:r>
          </w:p>
        </w:tc>
        <w:tc>
          <w:tcPr>
            <w:tcW w:w="1605" w:type="dxa"/>
            <w:tcPrChange w:id="38" w:author="GURU PRAKASH G" w:date="2024-01-08T17:56:00Z">
              <w:tcPr>
                <w:tcW w:w="1605" w:type="dxa"/>
              </w:tcPr>
            </w:tcPrChange>
          </w:tcPr>
          <w:p w14:paraId="5A599F07" w14:textId="77777777" w:rsidR="00155260" w:rsidRDefault="00F00BF3">
            <w:pPr>
              <w:pStyle w:val="TableParagraph"/>
              <w:ind w:left="388"/>
            </w:pPr>
            <w:r>
              <w:rPr>
                <w:w w:val="99"/>
              </w:rPr>
              <w:t>0</w:t>
            </w:r>
          </w:p>
        </w:tc>
      </w:tr>
      <w:tr w:rsidR="00155260" w14:paraId="5017785C" w14:textId="77777777">
        <w:trPr>
          <w:trHeight w:val="322"/>
          <w:trPrChange w:id="39" w:author="GURU PRAKASH G" w:date="2024-01-08T17:56:00Z">
            <w:trPr>
              <w:trHeight w:val="322"/>
            </w:trPr>
          </w:trPrChange>
        </w:trPr>
        <w:tc>
          <w:tcPr>
            <w:tcW w:w="3431" w:type="dxa"/>
            <w:tcPrChange w:id="40" w:author="GURU PRAKASH G" w:date="2024-01-08T17:56:00Z">
              <w:tcPr>
                <w:tcW w:w="3431" w:type="dxa"/>
              </w:tcPr>
            </w:tcPrChange>
          </w:tcPr>
          <w:p w14:paraId="3D90C94E" w14:textId="77777777" w:rsidR="00155260" w:rsidRDefault="00F00BF3">
            <w:pPr>
              <w:pStyle w:val="TableParagraph"/>
            </w:pPr>
            <w:r>
              <w:t>dropout_1</w:t>
            </w:r>
            <w:r>
              <w:rPr>
                <w:spacing w:val="-8"/>
              </w:rPr>
              <w:t xml:space="preserve"> </w:t>
            </w:r>
            <w:r>
              <w:rPr>
                <w:spacing w:val="-2"/>
              </w:rPr>
              <w:t>(Dropout)</w:t>
            </w:r>
          </w:p>
        </w:tc>
        <w:tc>
          <w:tcPr>
            <w:tcW w:w="2625" w:type="dxa"/>
            <w:tcPrChange w:id="41" w:author="GURU PRAKASH G" w:date="2024-01-08T17:56:00Z">
              <w:tcPr>
                <w:tcW w:w="2625" w:type="dxa"/>
              </w:tcPr>
            </w:tcPrChange>
          </w:tcPr>
          <w:p w14:paraId="76878C53" w14:textId="77777777" w:rsidR="00155260" w:rsidRDefault="00F00BF3">
            <w:pPr>
              <w:pStyle w:val="TableParagraph"/>
              <w:ind w:left="387"/>
            </w:pPr>
            <w:r>
              <w:t>(None,</w:t>
            </w:r>
            <w:r>
              <w:rPr>
                <w:spacing w:val="1"/>
              </w:rPr>
              <w:t xml:space="preserve"> </w:t>
            </w:r>
            <w:r>
              <w:t>54,</w:t>
            </w:r>
            <w:r>
              <w:rPr>
                <w:spacing w:val="2"/>
              </w:rPr>
              <w:t xml:space="preserve"> </w:t>
            </w:r>
            <w:r>
              <w:t>54,</w:t>
            </w:r>
            <w:r>
              <w:rPr>
                <w:spacing w:val="1"/>
              </w:rPr>
              <w:t xml:space="preserve"> </w:t>
            </w:r>
            <w:r>
              <w:rPr>
                <w:spacing w:val="-5"/>
              </w:rPr>
              <w:t>64)</w:t>
            </w:r>
          </w:p>
        </w:tc>
        <w:tc>
          <w:tcPr>
            <w:tcW w:w="1605" w:type="dxa"/>
            <w:tcPrChange w:id="42" w:author="GURU PRAKASH G" w:date="2024-01-08T17:56:00Z">
              <w:tcPr>
                <w:tcW w:w="1605" w:type="dxa"/>
              </w:tcPr>
            </w:tcPrChange>
          </w:tcPr>
          <w:p w14:paraId="491F47EF" w14:textId="77777777" w:rsidR="00155260" w:rsidRDefault="00F00BF3">
            <w:pPr>
              <w:pStyle w:val="TableParagraph"/>
              <w:ind w:left="388"/>
            </w:pPr>
            <w:r>
              <w:rPr>
                <w:w w:val="99"/>
              </w:rPr>
              <w:t>0</w:t>
            </w:r>
          </w:p>
        </w:tc>
      </w:tr>
      <w:tr w:rsidR="00155260" w14:paraId="5CB10DC5" w14:textId="77777777">
        <w:trPr>
          <w:trHeight w:val="322"/>
          <w:trPrChange w:id="43" w:author="GURU PRAKASH G" w:date="2024-01-08T17:56:00Z">
            <w:trPr>
              <w:trHeight w:val="322"/>
            </w:trPr>
          </w:trPrChange>
        </w:trPr>
        <w:tc>
          <w:tcPr>
            <w:tcW w:w="3431" w:type="dxa"/>
            <w:tcPrChange w:id="44" w:author="GURU PRAKASH G" w:date="2024-01-08T17:56:00Z">
              <w:tcPr>
                <w:tcW w:w="3431" w:type="dxa"/>
              </w:tcPr>
            </w:tcPrChange>
          </w:tcPr>
          <w:p w14:paraId="2F7147C6" w14:textId="77777777" w:rsidR="00155260" w:rsidRDefault="00F00BF3">
            <w:pPr>
              <w:pStyle w:val="TableParagraph"/>
            </w:pPr>
            <w:r>
              <w:t>conv2d_3</w:t>
            </w:r>
            <w:r>
              <w:rPr>
                <w:spacing w:val="-7"/>
              </w:rPr>
              <w:t xml:space="preserve"> </w:t>
            </w:r>
            <w:r>
              <w:rPr>
                <w:spacing w:val="-2"/>
              </w:rPr>
              <w:t>(Conv2D)</w:t>
            </w:r>
          </w:p>
        </w:tc>
        <w:tc>
          <w:tcPr>
            <w:tcW w:w="2625" w:type="dxa"/>
            <w:tcPrChange w:id="45" w:author="GURU PRAKASH G" w:date="2024-01-08T17:56:00Z">
              <w:tcPr>
                <w:tcW w:w="2625" w:type="dxa"/>
              </w:tcPr>
            </w:tcPrChange>
          </w:tcPr>
          <w:p w14:paraId="27DB556B" w14:textId="77777777" w:rsidR="00155260" w:rsidRDefault="00F00BF3">
            <w:pPr>
              <w:pStyle w:val="TableParagraph"/>
              <w:ind w:left="387"/>
            </w:pPr>
            <w:r>
              <w:t>(None,</w:t>
            </w:r>
            <w:r>
              <w:rPr>
                <w:spacing w:val="1"/>
              </w:rPr>
              <w:t xml:space="preserve"> </w:t>
            </w:r>
            <w:r>
              <w:t>52,</w:t>
            </w:r>
            <w:r>
              <w:rPr>
                <w:spacing w:val="2"/>
              </w:rPr>
              <w:t xml:space="preserve"> </w:t>
            </w:r>
            <w:r>
              <w:t>52,</w:t>
            </w:r>
            <w:r>
              <w:rPr>
                <w:spacing w:val="1"/>
              </w:rPr>
              <w:t xml:space="preserve"> </w:t>
            </w:r>
            <w:r>
              <w:rPr>
                <w:spacing w:val="-4"/>
              </w:rPr>
              <w:t>128)</w:t>
            </w:r>
          </w:p>
        </w:tc>
        <w:tc>
          <w:tcPr>
            <w:tcW w:w="1605" w:type="dxa"/>
            <w:tcPrChange w:id="46" w:author="GURU PRAKASH G" w:date="2024-01-08T17:56:00Z">
              <w:tcPr>
                <w:tcW w:w="1605" w:type="dxa"/>
              </w:tcPr>
            </w:tcPrChange>
          </w:tcPr>
          <w:p w14:paraId="24689F39" w14:textId="77777777" w:rsidR="00155260" w:rsidRDefault="00F00BF3">
            <w:pPr>
              <w:pStyle w:val="TableParagraph"/>
              <w:ind w:left="388"/>
            </w:pPr>
            <w:r>
              <w:rPr>
                <w:spacing w:val="-2"/>
              </w:rPr>
              <w:t>73856</w:t>
            </w:r>
          </w:p>
        </w:tc>
      </w:tr>
      <w:tr w:rsidR="00155260" w14:paraId="033D8510" w14:textId="77777777">
        <w:trPr>
          <w:trHeight w:val="322"/>
          <w:trPrChange w:id="47" w:author="GURU PRAKASH G" w:date="2024-01-08T17:56:00Z">
            <w:trPr>
              <w:trHeight w:val="322"/>
            </w:trPr>
          </w:trPrChange>
        </w:trPr>
        <w:tc>
          <w:tcPr>
            <w:tcW w:w="3431" w:type="dxa"/>
            <w:tcPrChange w:id="48" w:author="GURU PRAKASH G" w:date="2024-01-08T17:56:00Z">
              <w:tcPr>
                <w:tcW w:w="3431" w:type="dxa"/>
              </w:tcPr>
            </w:tcPrChange>
          </w:tcPr>
          <w:p w14:paraId="0F6A2406" w14:textId="77777777" w:rsidR="00155260" w:rsidRDefault="00F00BF3">
            <w:pPr>
              <w:pStyle w:val="TableParagraph"/>
            </w:pPr>
            <w:r>
              <w:rPr>
                <w:spacing w:val="-2"/>
              </w:rPr>
              <w:t>max_pooling2d_2(MaxPooling2)</w:t>
            </w:r>
          </w:p>
        </w:tc>
        <w:tc>
          <w:tcPr>
            <w:tcW w:w="2625" w:type="dxa"/>
            <w:tcPrChange w:id="49" w:author="GURU PRAKASH G" w:date="2024-01-08T17:56:00Z">
              <w:tcPr>
                <w:tcW w:w="2625" w:type="dxa"/>
              </w:tcPr>
            </w:tcPrChange>
          </w:tcPr>
          <w:p w14:paraId="75F4AB68" w14:textId="77777777" w:rsidR="00155260" w:rsidRDefault="00F00BF3">
            <w:pPr>
              <w:pStyle w:val="TableParagraph"/>
              <w:ind w:left="388"/>
            </w:pPr>
            <w:r>
              <w:t>(None,</w:t>
            </w:r>
            <w:r>
              <w:rPr>
                <w:spacing w:val="1"/>
              </w:rPr>
              <w:t xml:space="preserve"> </w:t>
            </w:r>
            <w:r>
              <w:t>26,</w:t>
            </w:r>
            <w:r>
              <w:rPr>
                <w:spacing w:val="2"/>
              </w:rPr>
              <w:t xml:space="preserve"> </w:t>
            </w:r>
            <w:r>
              <w:t>26,</w:t>
            </w:r>
            <w:r>
              <w:rPr>
                <w:spacing w:val="1"/>
              </w:rPr>
              <w:t xml:space="preserve"> </w:t>
            </w:r>
            <w:r>
              <w:rPr>
                <w:spacing w:val="-4"/>
              </w:rPr>
              <w:t>128)</w:t>
            </w:r>
          </w:p>
        </w:tc>
        <w:tc>
          <w:tcPr>
            <w:tcW w:w="1605" w:type="dxa"/>
            <w:tcPrChange w:id="50" w:author="GURU PRAKASH G" w:date="2024-01-08T17:56:00Z">
              <w:tcPr>
                <w:tcW w:w="1605" w:type="dxa"/>
              </w:tcPr>
            </w:tcPrChange>
          </w:tcPr>
          <w:p w14:paraId="46609B95" w14:textId="77777777" w:rsidR="00155260" w:rsidRDefault="00F00BF3">
            <w:pPr>
              <w:pStyle w:val="TableParagraph"/>
              <w:ind w:left="388"/>
            </w:pPr>
            <w:r>
              <w:rPr>
                <w:w w:val="99"/>
              </w:rPr>
              <w:t>0</w:t>
            </w:r>
          </w:p>
        </w:tc>
      </w:tr>
      <w:tr w:rsidR="00155260" w14:paraId="2D1C7151" w14:textId="77777777">
        <w:trPr>
          <w:trHeight w:val="320"/>
          <w:trPrChange w:id="51" w:author="GURU PRAKASH G" w:date="2024-01-08T17:56:00Z">
            <w:trPr>
              <w:trHeight w:val="320"/>
            </w:trPr>
          </w:trPrChange>
        </w:trPr>
        <w:tc>
          <w:tcPr>
            <w:tcW w:w="3431" w:type="dxa"/>
            <w:tcPrChange w:id="52" w:author="GURU PRAKASH G" w:date="2024-01-08T17:56:00Z">
              <w:tcPr>
                <w:tcW w:w="3431" w:type="dxa"/>
              </w:tcPr>
            </w:tcPrChange>
          </w:tcPr>
          <w:p w14:paraId="6A2679CC" w14:textId="77777777" w:rsidR="00155260" w:rsidRDefault="00F00BF3">
            <w:pPr>
              <w:pStyle w:val="TableParagraph"/>
            </w:pPr>
            <w:r>
              <w:t>dropout_2</w:t>
            </w:r>
            <w:r>
              <w:rPr>
                <w:spacing w:val="-8"/>
              </w:rPr>
              <w:t xml:space="preserve"> </w:t>
            </w:r>
            <w:r>
              <w:rPr>
                <w:spacing w:val="-2"/>
              </w:rPr>
              <w:t>(Dropout)</w:t>
            </w:r>
          </w:p>
        </w:tc>
        <w:tc>
          <w:tcPr>
            <w:tcW w:w="2625" w:type="dxa"/>
            <w:tcPrChange w:id="53" w:author="GURU PRAKASH G" w:date="2024-01-08T17:56:00Z">
              <w:tcPr>
                <w:tcW w:w="2625" w:type="dxa"/>
              </w:tcPr>
            </w:tcPrChange>
          </w:tcPr>
          <w:p w14:paraId="611B6FC9" w14:textId="77777777" w:rsidR="00155260" w:rsidRDefault="00F00BF3">
            <w:pPr>
              <w:pStyle w:val="TableParagraph"/>
              <w:ind w:left="387"/>
            </w:pPr>
            <w:r>
              <w:t>(None,</w:t>
            </w:r>
            <w:r>
              <w:rPr>
                <w:spacing w:val="1"/>
              </w:rPr>
              <w:t xml:space="preserve"> </w:t>
            </w:r>
            <w:r>
              <w:t>26,</w:t>
            </w:r>
            <w:r>
              <w:rPr>
                <w:spacing w:val="2"/>
              </w:rPr>
              <w:t xml:space="preserve"> </w:t>
            </w:r>
            <w:r>
              <w:t>26,</w:t>
            </w:r>
            <w:r>
              <w:rPr>
                <w:spacing w:val="1"/>
              </w:rPr>
              <w:t xml:space="preserve"> </w:t>
            </w:r>
            <w:r>
              <w:rPr>
                <w:spacing w:val="-4"/>
              </w:rPr>
              <w:t>128)</w:t>
            </w:r>
          </w:p>
        </w:tc>
        <w:tc>
          <w:tcPr>
            <w:tcW w:w="1605" w:type="dxa"/>
            <w:tcPrChange w:id="54" w:author="GURU PRAKASH G" w:date="2024-01-08T17:56:00Z">
              <w:tcPr>
                <w:tcW w:w="1605" w:type="dxa"/>
              </w:tcPr>
            </w:tcPrChange>
          </w:tcPr>
          <w:p w14:paraId="749C5958" w14:textId="77777777" w:rsidR="00155260" w:rsidRDefault="00F00BF3">
            <w:pPr>
              <w:pStyle w:val="TableParagraph"/>
              <w:ind w:left="388"/>
            </w:pPr>
            <w:r>
              <w:rPr>
                <w:w w:val="99"/>
              </w:rPr>
              <w:t>0</w:t>
            </w:r>
          </w:p>
        </w:tc>
      </w:tr>
      <w:tr w:rsidR="00155260" w14:paraId="73CB6B3D" w14:textId="77777777">
        <w:trPr>
          <w:trHeight w:val="322"/>
          <w:trPrChange w:id="55" w:author="GURU PRAKASH G" w:date="2024-01-08T17:56:00Z">
            <w:trPr>
              <w:trHeight w:val="322"/>
            </w:trPr>
          </w:trPrChange>
        </w:trPr>
        <w:tc>
          <w:tcPr>
            <w:tcW w:w="3431" w:type="dxa"/>
            <w:tcPrChange w:id="56" w:author="GURU PRAKASH G" w:date="2024-01-08T17:56:00Z">
              <w:tcPr>
                <w:tcW w:w="3431" w:type="dxa"/>
              </w:tcPr>
            </w:tcPrChange>
          </w:tcPr>
          <w:p w14:paraId="3733FD14" w14:textId="77777777" w:rsidR="00155260" w:rsidRDefault="00F00BF3">
            <w:pPr>
              <w:pStyle w:val="TableParagraph"/>
              <w:spacing w:before="29"/>
            </w:pPr>
            <w:r>
              <w:t>ﬂatten</w:t>
            </w:r>
            <w:r>
              <w:rPr>
                <w:spacing w:val="-5"/>
              </w:rPr>
              <w:t xml:space="preserve"> </w:t>
            </w:r>
            <w:r>
              <w:rPr>
                <w:spacing w:val="-2"/>
              </w:rPr>
              <w:t>(Flatten)</w:t>
            </w:r>
          </w:p>
        </w:tc>
        <w:tc>
          <w:tcPr>
            <w:tcW w:w="2625" w:type="dxa"/>
            <w:tcPrChange w:id="57" w:author="GURU PRAKASH G" w:date="2024-01-08T17:56:00Z">
              <w:tcPr>
                <w:tcW w:w="2625" w:type="dxa"/>
              </w:tcPr>
            </w:tcPrChange>
          </w:tcPr>
          <w:p w14:paraId="6080BB22" w14:textId="77777777" w:rsidR="00155260" w:rsidRDefault="00F00BF3">
            <w:pPr>
              <w:pStyle w:val="TableParagraph"/>
              <w:spacing w:before="29"/>
              <w:ind w:left="387"/>
            </w:pPr>
            <w:r>
              <w:t>(None,</w:t>
            </w:r>
            <w:r>
              <w:rPr>
                <w:spacing w:val="-8"/>
              </w:rPr>
              <w:t xml:space="preserve"> </w:t>
            </w:r>
            <w:r>
              <w:rPr>
                <w:spacing w:val="-2"/>
              </w:rPr>
              <w:t>86528)</w:t>
            </w:r>
          </w:p>
        </w:tc>
        <w:tc>
          <w:tcPr>
            <w:tcW w:w="1605" w:type="dxa"/>
            <w:tcPrChange w:id="58" w:author="GURU PRAKASH G" w:date="2024-01-08T17:56:00Z">
              <w:tcPr>
                <w:tcW w:w="1605" w:type="dxa"/>
              </w:tcPr>
            </w:tcPrChange>
          </w:tcPr>
          <w:p w14:paraId="45980382" w14:textId="77777777" w:rsidR="00155260" w:rsidRDefault="00F00BF3">
            <w:pPr>
              <w:pStyle w:val="TableParagraph"/>
              <w:spacing w:before="29"/>
              <w:ind w:left="388"/>
            </w:pPr>
            <w:r>
              <w:rPr>
                <w:w w:val="99"/>
              </w:rPr>
              <w:t>0</w:t>
            </w:r>
          </w:p>
        </w:tc>
      </w:tr>
      <w:tr w:rsidR="00155260" w14:paraId="49DF8868" w14:textId="77777777">
        <w:trPr>
          <w:trHeight w:val="322"/>
          <w:trPrChange w:id="59" w:author="GURU PRAKASH G" w:date="2024-01-08T17:56:00Z">
            <w:trPr>
              <w:trHeight w:val="322"/>
            </w:trPr>
          </w:trPrChange>
        </w:trPr>
        <w:tc>
          <w:tcPr>
            <w:tcW w:w="3431" w:type="dxa"/>
            <w:tcPrChange w:id="60" w:author="GURU PRAKASH G" w:date="2024-01-08T17:56:00Z">
              <w:tcPr>
                <w:tcW w:w="3431" w:type="dxa"/>
              </w:tcPr>
            </w:tcPrChange>
          </w:tcPr>
          <w:p w14:paraId="5DDDFB45" w14:textId="77777777" w:rsidR="00155260" w:rsidRDefault="00F00BF3">
            <w:pPr>
              <w:pStyle w:val="TableParagraph"/>
            </w:pPr>
            <w:r>
              <w:t>dense</w:t>
            </w:r>
            <w:r>
              <w:rPr>
                <w:spacing w:val="-4"/>
              </w:rPr>
              <w:t xml:space="preserve"> </w:t>
            </w:r>
            <w:r>
              <w:rPr>
                <w:spacing w:val="-2"/>
              </w:rPr>
              <w:t>(Dense)</w:t>
            </w:r>
          </w:p>
        </w:tc>
        <w:tc>
          <w:tcPr>
            <w:tcW w:w="2625" w:type="dxa"/>
            <w:tcPrChange w:id="61" w:author="GURU PRAKASH G" w:date="2024-01-08T17:56:00Z">
              <w:tcPr>
                <w:tcW w:w="2625" w:type="dxa"/>
              </w:tcPr>
            </w:tcPrChange>
          </w:tcPr>
          <w:p w14:paraId="27FD6680" w14:textId="77777777" w:rsidR="00155260" w:rsidRDefault="00F00BF3">
            <w:pPr>
              <w:pStyle w:val="TableParagraph"/>
              <w:ind w:left="387"/>
            </w:pPr>
            <w:r>
              <w:t>(None,</w:t>
            </w:r>
            <w:r>
              <w:rPr>
                <w:spacing w:val="-8"/>
              </w:rPr>
              <w:t xml:space="preserve"> </w:t>
            </w:r>
            <w:r>
              <w:rPr>
                <w:spacing w:val="-5"/>
              </w:rPr>
              <w:t>64)</w:t>
            </w:r>
          </w:p>
        </w:tc>
        <w:tc>
          <w:tcPr>
            <w:tcW w:w="1605" w:type="dxa"/>
            <w:tcPrChange w:id="62" w:author="GURU PRAKASH G" w:date="2024-01-08T17:56:00Z">
              <w:tcPr>
                <w:tcW w:w="1605" w:type="dxa"/>
              </w:tcPr>
            </w:tcPrChange>
          </w:tcPr>
          <w:p w14:paraId="3F520D93" w14:textId="77777777" w:rsidR="00155260" w:rsidRDefault="00F00BF3">
            <w:pPr>
              <w:pStyle w:val="TableParagraph"/>
              <w:ind w:left="388"/>
            </w:pPr>
            <w:r>
              <w:rPr>
                <w:spacing w:val="-2"/>
              </w:rPr>
              <w:t>5537856</w:t>
            </w:r>
          </w:p>
        </w:tc>
      </w:tr>
      <w:tr w:rsidR="00155260" w14:paraId="7427F37E" w14:textId="77777777">
        <w:trPr>
          <w:trHeight w:val="322"/>
          <w:trPrChange w:id="63" w:author="GURU PRAKASH G" w:date="2024-01-08T17:56:00Z">
            <w:trPr>
              <w:trHeight w:val="322"/>
            </w:trPr>
          </w:trPrChange>
        </w:trPr>
        <w:tc>
          <w:tcPr>
            <w:tcW w:w="3431" w:type="dxa"/>
            <w:tcPrChange w:id="64" w:author="GURU PRAKASH G" w:date="2024-01-08T17:56:00Z">
              <w:tcPr>
                <w:tcW w:w="3431" w:type="dxa"/>
              </w:tcPr>
            </w:tcPrChange>
          </w:tcPr>
          <w:p w14:paraId="1F80ECFA" w14:textId="77777777" w:rsidR="00155260" w:rsidRDefault="00F00BF3">
            <w:pPr>
              <w:pStyle w:val="TableParagraph"/>
            </w:pPr>
            <w:r>
              <w:t>dropout_3</w:t>
            </w:r>
            <w:r>
              <w:rPr>
                <w:spacing w:val="-8"/>
              </w:rPr>
              <w:t xml:space="preserve"> </w:t>
            </w:r>
            <w:r>
              <w:rPr>
                <w:spacing w:val="-2"/>
              </w:rPr>
              <w:t>(Dropout)</w:t>
            </w:r>
          </w:p>
        </w:tc>
        <w:tc>
          <w:tcPr>
            <w:tcW w:w="2625" w:type="dxa"/>
            <w:tcPrChange w:id="65" w:author="GURU PRAKASH G" w:date="2024-01-08T17:56:00Z">
              <w:tcPr>
                <w:tcW w:w="2625" w:type="dxa"/>
              </w:tcPr>
            </w:tcPrChange>
          </w:tcPr>
          <w:p w14:paraId="300FFB94" w14:textId="77777777" w:rsidR="00155260" w:rsidRDefault="00F00BF3">
            <w:pPr>
              <w:pStyle w:val="TableParagraph"/>
              <w:ind w:left="387"/>
            </w:pPr>
            <w:r>
              <w:t>(None,</w:t>
            </w:r>
            <w:r>
              <w:rPr>
                <w:spacing w:val="-8"/>
              </w:rPr>
              <w:t xml:space="preserve"> </w:t>
            </w:r>
            <w:r>
              <w:rPr>
                <w:spacing w:val="-5"/>
              </w:rPr>
              <w:t>64)</w:t>
            </w:r>
          </w:p>
        </w:tc>
        <w:tc>
          <w:tcPr>
            <w:tcW w:w="1605" w:type="dxa"/>
            <w:tcPrChange w:id="66" w:author="GURU PRAKASH G" w:date="2024-01-08T17:56:00Z">
              <w:tcPr>
                <w:tcW w:w="1605" w:type="dxa"/>
              </w:tcPr>
            </w:tcPrChange>
          </w:tcPr>
          <w:p w14:paraId="70331E8D" w14:textId="77777777" w:rsidR="00155260" w:rsidRDefault="00F00BF3">
            <w:pPr>
              <w:pStyle w:val="TableParagraph"/>
              <w:ind w:left="388"/>
            </w:pPr>
            <w:r>
              <w:rPr>
                <w:w w:val="99"/>
              </w:rPr>
              <w:t>0</w:t>
            </w:r>
          </w:p>
        </w:tc>
      </w:tr>
      <w:tr w:rsidR="00155260" w14:paraId="7A922BA0" w14:textId="77777777">
        <w:trPr>
          <w:trHeight w:val="279"/>
          <w:trPrChange w:id="67" w:author="GURU PRAKASH G" w:date="2024-01-08T17:56:00Z">
            <w:trPr>
              <w:trHeight w:val="279"/>
            </w:trPr>
          </w:trPrChange>
        </w:trPr>
        <w:tc>
          <w:tcPr>
            <w:tcW w:w="3431" w:type="dxa"/>
            <w:tcPrChange w:id="68" w:author="GURU PRAKASH G" w:date="2024-01-08T17:56:00Z">
              <w:tcPr>
                <w:tcW w:w="3431" w:type="dxa"/>
              </w:tcPr>
            </w:tcPrChange>
          </w:tcPr>
          <w:p w14:paraId="3BB514BF" w14:textId="77777777" w:rsidR="00155260" w:rsidRDefault="00F00BF3">
            <w:pPr>
              <w:pStyle w:val="TableParagraph"/>
              <w:spacing w:line="231" w:lineRule="exact"/>
            </w:pPr>
            <w:r>
              <w:t>dense_1</w:t>
            </w:r>
            <w:r>
              <w:rPr>
                <w:spacing w:val="-4"/>
              </w:rPr>
              <w:t xml:space="preserve"> </w:t>
            </w:r>
            <w:r>
              <w:rPr>
                <w:spacing w:val="-2"/>
              </w:rPr>
              <w:t>(Dense)</w:t>
            </w:r>
          </w:p>
        </w:tc>
        <w:tc>
          <w:tcPr>
            <w:tcW w:w="2625" w:type="dxa"/>
            <w:tcPrChange w:id="69" w:author="GURU PRAKASH G" w:date="2024-01-08T17:56:00Z">
              <w:tcPr>
                <w:tcW w:w="2625" w:type="dxa"/>
              </w:tcPr>
            </w:tcPrChange>
          </w:tcPr>
          <w:p w14:paraId="2CE9B37D" w14:textId="77777777" w:rsidR="00155260" w:rsidRDefault="00F00BF3">
            <w:pPr>
              <w:pStyle w:val="TableParagraph"/>
              <w:spacing w:line="231" w:lineRule="exact"/>
              <w:ind w:left="387"/>
            </w:pPr>
            <w:r>
              <w:t>(None,</w:t>
            </w:r>
            <w:r>
              <w:rPr>
                <w:spacing w:val="-8"/>
              </w:rPr>
              <w:t xml:space="preserve"> </w:t>
            </w:r>
            <w:r>
              <w:rPr>
                <w:spacing w:val="-5"/>
              </w:rPr>
              <w:t>1)</w:t>
            </w:r>
          </w:p>
        </w:tc>
        <w:tc>
          <w:tcPr>
            <w:tcW w:w="1605" w:type="dxa"/>
            <w:tcPrChange w:id="70" w:author="GURU PRAKASH G" w:date="2024-01-08T17:56:00Z">
              <w:tcPr>
                <w:tcW w:w="1605" w:type="dxa"/>
              </w:tcPr>
            </w:tcPrChange>
          </w:tcPr>
          <w:p w14:paraId="1C977C8F" w14:textId="77777777" w:rsidR="00155260" w:rsidRDefault="00F00BF3">
            <w:pPr>
              <w:pStyle w:val="TableParagraph"/>
              <w:spacing w:line="231" w:lineRule="exact"/>
              <w:ind w:left="388"/>
            </w:pPr>
            <w:r>
              <w:rPr>
                <w:spacing w:val="-5"/>
              </w:rPr>
              <w:t>65</w:t>
            </w:r>
          </w:p>
        </w:tc>
      </w:tr>
    </w:tbl>
    <w:p w14:paraId="54A0835F" w14:textId="77777777" w:rsidR="00155260" w:rsidRDefault="00F00BF3">
      <w:pPr>
        <w:pStyle w:val="BodyText"/>
        <w:spacing w:before="67"/>
        <w:ind w:left="816" w:right="861"/>
        <w:jc w:val="center"/>
      </w:pPr>
      <w:r>
        <w:rPr>
          <w:spacing w:val="-2"/>
        </w:rPr>
        <w:t>Total params: 5,668,097</w:t>
      </w:r>
    </w:p>
    <w:p w14:paraId="2CDCC33B" w14:textId="77777777" w:rsidR="00155260" w:rsidRDefault="00F00BF3">
      <w:pPr>
        <w:pStyle w:val="BodyText"/>
        <w:spacing w:before="68"/>
        <w:ind w:left="816" w:right="861"/>
        <w:jc w:val="center"/>
      </w:pPr>
      <w:r>
        <w:rPr>
          <w:spacing w:val="-2"/>
        </w:rPr>
        <w:t>Trainable</w:t>
      </w:r>
      <w:r>
        <w:t xml:space="preserve"> </w:t>
      </w:r>
      <w:r>
        <w:rPr>
          <w:spacing w:val="-2"/>
        </w:rPr>
        <w:t>params:</w:t>
      </w:r>
      <w:r>
        <w:rPr>
          <w:spacing w:val="1"/>
        </w:rPr>
        <w:t xml:space="preserve"> </w:t>
      </w:r>
      <w:r>
        <w:rPr>
          <w:spacing w:val="-2"/>
        </w:rPr>
        <w:t>5,668,097</w:t>
      </w:r>
    </w:p>
    <w:p w14:paraId="2C3A819B" w14:textId="77777777" w:rsidR="00155260" w:rsidRDefault="00F00BF3">
      <w:pPr>
        <w:pStyle w:val="BodyText"/>
        <w:spacing w:before="69"/>
        <w:ind w:left="816" w:right="861"/>
        <w:jc w:val="center"/>
      </w:pPr>
      <w:r>
        <w:rPr>
          <w:spacing w:val="-2"/>
        </w:rPr>
        <w:t>Non-trainable</w:t>
      </w:r>
      <w:r>
        <w:rPr>
          <w:spacing w:val="2"/>
        </w:rPr>
        <w:t xml:space="preserve"> </w:t>
      </w:r>
      <w:r>
        <w:rPr>
          <w:spacing w:val="-2"/>
        </w:rPr>
        <w:t>params:</w:t>
      </w:r>
      <w:r>
        <w:rPr>
          <w:spacing w:val="2"/>
        </w:rPr>
        <w:t xml:space="preserve"> </w:t>
      </w:r>
      <w:r>
        <w:rPr>
          <w:spacing w:val="-10"/>
        </w:rPr>
        <w:t>0</w:t>
      </w:r>
    </w:p>
    <w:p w14:paraId="5B8AE29C" w14:textId="39C5F0D2" w:rsidR="00155260" w:rsidRDefault="00BF4B2A">
      <w:pPr>
        <w:pStyle w:val="BodyText"/>
        <w:spacing w:before="4"/>
        <w:rPr>
          <w:sz w:val="4"/>
        </w:rPr>
      </w:pPr>
      <w:r>
        <w:rPr>
          <w:noProof/>
          <w:lang w:val="en-IN" w:eastAsia="en-IN" w:bidi="ta-IN"/>
        </w:rPr>
        <mc:AlternateContent>
          <mc:Choice Requires="wps">
            <w:drawing>
              <wp:anchor distT="0" distB="0" distL="0" distR="0" simplePos="0" relativeHeight="487596032" behindDoc="1" locked="0" layoutInCell="1" allowOverlap="1" wp14:anchorId="26343256" wp14:editId="4EB2BB3D">
                <wp:simplePos x="0" y="0"/>
                <wp:positionH relativeFrom="page">
                  <wp:posOffset>1454150</wp:posOffset>
                </wp:positionH>
                <wp:positionV relativeFrom="paragraph">
                  <wp:posOffset>47625</wp:posOffset>
                </wp:positionV>
                <wp:extent cx="4866005" cy="6350"/>
                <wp:effectExtent l="0" t="0" r="0" b="0"/>
                <wp:wrapTopAndBottom/>
                <wp:docPr id="719905196"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6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1AA2A85" id="docshape27" o:spid="_x0000_s1026" style="position:absolute;margin-left:114.5pt;margin-top:3.75pt;width:383.15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" fillcolor="black" stroked="f">
                <w10:wrap type="topAndBottom" anchorx="page"/>
              </v:rect>
            </w:pict>
          </mc:Fallback>
        </mc:AlternateContent>
      </w:r>
    </w:p>
    <w:p w14:paraId="7A246990" w14:textId="77777777" w:rsidR="00155260" w:rsidRDefault="00155260">
      <w:pPr>
        <w:pStyle w:val="BodyText"/>
        <w:spacing w:before="8"/>
        <w:rPr>
          <w:sz w:val="17"/>
        </w:rPr>
      </w:pPr>
    </w:p>
    <w:p w14:paraId="61F2B2EB" w14:textId="77777777" w:rsidR="00155260" w:rsidRDefault="00F00BF3">
      <w:pPr>
        <w:pStyle w:val="BodyText"/>
        <w:spacing w:before="86" w:line="244" w:lineRule="auto"/>
        <w:ind w:left="760" w:right="892" w:firstLine="397"/>
      </w:pPr>
      <w:r>
        <w:t>The</w:t>
      </w:r>
      <w:r>
        <w:rPr>
          <w:spacing w:val="-4"/>
        </w:rPr>
        <w:t xml:space="preserve"> </w:t>
      </w:r>
      <w:r>
        <w:t>model</w:t>
      </w:r>
      <w:r>
        <w:rPr>
          <w:spacing w:val="-5"/>
        </w:rPr>
        <w:t xml:space="preserve"> </w:t>
      </w:r>
      <w:r>
        <w:t>is</w:t>
      </w:r>
      <w:r>
        <w:rPr>
          <w:spacing w:val="-5"/>
        </w:rPr>
        <w:t xml:space="preserve"> </w:t>
      </w:r>
      <w:r>
        <w:t>sequential.</w:t>
      </w:r>
      <w:r>
        <w:rPr>
          <w:spacing w:val="-4"/>
        </w:rPr>
        <w:t xml:space="preserve"> </w:t>
      </w:r>
      <w:r>
        <w:t>It</w:t>
      </w:r>
      <w:r>
        <w:rPr>
          <w:spacing w:val="-5"/>
        </w:rPr>
        <w:t xml:space="preserve"> </w:t>
      </w:r>
      <w:r>
        <w:t>is</w:t>
      </w:r>
      <w:r>
        <w:rPr>
          <w:spacing w:val="-5"/>
        </w:rPr>
        <w:t xml:space="preserve"> </w:t>
      </w:r>
      <w:r>
        <w:t>also</w:t>
      </w:r>
      <w:r>
        <w:rPr>
          <w:spacing w:val="-4"/>
        </w:rPr>
        <w:t xml:space="preserve"> </w:t>
      </w:r>
      <w:r>
        <w:t>a</w:t>
      </w:r>
      <w:r>
        <w:rPr>
          <w:spacing w:val="-5"/>
        </w:rPr>
        <w:t xml:space="preserve"> </w:t>
      </w:r>
      <w:r>
        <w:t>CNN-based</w:t>
      </w:r>
      <w:r>
        <w:rPr>
          <w:spacing w:val="-5"/>
        </w:rPr>
        <w:t xml:space="preserve"> </w:t>
      </w:r>
      <w:r>
        <w:t>model</w:t>
      </w:r>
      <w:r>
        <w:rPr>
          <w:spacing w:val="-5"/>
        </w:rPr>
        <w:t xml:space="preserve"> </w:t>
      </w:r>
      <w:r>
        <w:t>in</w:t>
      </w:r>
      <w:r>
        <w:rPr>
          <w:spacing w:val="-5"/>
        </w:rPr>
        <w:t xml:space="preserve"> </w:t>
      </w:r>
      <w:r>
        <w:t>Keras.</w:t>
      </w:r>
      <w:r>
        <w:rPr>
          <w:spacing w:val="-4"/>
        </w:rPr>
        <w:t xml:space="preserve"> </w:t>
      </w:r>
      <w:r>
        <w:t>From</w:t>
      </w:r>
      <w:r>
        <w:rPr>
          <w:spacing w:val="-5"/>
        </w:rPr>
        <w:t xml:space="preserve"> </w:t>
      </w:r>
      <w:r>
        <w:t>here,</w:t>
      </w:r>
      <w:r>
        <w:rPr>
          <w:spacing w:val="-5"/>
        </w:rPr>
        <w:t xml:space="preserve"> </w:t>
      </w:r>
      <w:r>
        <w:t>we</w:t>
      </w:r>
      <w:r>
        <w:rPr>
          <w:spacing w:val="-6"/>
        </w:rPr>
        <w:t xml:space="preserve"> </w:t>
      </w:r>
      <w:r>
        <w:t>can</w:t>
      </w:r>
      <w:r>
        <w:rPr>
          <w:spacing w:val="-4"/>
        </w:rPr>
        <w:t xml:space="preserve"> </w:t>
      </w:r>
      <w:r>
        <w:t>see</w:t>
      </w:r>
      <w:r>
        <w:rPr>
          <w:spacing w:val="-5"/>
        </w:rPr>
        <w:t xml:space="preserve"> </w:t>
      </w:r>
      <w:r>
        <w:t>the</w:t>
      </w:r>
      <w:r>
        <w:rPr>
          <w:spacing w:val="-5"/>
        </w:rPr>
        <w:t xml:space="preserve"> </w:t>
      </w:r>
      <w:r>
        <w:t>layer</w:t>
      </w:r>
      <w:r>
        <w:rPr>
          <w:spacing w:val="-6"/>
        </w:rPr>
        <w:t xml:space="preserve"> </w:t>
      </w:r>
      <w:r>
        <w:t>types and</w:t>
      </w:r>
      <w:r>
        <w:rPr>
          <w:spacing w:val="-4"/>
        </w:rPr>
        <w:t xml:space="preserve"> </w:t>
      </w:r>
      <w:r>
        <w:t>our</w:t>
      </w:r>
      <w:r>
        <w:rPr>
          <w:spacing w:val="-3"/>
        </w:rPr>
        <w:t xml:space="preserve"> </w:t>
      </w:r>
      <w:r>
        <w:t>shape</w:t>
      </w:r>
      <w:r>
        <w:rPr>
          <w:spacing w:val="-4"/>
        </w:rPr>
        <w:t xml:space="preserve"> </w:t>
      </w:r>
      <w:r>
        <w:t>number.</w:t>
      </w:r>
      <w:r>
        <w:rPr>
          <w:spacing w:val="-4"/>
        </w:rPr>
        <w:t xml:space="preserve"> </w:t>
      </w:r>
      <w:r>
        <w:t>Total</w:t>
      </w:r>
      <w:r>
        <w:rPr>
          <w:spacing w:val="-4"/>
        </w:rPr>
        <w:t xml:space="preserve"> </w:t>
      </w:r>
      <w:r>
        <w:t>params</w:t>
      </w:r>
      <w:r>
        <w:rPr>
          <w:spacing w:val="-3"/>
        </w:rPr>
        <w:t xml:space="preserve"> </w:t>
      </w:r>
      <w:r>
        <w:t>number,</w:t>
      </w:r>
      <w:r>
        <w:rPr>
          <w:spacing w:val="-4"/>
        </w:rPr>
        <w:t xml:space="preserve"> </w:t>
      </w:r>
      <w:r>
        <w:t>where</w:t>
      </w:r>
      <w:r>
        <w:rPr>
          <w:spacing w:val="-3"/>
        </w:rPr>
        <w:t xml:space="preserve"> </w:t>
      </w:r>
      <w:r>
        <w:t>5,668,097</w:t>
      </w:r>
      <w:r>
        <w:rPr>
          <w:spacing w:val="-5"/>
        </w:rPr>
        <w:t xml:space="preserve"> </w:t>
      </w:r>
      <w:r>
        <w:t>is</w:t>
      </w:r>
      <w:r>
        <w:rPr>
          <w:spacing w:val="-4"/>
        </w:rPr>
        <w:t xml:space="preserve"> </w:t>
      </w:r>
      <w:r>
        <w:t>trainable</w:t>
      </w:r>
      <w:r>
        <w:rPr>
          <w:spacing w:val="-3"/>
        </w:rPr>
        <w:t xml:space="preserve"> </w:t>
      </w:r>
      <w:r>
        <w:t>and</w:t>
      </w:r>
      <w:r>
        <w:rPr>
          <w:spacing w:val="-4"/>
        </w:rPr>
        <w:t xml:space="preserve"> </w:t>
      </w:r>
      <w:r>
        <w:t>non-trainable</w:t>
      </w:r>
      <w:r>
        <w:rPr>
          <w:spacing w:val="-3"/>
        </w:rPr>
        <w:t xml:space="preserve"> </w:t>
      </w:r>
      <w:r>
        <w:t>number</w:t>
      </w:r>
      <w:r>
        <w:rPr>
          <w:spacing w:val="-3"/>
        </w:rPr>
        <w:t xml:space="preserve"> </w:t>
      </w:r>
      <w:r>
        <w:t>is</w:t>
      </w:r>
      <w:r>
        <w:rPr>
          <w:spacing w:val="-4"/>
        </w:rPr>
        <w:t xml:space="preserve"> </w:t>
      </w:r>
      <w:r>
        <w:rPr>
          <w:spacing w:val="-5"/>
        </w:rPr>
        <w:t>0.</w:t>
      </w:r>
    </w:p>
    <w:p w14:paraId="36C6DA15" w14:textId="77777777" w:rsidR="00155260" w:rsidRDefault="00155260">
      <w:pPr>
        <w:spacing w:line="244" w:lineRule="auto"/>
        <w:sectPr w:rsidR="00155260">
          <w:pgSz w:w="12240" w:h="15840"/>
          <w:pgMar w:top="1600" w:right="500" w:bottom="280" w:left="680" w:header="1410" w:footer="0" w:gutter="0"/>
          <w:cols w:space="720"/>
        </w:sectPr>
      </w:pPr>
    </w:p>
    <w:p w14:paraId="05A92303" w14:textId="77777777" w:rsidR="00155260" w:rsidRDefault="00155260">
      <w:pPr>
        <w:pStyle w:val="BodyText"/>
        <w:spacing w:before="8"/>
        <w:rPr>
          <w:sz w:val="27"/>
        </w:rPr>
      </w:pPr>
    </w:p>
    <w:p w14:paraId="44B0D33A" w14:textId="77777777" w:rsidR="00155260" w:rsidRDefault="00F00BF3">
      <w:pPr>
        <w:pStyle w:val="BodyText"/>
        <w:spacing w:before="89" w:line="247" w:lineRule="auto"/>
        <w:ind w:left="759" w:right="892"/>
      </w:pPr>
      <w:bookmarkStart w:id="71" w:name="Results_and_Analysis"/>
      <w:bookmarkEnd w:id="71"/>
      <w:r>
        <w:rPr>
          <w:spacing w:val="-2"/>
        </w:rPr>
        <w:t>The</w:t>
      </w:r>
      <w:r>
        <w:rPr>
          <w:spacing w:val="-8"/>
        </w:rPr>
        <w:t xml:space="preserve"> </w:t>
      </w:r>
      <w:r>
        <w:rPr>
          <w:spacing w:val="-2"/>
        </w:rPr>
        <w:t>table</w:t>
      </w:r>
      <w:r>
        <w:rPr>
          <w:spacing w:val="-7"/>
        </w:rPr>
        <w:t xml:space="preserve"> </w:t>
      </w:r>
      <w:r>
        <w:rPr>
          <w:spacing w:val="-2"/>
        </w:rPr>
        <w:t>summarizes</w:t>
      </w:r>
      <w:r>
        <w:rPr>
          <w:spacing w:val="-7"/>
        </w:rPr>
        <w:t xml:space="preserve"> </w:t>
      </w:r>
      <w:r>
        <w:rPr>
          <w:spacing w:val="-2"/>
        </w:rPr>
        <w:t>the</w:t>
      </w:r>
      <w:r>
        <w:rPr>
          <w:spacing w:val="-7"/>
        </w:rPr>
        <w:t xml:space="preserve"> </w:t>
      </w:r>
      <w:r>
        <w:rPr>
          <w:spacing w:val="-2"/>
        </w:rPr>
        <w:t>training</w:t>
      </w:r>
      <w:r>
        <w:rPr>
          <w:spacing w:val="-7"/>
        </w:rPr>
        <w:t xml:space="preserve"> </w:t>
      </w:r>
      <w:r>
        <w:rPr>
          <w:spacing w:val="-2"/>
        </w:rPr>
        <w:t>and</w:t>
      </w:r>
      <w:r>
        <w:rPr>
          <w:spacing w:val="-8"/>
        </w:rPr>
        <w:t xml:space="preserve"> </w:t>
      </w:r>
      <w:r>
        <w:rPr>
          <w:spacing w:val="-2"/>
        </w:rPr>
        <w:t>validation</w:t>
      </w:r>
      <w:r>
        <w:rPr>
          <w:spacing w:val="-7"/>
        </w:rPr>
        <w:t xml:space="preserve"> </w:t>
      </w:r>
      <w:r>
        <w:rPr>
          <w:spacing w:val="-2"/>
        </w:rPr>
        <w:t>loss</w:t>
      </w:r>
      <w:r>
        <w:rPr>
          <w:spacing w:val="-8"/>
        </w:rPr>
        <w:t xml:space="preserve"> </w:t>
      </w:r>
      <w:r>
        <w:rPr>
          <w:spacing w:val="-2"/>
        </w:rPr>
        <w:t>and</w:t>
      </w:r>
      <w:r>
        <w:rPr>
          <w:spacing w:val="-8"/>
        </w:rPr>
        <w:t xml:space="preserve"> </w:t>
      </w:r>
      <w:r>
        <w:rPr>
          <w:spacing w:val="-2"/>
        </w:rPr>
        <w:t>accuracy</w:t>
      </w:r>
      <w:r>
        <w:rPr>
          <w:spacing w:val="-7"/>
        </w:rPr>
        <w:t xml:space="preserve"> </w:t>
      </w:r>
      <w:r>
        <w:rPr>
          <w:spacing w:val="-2"/>
        </w:rPr>
        <w:t>of</w:t>
      </w:r>
      <w:r>
        <w:rPr>
          <w:spacing w:val="-8"/>
        </w:rPr>
        <w:t xml:space="preserve"> </w:t>
      </w:r>
      <w:r>
        <w:rPr>
          <w:spacing w:val="-2"/>
        </w:rPr>
        <w:t>two</w:t>
      </w:r>
      <w:r>
        <w:rPr>
          <w:spacing w:val="-7"/>
        </w:rPr>
        <w:t xml:space="preserve"> </w:t>
      </w:r>
      <w:r>
        <w:rPr>
          <w:spacing w:val="-2"/>
        </w:rPr>
        <w:t>ﬁles,</w:t>
      </w:r>
      <w:r>
        <w:rPr>
          <w:spacing w:val="-7"/>
        </w:rPr>
        <w:t xml:space="preserve"> </w:t>
      </w:r>
      <w:r>
        <w:rPr>
          <w:spacing w:val="-2"/>
        </w:rPr>
        <w:t>where</w:t>
      </w:r>
      <w:r>
        <w:rPr>
          <w:spacing w:val="-8"/>
        </w:rPr>
        <w:t xml:space="preserve"> </w:t>
      </w:r>
      <w:r>
        <w:rPr>
          <w:spacing w:val="-2"/>
        </w:rPr>
        <w:t>for</w:t>
      </w:r>
      <w:r>
        <w:rPr>
          <w:spacing w:val="-7"/>
        </w:rPr>
        <w:t xml:space="preserve"> </w:t>
      </w:r>
      <w:r>
        <w:rPr>
          <w:spacing w:val="-2"/>
        </w:rPr>
        <w:t>Covid</w:t>
      </w:r>
      <w:r>
        <w:rPr>
          <w:spacing w:val="-7"/>
        </w:rPr>
        <w:t xml:space="preserve"> </w:t>
      </w:r>
      <w:r>
        <w:rPr>
          <w:spacing w:val="-2"/>
        </w:rPr>
        <w:t>positive</w:t>
      </w:r>
      <w:r>
        <w:rPr>
          <w:spacing w:val="-7"/>
        </w:rPr>
        <w:t xml:space="preserve"> </w:t>
      </w:r>
      <w:r>
        <w:rPr>
          <w:spacing w:val="-2"/>
        </w:rPr>
        <w:t>it</w:t>
      </w:r>
      <w:r>
        <w:rPr>
          <w:spacing w:val="-7"/>
        </w:rPr>
        <w:t xml:space="preserve"> </w:t>
      </w:r>
      <w:r>
        <w:rPr>
          <w:spacing w:val="-2"/>
        </w:rPr>
        <w:t xml:space="preserve">is </w:t>
      </w:r>
      <w:r>
        <w:t xml:space="preserve">0 and for normal it is 1: for example, </w:t>
      </w:r>
      <w:hyperlink w:anchor="_bookmark10" w:history="1">
        <w:r>
          <w:rPr>
            <w:color w:val="008CC0"/>
          </w:rPr>
          <w:t>Tab. 2</w:t>
        </w:r>
      </w:hyperlink>
      <w:r>
        <w:t>.</w:t>
      </w:r>
    </w:p>
    <w:p w14:paraId="4EA42732" w14:textId="77777777" w:rsidR="00155260" w:rsidRDefault="00155260">
      <w:pPr>
        <w:pStyle w:val="BodyText"/>
        <w:spacing w:before="9"/>
        <w:rPr>
          <w:sz w:val="16"/>
        </w:rPr>
      </w:pPr>
    </w:p>
    <w:p w14:paraId="0A807BD0" w14:textId="77777777" w:rsidR="00155260" w:rsidRDefault="00F00BF3">
      <w:pPr>
        <w:pStyle w:val="BodyText"/>
        <w:spacing w:before="89"/>
        <w:ind w:left="815" w:right="991"/>
        <w:jc w:val="center"/>
      </w:pPr>
      <w:bookmarkStart w:id="72" w:name="_bookmark10"/>
      <w:bookmarkEnd w:id="72"/>
      <w:r>
        <w:t>Table</w:t>
      </w:r>
      <w:r>
        <w:rPr>
          <w:spacing w:val="1"/>
        </w:rPr>
        <w:t xml:space="preserve"> </w:t>
      </w:r>
      <w:r>
        <w:t>2:</w:t>
      </w:r>
      <w:r>
        <w:rPr>
          <w:spacing w:val="40"/>
        </w:rPr>
        <w:t xml:space="preserve"> </w:t>
      </w:r>
      <w:r>
        <w:t>Training</w:t>
      </w:r>
      <w:r>
        <w:rPr>
          <w:spacing w:val="1"/>
        </w:rPr>
        <w:t xml:space="preserve"> </w:t>
      </w:r>
      <w:r>
        <w:t>and</w:t>
      </w:r>
      <w:r>
        <w:rPr>
          <w:spacing w:val="1"/>
        </w:rPr>
        <w:t xml:space="preserve"> </w:t>
      </w:r>
      <w:r>
        <w:t>validation</w:t>
      </w:r>
      <w:r>
        <w:rPr>
          <w:spacing w:val="2"/>
        </w:rPr>
        <w:t xml:space="preserve"> </w:t>
      </w:r>
      <w:r>
        <w:t>loss,</w:t>
      </w:r>
      <w:r>
        <w:rPr>
          <w:spacing w:val="1"/>
        </w:rPr>
        <w:t xml:space="preserve"> </w:t>
      </w:r>
      <w:r>
        <w:rPr>
          <w:spacing w:val="-2"/>
        </w:rPr>
        <w:t>accuracy</w:t>
      </w:r>
    </w:p>
    <w:p w14:paraId="7E1A9B72" w14:textId="77777777" w:rsidR="00155260" w:rsidRDefault="00155260">
      <w:pPr>
        <w:pStyle w:val="BodyText"/>
        <w:spacing w:before="1"/>
        <w:rPr>
          <w:sz w:val="10"/>
        </w:rPr>
      </w:pPr>
    </w:p>
    <w:tbl>
      <w:tblPr>
        <w:tblW w:w="0" w:type="auto"/>
        <w:tblInd w:w="2184" w:type="dxa"/>
        <w:tblLayout w:type="fixed"/>
        <w:tblCellMar>
          <w:left w:w="0" w:type="dxa"/>
          <w:right w:w="0" w:type="dxa"/>
        </w:tblCellMar>
        <w:tblLook w:val="01E0" w:firstRow="1" w:lastRow="1" w:firstColumn="1" w:lastColumn="1" w:noHBand="0" w:noVBand="0"/>
        <w:tblPrChange w:id="73" w:author="GURU PRAKASH G" w:date="2024-01-08T17:56:00Z">
          <w:tblPr>
            <w:tblW w:w="0" w:type="auto"/>
            <w:tblInd w:w="2184" w:type="dxa"/>
            <w:tblLayout w:type="fixed"/>
            <w:tblCellMar>
              <w:left w:w="0" w:type="dxa"/>
              <w:right w:w="0" w:type="dxa"/>
            </w:tblCellMar>
            <w:tblLook w:val="01E0" w:firstRow="1" w:lastRow="1" w:firstColumn="1" w:lastColumn="1" w:noHBand="0" w:noVBand="0"/>
          </w:tblPr>
        </w:tblPrChange>
      </w:tblPr>
      <w:tblGrid>
        <w:gridCol w:w="976"/>
        <w:gridCol w:w="960"/>
        <w:gridCol w:w="1067"/>
        <w:gridCol w:w="1037"/>
        <w:gridCol w:w="1189"/>
        <w:gridCol w:w="1300"/>
        <w:tblGridChange w:id="74">
          <w:tblGrid>
            <w:gridCol w:w="976"/>
            <w:gridCol w:w="960"/>
            <w:gridCol w:w="1067"/>
            <w:gridCol w:w="1037"/>
            <w:gridCol w:w="1189"/>
            <w:gridCol w:w="1300"/>
          </w:tblGrid>
        </w:tblGridChange>
      </w:tblGrid>
      <w:tr w:rsidR="00155260" w14:paraId="4019F6AE" w14:textId="77777777">
        <w:trPr>
          <w:trHeight w:val="632"/>
          <w:trPrChange w:id="75" w:author="GURU PRAKASH G" w:date="2024-01-08T17:56:00Z">
            <w:trPr>
              <w:trHeight w:val="632"/>
            </w:trPr>
          </w:trPrChange>
        </w:trPr>
        <w:tc>
          <w:tcPr>
            <w:tcW w:w="976" w:type="dxa"/>
            <w:tcBorders>
              <w:top w:val="single" w:sz="6" w:space="0" w:color="000000"/>
              <w:bottom w:val="single" w:sz="6" w:space="0" w:color="000000"/>
            </w:tcBorders>
            <w:tcPrChange w:id="76" w:author="GURU PRAKASH G" w:date="2024-01-08T17:56:00Z">
              <w:tcPr>
                <w:tcW w:w="976" w:type="dxa"/>
                <w:tcBorders>
                  <w:top w:val="single" w:sz="6" w:space="0" w:color="000000"/>
                  <w:bottom w:val="single" w:sz="6" w:space="0" w:color="000000"/>
                </w:tcBorders>
              </w:tcPr>
            </w:tcPrChange>
          </w:tcPr>
          <w:p w14:paraId="5DCA7027" w14:textId="77777777" w:rsidR="00155260" w:rsidRDefault="00F00BF3">
            <w:pPr>
              <w:pStyle w:val="TableParagraph"/>
              <w:spacing w:before="52"/>
            </w:pPr>
            <w:r>
              <w:rPr>
                <w:spacing w:val="-2"/>
              </w:rPr>
              <w:t>COVID</w:t>
            </w:r>
          </w:p>
          <w:p w14:paraId="3A3D7F3B" w14:textId="77777777" w:rsidR="00155260" w:rsidRDefault="00F00BF3">
            <w:pPr>
              <w:pStyle w:val="TableParagraph"/>
              <w:spacing w:before="5"/>
            </w:pPr>
            <w:r>
              <w:rPr>
                <w:spacing w:val="-2"/>
              </w:rPr>
              <w:t>Positive</w:t>
            </w:r>
          </w:p>
        </w:tc>
        <w:tc>
          <w:tcPr>
            <w:tcW w:w="960" w:type="dxa"/>
            <w:tcBorders>
              <w:top w:val="single" w:sz="6" w:space="0" w:color="000000"/>
              <w:bottom w:val="single" w:sz="6" w:space="0" w:color="000000"/>
            </w:tcBorders>
            <w:tcPrChange w:id="77" w:author="GURU PRAKASH G" w:date="2024-01-08T17:56:00Z">
              <w:tcPr>
                <w:tcW w:w="960" w:type="dxa"/>
                <w:tcBorders>
                  <w:top w:val="single" w:sz="6" w:space="0" w:color="000000"/>
                  <w:bottom w:val="single" w:sz="6" w:space="0" w:color="000000"/>
                </w:tcBorders>
              </w:tcPr>
            </w:tcPrChange>
          </w:tcPr>
          <w:p w14:paraId="6446C5F6" w14:textId="77777777" w:rsidR="00155260" w:rsidRDefault="00F00BF3">
            <w:pPr>
              <w:pStyle w:val="TableParagraph"/>
              <w:spacing w:before="52"/>
              <w:ind w:left="148"/>
            </w:pPr>
            <w:r>
              <w:rPr>
                <w:spacing w:val="-2"/>
              </w:rPr>
              <w:t>Normal</w:t>
            </w:r>
          </w:p>
        </w:tc>
        <w:tc>
          <w:tcPr>
            <w:tcW w:w="1067" w:type="dxa"/>
            <w:tcBorders>
              <w:top w:val="single" w:sz="6" w:space="0" w:color="000000"/>
              <w:bottom w:val="single" w:sz="6" w:space="0" w:color="000000"/>
            </w:tcBorders>
            <w:tcPrChange w:id="78" w:author="GURU PRAKASH G" w:date="2024-01-08T17:56:00Z">
              <w:tcPr>
                <w:tcW w:w="1067" w:type="dxa"/>
                <w:tcBorders>
                  <w:top w:val="single" w:sz="6" w:space="0" w:color="000000"/>
                  <w:bottom w:val="single" w:sz="6" w:space="0" w:color="000000"/>
                </w:tcBorders>
              </w:tcPr>
            </w:tcPrChange>
          </w:tcPr>
          <w:p w14:paraId="0A254BCE" w14:textId="77777777" w:rsidR="00155260" w:rsidRDefault="00F00BF3">
            <w:pPr>
              <w:pStyle w:val="TableParagraph"/>
              <w:spacing w:before="52" w:line="244" w:lineRule="auto"/>
              <w:ind w:left="149"/>
            </w:pPr>
            <w:r>
              <w:rPr>
                <w:spacing w:val="-2"/>
              </w:rPr>
              <w:t xml:space="preserve">Training </w:t>
            </w:r>
            <w:r>
              <w:rPr>
                <w:spacing w:val="-4"/>
              </w:rPr>
              <w:t>accuracy</w:t>
            </w:r>
          </w:p>
        </w:tc>
        <w:tc>
          <w:tcPr>
            <w:tcW w:w="1037" w:type="dxa"/>
            <w:tcBorders>
              <w:top w:val="single" w:sz="6" w:space="0" w:color="000000"/>
              <w:bottom w:val="single" w:sz="6" w:space="0" w:color="000000"/>
            </w:tcBorders>
            <w:tcPrChange w:id="79" w:author="GURU PRAKASH G" w:date="2024-01-08T17:56:00Z">
              <w:tcPr>
                <w:tcW w:w="1037" w:type="dxa"/>
                <w:tcBorders>
                  <w:top w:val="single" w:sz="6" w:space="0" w:color="000000"/>
                  <w:bottom w:val="single" w:sz="6" w:space="0" w:color="000000"/>
                </w:tcBorders>
              </w:tcPr>
            </w:tcPrChange>
          </w:tcPr>
          <w:p w14:paraId="53D9E4B8" w14:textId="77777777" w:rsidR="00155260" w:rsidRDefault="00F00BF3">
            <w:pPr>
              <w:pStyle w:val="TableParagraph"/>
              <w:spacing w:before="52" w:line="244" w:lineRule="auto"/>
              <w:ind w:left="148" w:right="143"/>
            </w:pPr>
            <w:r>
              <w:rPr>
                <w:spacing w:val="-4"/>
              </w:rPr>
              <w:t>Training loss</w:t>
            </w:r>
          </w:p>
        </w:tc>
        <w:tc>
          <w:tcPr>
            <w:tcW w:w="1189" w:type="dxa"/>
            <w:tcBorders>
              <w:top w:val="single" w:sz="6" w:space="0" w:color="000000"/>
              <w:bottom w:val="single" w:sz="6" w:space="0" w:color="000000"/>
            </w:tcBorders>
            <w:tcPrChange w:id="80" w:author="GURU PRAKASH G" w:date="2024-01-08T17:56:00Z">
              <w:tcPr>
                <w:tcW w:w="1189" w:type="dxa"/>
                <w:tcBorders>
                  <w:top w:val="single" w:sz="6" w:space="0" w:color="000000"/>
                  <w:bottom w:val="single" w:sz="6" w:space="0" w:color="000000"/>
                </w:tcBorders>
              </w:tcPr>
            </w:tcPrChange>
          </w:tcPr>
          <w:p w14:paraId="69283A3D" w14:textId="77777777" w:rsidR="00155260" w:rsidRDefault="00F00BF3">
            <w:pPr>
              <w:pStyle w:val="TableParagraph"/>
              <w:spacing w:before="52" w:line="244" w:lineRule="auto"/>
              <w:ind w:left="148"/>
            </w:pPr>
            <w:r>
              <w:rPr>
                <w:spacing w:val="-6"/>
              </w:rPr>
              <w:t xml:space="preserve">Validation </w:t>
            </w:r>
            <w:r>
              <w:rPr>
                <w:spacing w:val="-2"/>
              </w:rPr>
              <w:t>accuracy</w:t>
            </w:r>
          </w:p>
        </w:tc>
        <w:tc>
          <w:tcPr>
            <w:tcW w:w="1300" w:type="dxa"/>
            <w:tcBorders>
              <w:top w:val="single" w:sz="6" w:space="0" w:color="000000"/>
              <w:bottom w:val="single" w:sz="6" w:space="0" w:color="000000"/>
            </w:tcBorders>
            <w:tcPrChange w:id="81" w:author="GURU PRAKASH G" w:date="2024-01-08T17:56:00Z">
              <w:tcPr>
                <w:tcW w:w="1300" w:type="dxa"/>
                <w:tcBorders>
                  <w:top w:val="single" w:sz="6" w:space="0" w:color="000000"/>
                  <w:bottom w:val="single" w:sz="6" w:space="0" w:color="000000"/>
                </w:tcBorders>
              </w:tcPr>
            </w:tcPrChange>
          </w:tcPr>
          <w:p w14:paraId="474F165E" w14:textId="77777777" w:rsidR="00155260" w:rsidRDefault="00F00BF3">
            <w:pPr>
              <w:pStyle w:val="TableParagraph"/>
              <w:spacing w:before="52" w:line="244" w:lineRule="auto"/>
              <w:ind w:left="148"/>
            </w:pPr>
            <w:r>
              <w:rPr>
                <w:spacing w:val="-6"/>
              </w:rPr>
              <w:t xml:space="preserve">Validation </w:t>
            </w:r>
            <w:r>
              <w:rPr>
                <w:spacing w:val="-2"/>
              </w:rPr>
              <w:t>accuracy</w:t>
            </w:r>
          </w:p>
        </w:tc>
      </w:tr>
      <w:tr w:rsidR="00155260" w14:paraId="231C213E" w14:textId="77777777">
        <w:trPr>
          <w:trHeight w:val="377"/>
          <w:trPrChange w:id="82" w:author="GURU PRAKASH G" w:date="2024-01-08T17:56:00Z">
            <w:trPr>
              <w:trHeight w:val="377"/>
            </w:trPr>
          </w:trPrChange>
        </w:trPr>
        <w:tc>
          <w:tcPr>
            <w:tcW w:w="976" w:type="dxa"/>
            <w:tcBorders>
              <w:top w:val="single" w:sz="6" w:space="0" w:color="000000"/>
              <w:bottom w:val="single" w:sz="6" w:space="0" w:color="000000"/>
            </w:tcBorders>
            <w:tcPrChange w:id="83" w:author="GURU PRAKASH G" w:date="2024-01-08T17:56:00Z">
              <w:tcPr>
                <w:tcW w:w="976" w:type="dxa"/>
                <w:tcBorders>
                  <w:top w:val="single" w:sz="6" w:space="0" w:color="000000"/>
                  <w:bottom w:val="single" w:sz="6" w:space="0" w:color="000000"/>
                </w:tcBorders>
              </w:tcPr>
            </w:tcPrChange>
          </w:tcPr>
          <w:p w14:paraId="3F194595" w14:textId="77777777" w:rsidR="00155260" w:rsidRDefault="00F00BF3">
            <w:pPr>
              <w:pStyle w:val="TableParagraph"/>
              <w:spacing w:before="52"/>
            </w:pPr>
            <w:r>
              <w:rPr>
                <w:w w:val="99"/>
              </w:rPr>
              <w:t>0</w:t>
            </w:r>
          </w:p>
        </w:tc>
        <w:tc>
          <w:tcPr>
            <w:tcW w:w="960" w:type="dxa"/>
            <w:tcBorders>
              <w:top w:val="single" w:sz="6" w:space="0" w:color="000000"/>
              <w:bottom w:val="single" w:sz="6" w:space="0" w:color="000000"/>
            </w:tcBorders>
            <w:tcPrChange w:id="84" w:author="GURU PRAKASH G" w:date="2024-01-08T17:56:00Z">
              <w:tcPr>
                <w:tcW w:w="960" w:type="dxa"/>
                <w:tcBorders>
                  <w:top w:val="single" w:sz="6" w:space="0" w:color="000000"/>
                  <w:bottom w:val="single" w:sz="6" w:space="0" w:color="000000"/>
                </w:tcBorders>
              </w:tcPr>
            </w:tcPrChange>
          </w:tcPr>
          <w:p w14:paraId="478F2CD6" w14:textId="77777777" w:rsidR="00155260" w:rsidRDefault="00F00BF3">
            <w:pPr>
              <w:pStyle w:val="TableParagraph"/>
              <w:spacing w:before="52"/>
              <w:ind w:left="148"/>
            </w:pPr>
            <w:r>
              <w:rPr>
                <w:w w:val="99"/>
              </w:rPr>
              <w:t>1</w:t>
            </w:r>
          </w:p>
        </w:tc>
        <w:tc>
          <w:tcPr>
            <w:tcW w:w="1067" w:type="dxa"/>
            <w:tcBorders>
              <w:top w:val="single" w:sz="6" w:space="0" w:color="000000"/>
              <w:bottom w:val="single" w:sz="6" w:space="0" w:color="000000"/>
            </w:tcBorders>
            <w:tcPrChange w:id="85" w:author="GURU PRAKASH G" w:date="2024-01-08T17:56:00Z">
              <w:tcPr>
                <w:tcW w:w="1067" w:type="dxa"/>
                <w:tcBorders>
                  <w:top w:val="single" w:sz="6" w:space="0" w:color="000000"/>
                  <w:bottom w:val="single" w:sz="6" w:space="0" w:color="000000"/>
                </w:tcBorders>
              </w:tcPr>
            </w:tcPrChange>
          </w:tcPr>
          <w:p w14:paraId="5AB7E110" w14:textId="77777777" w:rsidR="00155260" w:rsidRDefault="00F00BF3">
            <w:pPr>
              <w:pStyle w:val="TableParagraph"/>
              <w:spacing w:before="52"/>
              <w:ind w:left="149"/>
            </w:pPr>
            <w:r>
              <w:rPr>
                <w:spacing w:val="-2"/>
              </w:rPr>
              <w:t>0.9643</w:t>
            </w:r>
          </w:p>
        </w:tc>
        <w:tc>
          <w:tcPr>
            <w:tcW w:w="1037" w:type="dxa"/>
            <w:tcBorders>
              <w:top w:val="single" w:sz="6" w:space="0" w:color="000000"/>
              <w:bottom w:val="single" w:sz="6" w:space="0" w:color="000000"/>
            </w:tcBorders>
            <w:tcPrChange w:id="86" w:author="GURU PRAKASH G" w:date="2024-01-08T17:56:00Z">
              <w:tcPr>
                <w:tcW w:w="1037" w:type="dxa"/>
                <w:tcBorders>
                  <w:top w:val="single" w:sz="6" w:space="0" w:color="000000"/>
                  <w:bottom w:val="single" w:sz="6" w:space="0" w:color="000000"/>
                </w:tcBorders>
              </w:tcPr>
            </w:tcPrChange>
          </w:tcPr>
          <w:p w14:paraId="5B41FC0D" w14:textId="77777777" w:rsidR="00155260" w:rsidRDefault="00F00BF3">
            <w:pPr>
              <w:pStyle w:val="TableParagraph"/>
              <w:spacing w:before="52"/>
              <w:ind w:left="148"/>
            </w:pPr>
            <w:r>
              <w:rPr>
                <w:spacing w:val="-2"/>
              </w:rPr>
              <w:t>0.0904</w:t>
            </w:r>
          </w:p>
        </w:tc>
        <w:tc>
          <w:tcPr>
            <w:tcW w:w="1189" w:type="dxa"/>
            <w:tcBorders>
              <w:top w:val="single" w:sz="6" w:space="0" w:color="000000"/>
              <w:bottom w:val="single" w:sz="6" w:space="0" w:color="000000"/>
            </w:tcBorders>
            <w:tcPrChange w:id="87" w:author="GURU PRAKASH G" w:date="2024-01-08T17:56:00Z">
              <w:tcPr>
                <w:tcW w:w="1189" w:type="dxa"/>
                <w:tcBorders>
                  <w:top w:val="single" w:sz="6" w:space="0" w:color="000000"/>
                  <w:bottom w:val="single" w:sz="6" w:space="0" w:color="000000"/>
                </w:tcBorders>
              </w:tcPr>
            </w:tcPrChange>
          </w:tcPr>
          <w:p w14:paraId="0D6F6561" w14:textId="77777777" w:rsidR="00155260" w:rsidRDefault="00F00BF3">
            <w:pPr>
              <w:pStyle w:val="TableParagraph"/>
              <w:spacing w:before="52"/>
              <w:ind w:left="148"/>
            </w:pPr>
            <w:r>
              <w:rPr>
                <w:spacing w:val="-2"/>
              </w:rPr>
              <w:t>0.9833</w:t>
            </w:r>
          </w:p>
        </w:tc>
        <w:tc>
          <w:tcPr>
            <w:tcW w:w="1300" w:type="dxa"/>
            <w:tcBorders>
              <w:top w:val="single" w:sz="6" w:space="0" w:color="000000"/>
              <w:bottom w:val="single" w:sz="6" w:space="0" w:color="000000"/>
            </w:tcBorders>
            <w:tcPrChange w:id="88" w:author="GURU PRAKASH G" w:date="2024-01-08T17:56:00Z">
              <w:tcPr>
                <w:tcW w:w="1300" w:type="dxa"/>
                <w:tcBorders>
                  <w:top w:val="single" w:sz="6" w:space="0" w:color="000000"/>
                  <w:bottom w:val="single" w:sz="6" w:space="0" w:color="000000"/>
                </w:tcBorders>
              </w:tcPr>
            </w:tcPrChange>
          </w:tcPr>
          <w:p w14:paraId="0590E7E0" w14:textId="77777777" w:rsidR="00155260" w:rsidRDefault="00F00BF3">
            <w:pPr>
              <w:pStyle w:val="TableParagraph"/>
              <w:spacing w:before="52"/>
              <w:ind w:left="148"/>
            </w:pPr>
            <w:r>
              <w:rPr>
                <w:spacing w:val="-2"/>
              </w:rPr>
              <w:t>0.0363</w:t>
            </w:r>
          </w:p>
        </w:tc>
      </w:tr>
    </w:tbl>
    <w:p w14:paraId="09340917" w14:textId="77777777" w:rsidR="00155260" w:rsidRDefault="00155260">
      <w:pPr>
        <w:pStyle w:val="BodyText"/>
        <w:spacing w:before="1"/>
        <w:rPr>
          <w:sz w:val="24"/>
        </w:rPr>
      </w:pPr>
    </w:p>
    <w:p w14:paraId="2C4D685C" w14:textId="77777777" w:rsidR="00155260" w:rsidRDefault="00F00BF3">
      <w:pPr>
        <w:pStyle w:val="BodyText"/>
        <w:ind w:left="1157"/>
        <w:jc w:val="both"/>
      </w:pPr>
      <w:r>
        <w:t xml:space="preserve">From </w:t>
      </w:r>
      <w:hyperlink w:anchor="_bookmark10" w:history="1">
        <w:r>
          <w:rPr>
            <w:color w:val="008CC0"/>
          </w:rPr>
          <w:t>Tab. 2</w:t>
        </w:r>
      </w:hyperlink>
      <w:r>
        <w:t>, it can be seen</w:t>
      </w:r>
      <w:r>
        <w:rPr>
          <w:spacing w:val="-2"/>
        </w:rPr>
        <w:t xml:space="preserve"> </w:t>
      </w:r>
      <w:r>
        <w:t>that</w:t>
      </w:r>
      <w:r>
        <w:rPr>
          <w:spacing w:val="1"/>
        </w:rPr>
        <w:t xml:space="preserve"> </w:t>
      </w:r>
      <w:r>
        <w:t>training</w:t>
      </w:r>
      <w:r>
        <w:rPr>
          <w:spacing w:val="-1"/>
        </w:rPr>
        <w:t xml:space="preserve"> </w:t>
      </w:r>
      <w:r>
        <w:t>accuracy</w:t>
      </w:r>
      <w:r>
        <w:rPr>
          <w:spacing w:val="1"/>
        </w:rPr>
        <w:t xml:space="preserve"> </w:t>
      </w:r>
      <w:r>
        <w:t>is 0.96,</w:t>
      </w:r>
      <w:r>
        <w:rPr>
          <w:spacing w:val="-1"/>
        </w:rPr>
        <w:t xml:space="preserve"> </w:t>
      </w:r>
      <w:r>
        <w:t>training loss is 0.09, validation</w:t>
      </w:r>
      <w:r>
        <w:rPr>
          <w:spacing w:val="-1"/>
        </w:rPr>
        <w:t xml:space="preserve"> </w:t>
      </w:r>
      <w:r>
        <w:t>accuracy</w:t>
      </w:r>
      <w:r>
        <w:rPr>
          <w:spacing w:val="1"/>
        </w:rPr>
        <w:t xml:space="preserve"> </w:t>
      </w:r>
      <w:r>
        <w:rPr>
          <w:spacing w:val="-5"/>
        </w:rPr>
        <w:t>is</w:t>
      </w:r>
    </w:p>
    <w:p w14:paraId="30A96352" w14:textId="77777777" w:rsidR="00155260" w:rsidRDefault="00F00BF3">
      <w:pPr>
        <w:pStyle w:val="BodyText"/>
        <w:spacing w:before="6"/>
        <w:ind w:left="759"/>
        <w:jc w:val="both"/>
      </w:pPr>
      <w:r>
        <w:t>0.98</w:t>
      </w:r>
      <w:r>
        <w:rPr>
          <w:spacing w:val="-1"/>
        </w:rPr>
        <w:t xml:space="preserve"> </w:t>
      </w:r>
      <w:r>
        <w:t>and</w:t>
      </w:r>
      <w:r>
        <w:rPr>
          <w:spacing w:val="-2"/>
        </w:rPr>
        <w:t xml:space="preserve"> </w:t>
      </w:r>
      <w:r>
        <w:t>validation</w:t>
      </w:r>
      <w:r>
        <w:rPr>
          <w:spacing w:val="-1"/>
        </w:rPr>
        <w:t xml:space="preserve"> </w:t>
      </w:r>
      <w:r>
        <w:t>loss</w:t>
      </w:r>
      <w:r>
        <w:rPr>
          <w:spacing w:val="1"/>
        </w:rPr>
        <w:t xml:space="preserve"> </w:t>
      </w:r>
      <w:r>
        <w:t xml:space="preserve">is </w:t>
      </w:r>
      <w:r>
        <w:rPr>
          <w:spacing w:val="-2"/>
        </w:rPr>
        <w:t>0.03.</w:t>
      </w:r>
    </w:p>
    <w:p w14:paraId="6D5408B8" w14:textId="77777777" w:rsidR="00155260" w:rsidRDefault="0041340E">
      <w:pPr>
        <w:pStyle w:val="BodyText"/>
        <w:spacing w:before="86" w:line="244" w:lineRule="auto"/>
        <w:ind w:left="759" w:right="935" w:firstLine="397"/>
        <w:jc w:val="both"/>
      </w:pPr>
      <w:hyperlink w:anchor="_bookmark11" w:history="1">
        <w:r w:rsidR="00F00BF3">
          <w:rPr>
            <w:color w:val="008CC0"/>
          </w:rPr>
          <w:t>Tab.</w:t>
        </w:r>
        <w:r w:rsidR="00F00BF3">
          <w:rPr>
            <w:color w:val="008CC0"/>
            <w:spacing w:val="-3"/>
          </w:rPr>
          <w:t xml:space="preserve"> </w:t>
        </w:r>
        <w:r w:rsidR="00F00BF3">
          <w:rPr>
            <w:color w:val="008CC0"/>
          </w:rPr>
          <w:t>3</w:t>
        </w:r>
      </w:hyperlink>
      <w:r w:rsidR="00F00BF3">
        <w:rPr>
          <w:color w:val="008CC0"/>
          <w:spacing w:val="-4"/>
        </w:rPr>
        <w:t xml:space="preserve"> </w:t>
      </w:r>
      <w:r w:rsidR="00F00BF3">
        <w:t>shows</w:t>
      </w:r>
      <w:r w:rsidR="00F00BF3">
        <w:rPr>
          <w:spacing w:val="-4"/>
        </w:rPr>
        <w:t xml:space="preserve"> </w:t>
      </w:r>
      <w:r w:rsidR="00F00BF3">
        <w:t>the</w:t>
      </w:r>
      <w:r w:rsidR="00F00BF3">
        <w:rPr>
          <w:spacing w:val="-4"/>
        </w:rPr>
        <w:t xml:space="preserve"> </w:t>
      </w:r>
      <w:r w:rsidR="00F00BF3">
        <w:t>Model</w:t>
      </w:r>
      <w:r w:rsidR="00F00BF3">
        <w:rPr>
          <w:spacing w:val="-4"/>
        </w:rPr>
        <w:t xml:space="preserve"> </w:t>
      </w:r>
      <w:r w:rsidR="00F00BF3">
        <w:t>evaluate</w:t>
      </w:r>
      <w:r w:rsidR="00F00BF3">
        <w:rPr>
          <w:spacing w:val="-3"/>
        </w:rPr>
        <w:t xml:space="preserve"> </w:t>
      </w:r>
      <w:r w:rsidR="00F00BF3">
        <w:t>generator</w:t>
      </w:r>
      <w:r w:rsidR="00F00BF3">
        <w:rPr>
          <w:spacing w:val="-4"/>
        </w:rPr>
        <w:t xml:space="preserve"> </w:t>
      </w:r>
      <w:r w:rsidR="00F00BF3">
        <w:t>for</w:t>
      </w:r>
      <w:r w:rsidR="00F00BF3">
        <w:rPr>
          <w:spacing w:val="-3"/>
        </w:rPr>
        <w:t xml:space="preserve"> </w:t>
      </w:r>
      <w:r w:rsidR="00F00BF3">
        <w:t>the</w:t>
      </w:r>
      <w:r w:rsidR="00F00BF3">
        <w:rPr>
          <w:spacing w:val="-3"/>
        </w:rPr>
        <w:t xml:space="preserve"> </w:t>
      </w:r>
      <w:r w:rsidR="00F00BF3">
        <w:t>Training</w:t>
      </w:r>
      <w:r w:rsidR="00F00BF3">
        <w:rPr>
          <w:spacing w:val="-3"/>
        </w:rPr>
        <w:t xml:space="preserve"> </w:t>
      </w:r>
      <w:r w:rsidR="00F00BF3">
        <w:t>and</w:t>
      </w:r>
      <w:r w:rsidR="00F00BF3">
        <w:rPr>
          <w:spacing w:val="-5"/>
        </w:rPr>
        <w:t xml:space="preserve"> </w:t>
      </w:r>
      <w:r w:rsidR="00F00BF3">
        <w:t>Validation</w:t>
      </w:r>
      <w:r w:rsidR="00F00BF3">
        <w:rPr>
          <w:spacing w:val="-4"/>
        </w:rPr>
        <w:t xml:space="preserve"> </w:t>
      </w:r>
      <w:r w:rsidR="00F00BF3">
        <w:t>part</w:t>
      </w:r>
      <w:r w:rsidR="00F00BF3">
        <w:rPr>
          <w:spacing w:val="-3"/>
        </w:rPr>
        <w:t xml:space="preserve"> </w:t>
      </w:r>
      <w:r w:rsidR="00F00BF3">
        <w:t>of</w:t>
      </w:r>
      <w:r w:rsidR="00F00BF3">
        <w:rPr>
          <w:spacing w:val="-4"/>
        </w:rPr>
        <w:t xml:space="preserve"> </w:t>
      </w:r>
      <w:r w:rsidR="00F00BF3">
        <w:t>Covid</w:t>
      </w:r>
      <w:r w:rsidR="00F00BF3">
        <w:rPr>
          <w:spacing w:val="-4"/>
        </w:rPr>
        <w:t xml:space="preserve"> </w:t>
      </w:r>
      <w:r w:rsidR="00F00BF3">
        <w:t>and</w:t>
      </w:r>
      <w:r w:rsidR="00F00BF3">
        <w:rPr>
          <w:spacing w:val="-4"/>
        </w:rPr>
        <w:t xml:space="preserve"> </w:t>
      </w:r>
      <w:r w:rsidR="00F00BF3">
        <w:t>Normal. Here for Covid it</w:t>
      </w:r>
      <w:r w:rsidR="00F00BF3">
        <w:rPr>
          <w:rFonts w:ascii="Arial" w:hAnsi="Arial"/>
        </w:rPr>
        <w:t>’</w:t>
      </w:r>
      <w:r w:rsidR="00F00BF3">
        <w:t>s 0, and normal it</w:t>
      </w:r>
      <w:r w:rsidR="00F00BF3">
        <w:rPr>
          <w:rFonts w:ascii="Arial" w:hAnsi="Arial"/>
        </w:rPr>
        <w:t>’</w:t>
      </w:r>
      <w:r w:rsidR="00F00BF3">
        <w:t>s 1. After the Model Training it has got the accuracy of training and validation up to 97 percent.</w:t>
      </w:r>
    </w:p>
    <w:p w14:paraId="4BDF6312" w14:textId="77777777" w:rsidR="00155260" w:rsidRDefault="00155260">
      <w:pPr>
        <w:pStyle w:val="BodyText"/>
        <w:spacing w:before="2"/>
        <w:rPr>
          <w:sz w:val="13"/>
        </w:rPr>
      </w:pPr>
    </w:p>
    <w:p w14:paraId="53E8767D" w14:textId="77777777" w:rsidR="00155260" w:rsidRDefault="00F00BF3">
      <w:pPr>
        <w:pStyle w:val="BodyText"/>
        <w:spacing w:before="89"/>
        <w:ind w:left="816" w:right="990"/>
        <w:jc w:val="center"/>
      </w:pPr>
      <w:bookmarkStart w:id="89" w:name="_bookmark11"/>
      <w:bookmarkEnd w:id="89"/>
      <w:r>
        <w:t>Table</w:t>
      </w:r>
      <w:r>
        <w:rPr>
          <w:spacing w:val="3"/>
        </w:rPr>
        <w:t xml:space="preserve"> </w:t>
      </w:r>
      <w:r>
        <w:t>3:</w:t>
      </w:r>
      <w:r>
        <w:rPr>
          <w:spacing w:val="46"/>
        </w:rPr>
        <w:t xml:space="preserve"> </w:t>
      </w:r>
      <w:r>
        <w:t>Model</w:t>
      </w:r>
      <w:r>
        <w:rPr>
          <w:spacing w:val="4"/>
        </w:rPr>
        <w:t xml:space="preserve"> </w:t>
      </w:r>
      <w:r>
        <w:t>evaluate</w:t>
      </w:r>
      <w:r>
        <w:rPr>
          <w:spacing w:val="7"/>
        </w:rPr>
        <w:t xml:space="preserve"> </w:t>
      </w:r>
      <w:r>
        <w:rPr>
          <w:spacing w:val="-2"/>
        </w:rPr>
        <w:t>generator</w:t>
      </w:r>
    </w:p>
    <w:p w14:paraId="18168828" w14:textId="77777777" w:rsidR="00155260" w:rsidRDefault="00155260">
      <w:pPr>
        <w:pStyle w:val="BodyText"/>
        <w:spacing w:before="2" w:after="1"/>
        <w:rPr>
          <w:sz w:val="10"/>
        </w:rPr>
      </w:pPr>
    </w:p>
    <w:tbl>
      <w:tblPr>
        <w:tblW w:w="0" w:type="auto"/>
        <w:tblInd w:w="2184" w:type="dxa"/>
        <w:tblLayout w:type="fixed"/>
        <w:tblCellMar>
          <w:left w:w="0" w:type="dxa"/>
          <w:right w:w="0" w:type="dxa"/>
        </w:tblCellMar>
        <w:tblLook w:val="01E0" w:firstRow="1" w:lastRow="1" w:firstColumn="1" w:lastColumn="1" w:noHBand="0" w:noVBand="0"/>
        <w:tblPrChange w:id="90" w:author="GURU PRAKASH G" w:date="2024-01-08T17:56:00Z">
          <w:tblPr>
            <w:tblW w:w="0" w:type="auto"/>
            <w:tblInd w:w="2184" w:type="dxa"/>
            <w:tblLayout w:type="fixed"/>
            <w:tblCellMar>
              <w:left w:w="0" w:type="dxa"/>
              <w:right w:w="0" w:type="dxa"/>
            </w:tblCellMar>
            <w:tblLook w:val="01E0" w:firstRow="1" w:lastRow="1" w:firstColumn="1" w:lastColumn="1" w:noHBand="0" w:noVBand="0"/>
          </w:tblPr>
        </w:tblPrChange>
      </w:tblPr>
      <w:tblGrid>
        <w:gridCol w:w="2306"/>
        <w:gridCol w:w="2000"/>
        <w:gridCol w:w="2223"/>
        <w:tblGridChange w:id="91">
          <w:tblGrid>
            <w:gridCol w:w="2306"/>
            <w:gridCol w:w="2000"/>
            <w:gridCol w:w="2223"/>
          </w:tblGrid>
        </w:tblGridChange>
      </w:tblGrid>
      <w:tr w:rsidR="00155260" w14:paraId="1451DDE7" w14:textId="77777777">
        <w:trPr>
          <w:trHeight w:val="373"/>
          <w:trPrChange w:id="92" w:author="GURU PRAKASH G" w:date="2024-01-08T17:56:00Z">
            <w:trPr>
              <w:trHeight w:val="373"/>
            </w:trPr>
          </w:trPrChange>
        </w:trPr>
        <w:tc>
          <w:tcPr>
            <w:tcW w:w="2306" w:type="dxa"/>
            <w:tcBorders>
              <w:top w:val="single" w:sz="6" w:space="0" w:color="000000"/>
              <w:bottom w:val="single" w:sz="6" w:space="0" w:color="000000"/>
            </w:tcBorders>
            <w:tcPrChange w:id="93" w:author="GURU PRAKASH G" w:date="2024-01-08T17:56:00Z">
              <w:tcPr>
                <w:tcW w:w="2306" w:type="dxa"/>
                <w:tcBorders>
                  <w:top w:val="single" w:sz="6" w:space="0" w:color="000000"/>
                  <w:bottom w:val="single" w:sz="6" w:space="0" w:color="000000"/>
                </w:tcBorders>
              </w:tcPr>
            </w:tcPrChange>
          </w:tcPr>
          <w:p w14:paraId="33722BD7" w14:textId="77777777" w:rsidR="00155260" w:rsidRDefault="00F00BF3">
            <w:pPr>
              <w:pStyle w:val="TableParagraph"/>
              <w:spacing w:before="50"/>
            </w:pPr>
            <w:r>
              <w:t>Covid-19</w:t>
            </w:r>
            <w:r>
              <w:rPr>
                <w:spacing w:val="-4"/>
              </w:rPr>
              <w:t xml:space="preserve"> </w:t>
            </w:r>
            <w:r>
              <w:t>class</w:t>
            </w:r>
            <w:r>
              <w:rPr>
                <w:spacing w:val="-4"/>
              </w:rPr>
              <w:t xml:space="preserve"> </w:t>
            </w:r>
            <w:r>
              <w:rPr>
                <w:spacing w:val="-2"/>
              </w:rPr>
              <w:t>indices</w:t>
            </w:r>
          </w:p>
        </w:tc>
        <w:tc>
          <w:tcPr>
            <w:tcW w:w="2000" w:type="dxa"/>
            <w:tcBorders>
              <w:top w:val="single" w:sz="6" w:space="0" w:color="000000"/>
              <w:bottom w:val="single" w:sz="6" w:space="0" w:color="000000"/>
            </w:tcBorders>
            <w:tcPrChange w:id="94" w:author="GURU PRAKASH G" w:date="2024-01-08T17:56:00Z">
              <w:tcPr>
                <w:tcW w:w="2000" w:type="dxa"/>
                <w:tcBorders>
                  <w:top w:val="single" w:sz="6" w:space="0" w:color="000000"/>
                  <w:bottom w:val="single" w:sz="6" w:space="0" w:color="000000"/>
                </w:tcBorders>
              </w:tcPr>
            </w:tcPrChange>
          </w:tcPr>
          <w:p w14:paraId="3E08B19F" w14:textId="77777777" w:rsidR="00155260" w:rsidRDefault="00F00BF3">
            <w:pPr>
              <w:pStyle w:val="TableParagraph"/>
              <w:spacing w:before="50"/>
              <w:ind w:left="189"/>
            </w:pPr>
            <w:r>
              <w:rPr>
                <w:spacing w:val="-2"/>
              </w:rPr>
              <w:t>Training</w:t>
            </w:r>
            <w:r>
              <w:rPr>
                <w:spacing w:val="-3"/>
              </w:rPr>
              <w:t xml:space="preserve"> </w:t>
            </w:r>
            <w:r>
              <w:rPr>
                <w:spacing w:val="-2"/>
              </w:rPr>
              <w:t>generator</w:t>
            </w:r>
          </w:p>
        </w:tc>
        <w:tc>
          <w:tcPr>
            <w:tcW w:w="2223" w:type="dxa"/>
            <w:tcBorders>
              <w:top w:val="single" w:sz="6" w:space="0" w:color="000000"/>
              <w:bottom w:val="single" w:sz="6" w:space="0" w:color="000000"/>
            </w:tcBorders>
            <w:tcPrChange w:id="95" w:author="GURU PRAKASH G" w:date="2024-01-08T17:56:00Z">
              <w:tcPr>
                <w:tcW w:w="2223" w:type="dxa"/>
                <w:tcBorders>
                  <w:top w:val="single" w:sz="6" w:space="0" w:color="000000"/>
                  <w:bottom w:val="single" w:sz="6" w:space="0" w:color="000000"/>
                </w:tcBorders>
              </w:tcPr>
            </w:tcPrChange>
          </w:tcPr>
          <w:p w14:paraId="6E92E46B" w14:textId="77777777" w:rsidR="00155260" w:rsidRDefault="00F00BF3">
            <w:pPr>
              <w:pStyle w:val="TableParagraph"/>
              <w:spacing w:before="50"/>
              <w:ind w:left="189"/>
            </w:pPr>
            <w:r>
              <w:rPr>
                <w:spacing w:val="-4"/>
              </w:rPr>
              <w:t>Validation</w:t>
            </w:r>
            <w:r>
              <w:rPr>
                <w:spacing w:val="2"/>
              </w:rPr>
              <w:t xml:space="preserve"> </w:t>
            </w:r>
            <w:r>
              <w:rPr>
                <w:spacing w:val="-2"/>
              </w:rPr>
              <w:t>generator</w:t>
            </w:r>
          </w:p>
        </w:tc>
      </w:tr>
      <w:tr w:rsidR="00155260" w14:paraId="6A7E51AC" w14:textId="77777777">
        <w:trPr>
          <w:trHeight w:val="344"/>
          <w:trPrChange w:id="96" w:author="GURU PRAKASH G" w:date="2024-01-08T17:56:00Z">
            <w:trPr>
              <w:trHeight w:val="344"/>
            </w:trPr>
          </w:trPrChange>
        </w:trPr>
        <w:tc>
          <w:tcPr>
            <w:tcW w:w="2306" w:type="dxa"/>
            <w:tcBorders>
              <w:top w:val="single" w:sz="6" w:space="0" w:color="000000"/>
            </w:tcBorders>
            <w:tcPrChange w:id="97" w:author="GURU PRAKASH G" w:date="2024-01-08T17:56:00Z">
              <w:tcPr>
                <w:tcW w:w="2306" w:type="dxa"/>
                <w:tcBorders>
                  <w:top w:val="single" w:sz="6" w:space="0" w:color="000000"/>
                </w:tcBorders>
              </w:tcPr>
            </w:tcPrChange>
          </w:tcPr>
          <w:p w14:paraId="23BA924E" w14:textId="77777777" w:rsidR="00155260" w:rsidRDefault="00F00BF3">
            <w:pPr>
              <w:pStyle w:val="TableParagraph"/>
              <w:spacing w:before="50"/>
            </w:pPr>
            <w:r>
              <w:rPr>
                <w:w w:val="99"/>
              </w:rPr>
              <w:t>0</w:t>
            </w:r>
          </w:p>
        </w:tc>
        <w:tc>
          <w:tcPr>
            <w:tcW w:w="2000" w:type="dxa"/>
            <w:tcBorders>
              <w:top w:val="single" w:sz="6" w:space="0" w:color="000000"/>
            </w:tcBorders>
            <w:tcPrChange w:id="98" w:author="GURU PRAKASH G" w:date="2024-01-08T17:56:00Z">
              <w:tcPr>
                <w:tcW w:w="2000" w:type="dxa"/>
                <w:tcBorders>
                  <w:top w:val="single" w:sz="6" w:space="0" w:color="000000"/>
                </w:tcBorders>
              </w:tcPr>
            </w:tcPrChange>
          </w:tcPr>
          <w:p w14:paraId="478B7455" w14:textId="77777777" w:rsidR="00155260" w:rsidRDefault="00F00BF3">
            <w:pPr>
              <w:pStyle w:val="TableParagraph"/>
              <w:spacing w:before="50"/>
              <w:ind w:left="189"/>
            </w:pPr>
            <w:r>
              <w:rPr>
                <w:spacing w:val="-2"/>
              </w:rPr>
              <w:t>0.06231</w:t>
            </w:r>
          </w:p>
        </w:tc>
        <w:tc>
          <w:tcPr>
            <w:tcW w:w="2223" w:type="dxa"/>
            <w:tcBorders>
              <w:top w:val="single" w:sz="6" w:space="0" w:color="000000"/>
            </w:tcBorders>
            <w:tcPrChange w:id="99" w:author="GURU PRAKASH G" w:date="2024-01-08T17:56:00Z">
              <w:tcPr>
                <w:tcW w:w="2223" w:type="dxa"/>
                <w:tcBorders>
                  <w:top w:val="single" w:sz="6" w:space="0" w:color="000000"/>
                </w:tcBorders>
              </w:tcPr>
            </w:tcPrChange>
          </w:tcPr>
          <w:p w14:paraId="4BFAAAFC" w14:textId="77777777" w:rsidR="00155260" w:rsidRDefault="00F00BF3">
            <w:pPr>
              <w:pStyle w:val="TableParagraph"/>
              <w:spacing w:before="50"/>
              <w:ind w:left="189"/>
            </w:pPr>
            <w:r>
              <w:rPr>
                <w:spacing w:val="-2"/>
              </w:rPr>
              <w:t>0.03630</w:t>
            </w:r>
          </w:p>
        </w:tc>
      </w:tr>
      <w:tr w:rsidR="00155260" w14:paraId="12C70F00" w14:textId="77777777">
        <w:trPr>
          <w:trHeight w:val="354"/>
          <w:trPrChange w:id="100" w:author="GURU PRAKASH G" w:date="2024-01-08T17:56:00Z">
            <w:trPr>
              <w:trHeight w:val="354"/>
            </w:trPr>
          </w:trPrChange>
        </w:trPr>
        <w:tc>
          <w:tcPr>
            <w:tcW w:w="2306" w:type="dxa"/>
            <w:tcBorders>
              <w:bottom w:val="single" w:sz="6" w:space="0" w:color="000000"/>
            </w:tcBorders>
            <w:tcPrChange w:id="101" w:author="GURU PRAKASH G" w:date="2024-01-08T17:56:00Z">
              <w:tcPr>
                <w:tcW w:w="2306" w:type="dxa"/>
                <w:tcBorders>
                  <w:bottom w:val="single" w:sz="6" w:space="0" w:color="000000"/>
                </w:tcBorders>
              </w:tcPr>
            </w:tcPrChange>
          </w:tcPr>
          <w:p w14:paraId="0B10224F" w14:textId="77777777" w:rsidR="00155260" w:rsidRDefault="00F00BF3">
            <w:pPr>
              <w:pStyle w:val="TableParagraph"/>
            </w:pPr>
            <w:r>
              <w:rPr>
                <w:w w:val="99"/>
              </w:rPr>
              <w:t>1</w:t>
            </w:r>
          </w:p>
        </w:tc>
        <w:tc>
          <w:tcPr>
            <w:tcW w:w="2000" w:type="dxa"/>
            <w:tcBorders>
              <w:bottom w:val="single" w:sz="6" w:space="0" w:color="000000"/>
            </w:tcBorders>
            <w:tcPrChange w:id="102" w:author="GURU PRAKASH G" w:date="2024-01-08T17:56:00Z">
              <w:tcPr>
                <w:tcW w:w="2000" w:type="dxa"/>
                <w:tcBorders>
                  <w:bottom w:val="single" w:sz="6" w:space="0" w:color="000000"/>
                </w:tcBorders>
              </w:tcPr>
            </w:tcPrChange>
          </w:tcPr>
          <w:p w14:paraId="0500D69E" w14:textId="77777777" w:rsidR="00155260" w:rsidRDefault="00F00BF3">
            <w:pPr>
              <w:pStyle w:val="TableParagraph"/>
              <w:ind w:left="189"/>
            </w:pPr>
            <w:r>
              <w:rPr>
                <w:spacing w:val="-2"/>
              </w:rPr>
              <w:t>0.97321</w:t>
            </w:r>
          </w:p>
        </w:tc>
        <w:tc>
          <w:tcPr>
            <w:tcW w:w="2223" w:type="dxa"/>
            <w:tcBorders>
              <w:bottom w:val="single" w:sz="6" w:space="0" w:color="000000"/>
            </w:tcBorders>
            <w:tcPrChange w:id="103" w:author="GURU PRAKASH G" w:date="2024-01-08T17:56:00Z">
              <w:tcPr>
                <w:tcW w:w="2223" w:type="dxa"/>
                <w:tcBorders>
                  <w:bottom w:val="single" w:sz="6" w:space="0" w:color="000000"/>
                </w:tcBorders>
              </w:tcPr>
            </w:tcPrChange>
          </w:tcPr>
          <w:p w14:paraId="0C361B6E" w14:textId="77777777" w:rsidR="00155260" w:rsidRDefault="00F00BF3">
            <w:pPr>
              <w:pStyle w:val="TableParagraph"/>
              <w:ind w:left="189"/>
            </w:pPr>
            <w:r>
              <w:rPr>
                <w:spacing w:val="-2"/>
              </w:rPr>
              <w:t>0.98333</w:t>
            </w:r>
          </w:p>
        </w:tc>
      </w:tr>
    </w:tbl>
    <w:p w14:paraId="799723C6" w14:textId="77777777" w:rsidR="00155260" w:rsidRDefault="00155260">
      <w:pPr>
        <w:pStyle w:val="BodyText"/>
        <w:spacing w:before="3"/>
        <w:rPr>
          <w:sz w:val="24"/>
        </w:rPr>
      </w:pPr>
    </w:p>
    <w:p w14:paraId="36446CA6" w14:textId="77777777" w:rsidR="00155260" w:rsidRDefault="00F00BF3">
      <w:pPr>
        <w:pStyle w:val="BodyText"/>
        <w:spacing w:line="244" w:lineRule="auto"/>
        <w:ind w:left="759" w:right="935" w:firstLine="397"/>
        <w:jc w:val="both"/>
      </w:pPr>
      <w:r>
        <w:t>The</w:t>
      </w:r>
      <w:r>
        <w:rPr>
          <w:spacing w:val="-9"/>
        </w:rPr>
        <w:t xml:space="preserve"> </w:t>
      </w:r>
      <w:r>
        <w:t>model</w:t>
      </w:r>
      <w:r>
        <w:rPr>
          <w:spacing w:val="-10"/>
        </w:rPr>
        <w:t xml:space="preserve"> </w:t>
      </w:r>
      <w:r>
        <w:t>evaluates</w:t>
      </w:r>
      <w:r>
        <w:rPr>
          <w:spacing w:val="-10"/>
        </w:rPr>
        <w:t xml:space="preserve"> </w:t>
      </w:r>
      <w:r>
        <w:t>the</w:t>
      </w:r>
      <w:r>
        <w:rPr>
          <w:spacing w:val="-9"/>
        </w:rPr>
        <w:t xml:space="preserve"> </w:t>
      </w:r>
      <w:r>
        <w:t>generator</w:t>
      </w:r>
      <w:r>
        <w:rPr>
          <w:spacing w:val="-9"/>
        </w:rPr>
        <w:t xml:space="preserve"> </w:t>
      </w:r>
      <w:r>
        <w:t>of</w:t>
      </w:r>
      <w:r>
        <w:rPr>
          <w:spacing w:val="-10"/>
        </w:rPr>
        <w:t xml:space="preserve"> </w:t>
      </w:r>
      <w:r>
        <w:t>training</w:t>
      </w:r>
      <w:r>
        <w:rPr>
          <w:spacing w:val="-9"/>
        </w:rPr>
        <w:t xml:space="preserve"> </w:t>
      </w:r>
      <w:r>
        <w:t>and</w:t>
      </w:r>
      <w:r>
        <w:rPr>
          <w:spacing w:val="-10"/>
        </w:rPr>
        <w:t xml:space="preserve"> </w:t>
      </w:r>
      <w:r>
        <w:t>validation</w:t>
      </w:r>
      <w:r>
        <w:rPr>
          <w:spacing w:val="-9"/>
        </w:rPr>
        <w:t xml:space="preserve"> </w:t>
      </w:r>
      <w:r>
        <w:t>is</w:t>
      </w:r>
      <w:r>
        <w:rPr>
          <w:spacing w:val="-9"/>
        </w:rPr>
        <w:t xml:space="preserve"> </w:t>
      </w:r>
      <w:r>
        <w:t>Training</w:t>
      </w:r>
      <w:r>
        <w:rPr>
          <w:spacing w:val="-10"/>
        </w:rPr>
        <w:t xml:space="preserve"> </w:t>
      </w:r>
      <w:r>
        <w:t>accuracy</w:t>
      </w:r>
      <w:r>
        <w:rPr>
          <w:spacing w:val="-10"/>
        </w:rPr>
        <w:t xml:space="preserve"> </w:t>
      </w:r>
      <w:r>
        <w:t>of</w:t>
      </w:r>
      <w:r>
        <w:rPr>
          <w:spacing w:val="-9"/>
        </w:rPr>
        <w:t xml:space="preserve"> </w:t>
      </w:r>
      <w:r>
        <w:t>0.6231</w:t>
      </w:r>
      <w:r>
        <w:rPr>
          <w:spacing w:val="-10"/>
        </w:rPr>
        <w:t xml:space="preserve"> </w:t>
      </w:r>
      <w:r>
        <w:t>and</w:t>
      </w:r>
      <w:r>
        <w:rPr>
          <w:spacing w:val="-10"/>
        </w:rPr>
        <w:t xml:space="preserve"> </w:t>
      </w:r>
      <w:r>
        <w:t>loss</w:t>
      </w:r>
      <w:r>
        <w:rPr>
          <w:spacing w:val="-8"/>
        </w:rPr>
        <w:t xml:space="preserve"> </w:t>
      </w:r>
      <w:r>
        <w:t>of 0.97321. Validation accuracy is 0.98333, and loss is 0.03630.</w:t>
      </w:r>
    </w:p>
    <w:p w14:paraId="7A08F0BF" w14:textId="77777777" w:rsidR="00155260" w:rsidRDefault="00F00BF3">
      <w:pPr>
        <w:pStyle w:val="BodyText"/>
        <w:spacing w:before="81" w:line="244" w:lineRule="auto"/>
        <w:ind w:left="760" w:right="934" w:firstLine="397"/>
        <w:jc w:val="both"/>
      </w:pPr>
      <w:r>
        <w:rPr>
          <w:spacing w:val="-2"/>
        </w:rPr>
        <w:t>All</w:t>
      </w:r>
      <w:r>
        <w:rPr>
          <w:spacing w:val="-10"/>
        </w:rPr>
        <w:t xml:space="preserve"> </w:t>
      </w:r>
      <w:r>
        <w:rPr>
          <w:spacing w:val="-2"/>
        </w:rPr>
        <w:t>models</w:t>
      </w:r>
      <w:r>
        <w:rPr>
          <w:spacing w:val="-11"/>
        </w:rPr>
        <w:t xml:space="preserve"> </w:t>
      </w:r>
      <w:r>
        <w:rPr>
          <w:spacing w:val="-2"/>
        </w:rPr>
        <w:t>are</w:t>
      </w:r>
      <w:r>
        <w:rPr>
          <w:spacing w:val="-11"/>
        </w:rPr>
        <w:t xml:space="preserve"> </w:t>
      </w:r>
      <w:r>
        <w:rPr>
          <w:spacing w:val="-2"/>
        </w:rPr>
        <w:t>trained</w:t>
      </w:r>
      <w:r>
        <w:rPr>
          <w:spacing w:val="-11"/>
        </w:rPr>
        <w:t xml:space="preserve"> </w:t>
      </w:r>
      <w:r>
        <w:rPr>
          <w:spacing w:val="-2"/>
        </w:rPr>
        <w:t>for</w:t>
      </w:r>
      <w:r>
        <w:rPr>
          <w:spacing w:val="-11"/>
        </w:rPr>
        <w:t xml:space="preserve"> </w:t>
      </w:r>
      <w:r>
        <w:rPr>
          <w:spacing w:val="-2"/>
        </w:rPr>
        <w:t>a</w:t>
      </w:r>
      <w:r>
        <w:rPr>
          <w:spacing w:val="-12"/>
        </w:rPr>
        <w:t xml:space="preserve"> </w:t>
      </w:r>
      <w:r>
        <w:rPr>
          <w:spacing w:val="-2"/>
        </w:rPr>
        <w:t>total</w:t>
      </w:r>
      <w:r>
        <w:rPr>
          <w:spacing w:val="-10"/>
        </w:rPr>
        <w:t xml:space="preserve"> </w:t>
      </w:r>
      <w:r>
        <w:rPr>
          <w:spacing w:val="-2"/>
        </w:rPr>
        <w:t>of</w:t>
      </w:r>
      <w:r>
        <w:rPr>
          <w:spacing w:val="-11"/>
        </w:rPr>
        <w:t xml:space="preserve"> </w:t>
      </w:r>
      <w:r>
        <w:rPr>
          <w:spacing w:val="-2"/>
        </w:rPr>
        <w:t>10</w:t>
      </w:r>
      <w:r>
        <w:rPr>
          <w:spacing w:val="-12"/>
        </w:rPr>
        <w:t xml:space="preserve"> </w:t>
      </w:r>
      <w:r>
        <w:rPr>
          <w:spacing w:val="-2"/>
        </w:rPr>
        <w:t>epochs</w:t>
      </w:r>
      <w:r>
        <w:rPr>
          <w:spacing w:val="-11"/>
        </w:rPr>
        <w:t xml:space="preserve"> </w:t>
      </w:r>
      <w:r>
        <w:rPr>
          <w:spacing w:val="-2"/>
        </w:rPr>
        <w:t>with</w:t>
      </w:r>
      <w:r>
        <w:rPr>
          <w:spacing w:val="-11"/>
        </w:rPr>
        <w:t xml:space="preserve"> </w:t>
      </w:r>
      <w:r>
        <w:rPr>
          <w:spacing w:val="-2"/>
        </w:rPr>
        <w:t>a</w:t>
      </w:r>
      <w:r>
        <w:rPr>
          <w:spacing w:val="-12"/>
        </w:rPr>
        <w:t xml:space="preserve"> </w:t>
      </w:r>
      <w:r>
        <w:rPr>
          <w:spacing w:val="-2"/>
        </w:rPr>
        <w:t>step-per-epoch</w:t>
      </w:r>
      <w:r>
        <w:rPr>
          <w:spacing w:val="-10"/>
        </w:rPr>
        <w:t xml:space="preserve"> </w:t>
      </w:r>
      <w:r>
        <w:rPr>
          <w:spacing w:val="-2"/>
        </w:rPr>
        <w:t>of</w:t>
      </w:r>
      <w:r>
        <w:rPr>
          <w:spacing w:val="-11"/>
        </w:rPr>
        <w:t xml:space="preserve"> </w:t>
      </w:r>
      <w:r>
        <w:rPr>
          <w:spacing w:val="-2"/>
        </w:rPr>
        <w:t>7.</w:t>
      </w:r>
      <w:r>
        <w:rPr>
          <w:spacing w:val="-11"/>
        </w:rPr>
        <w:t xml:space="preserve"> </w:t>
      </w:r>
      <w:r>
        <w:rPr>
          <w:spacing w:val="-2"/>
        </w:rPr>
        <w:t>Model</w:t>
      </w:r>
      <w:r>
        <w:rPr>
          <w:spacing w:val="-11"/>
        </w:rPr>
        <w:t xml:space="preserve"> </w:t>
      </w:r>
      <w:r>
        <w:rPr>
          <w:spacing w:val="-2"/>
        </w:rPr>
        <w:t>ﬁt</w:t>
      </w:r>
      <w:r>
        <w:rPr>
          <w:spacing w:val="-11"/>
        </w:rPr>
        <w:t xml:space="preserve"> </w:t>
      </w:r>
      <w:r>
        <w:rPr>
          <w:spacing w:val="-2"/>
        </w:rPr>
        <w:t>is</w:t>
      </w:r>
      <w:r>
        <w:rPr>
          <w:spacing w:val="-11"/>
        </w:rPr>
        <w:t xml:space="preserve"> </w:t>
      </w:r>
      <w:r>
        <w:rPr>
          <w:spacing w:val="-2"/>
        </w:rPr>
        <w:t>generated</w:t>
      </w:r>
      <w:r>
        <w:rPr>
          <w:spacing w:val="-11"/>
        </w:rPr>
        <w:t xml:space="preserve"> </w:t>
      </w:r>
      <w:r>
        <w:rPr>
          <w:spacing w:val="-2"/>
        </w:rPr>
        <w:t>here,</w:t>
      </w:r>
      <w:r>
        <w:rPr>
          <w:spacing w:val="-11"/>
        </w:rPr>
        <w:t xml:space="preserve"> </w:t>
      </w:r>
      <w:r>
        <w:rPr>
          <w:spacing w:val="-2"/>
        </w:rPr>
        <w:t xml:space="preserve">and </w:t>
      </w:r>
      <w:r>
        <w:t>the model is saved as an a.h5 ﬁle. Model training takes 9 s for each epoch. The training accuracy of this model is almost 96 percent, and the validation accuracy is almost 98 percent.</w:t>
      </w:r>
    </w:p>
    <w:p w14:paraId="4408C46D" w14:textId="77777777" w:rsidR="00155260" w:rsidRDefault="00155260">
      <w:pPr>
        <w:pStyle w:val="BodyText"/>
        <w:spacing w:before="2"/>
        <w:rPr>
          <w:sz w:val="33"/>
        </w:rPr>
      </w:pPr>
    </w:p>
    <w:p w14:paraId="1F6458F3" w14:textId="77777777" w:rsidR="00155260" w:rsidRPr="007A2BF2" w:rsidRDefault="00F00BF3">
      <w:pPr>
        <w:pStyle w:val="ListParagraph"/>
        <w:numPr>
          <w:ilvl w:val="0"/>
          <w:numId w:val="1"/>
        </w:numPr>
        <w:tabs>
          <w:tab w:val="left" w:pos="979"/>
        </w:tabs>
        <w:rPr>
          <w:b/>
          <w:sz w:val="28"/>
          <w:szCs w:val="28"/>
        </w:rPr>
      </w:pPr>
      <w:r w:rsidRPr="007A2BF2">
        <w:rPr>
          <w:b/>
          <w:w w:val="105"/>
          <w:sz w:val="28"/>
          <w:szCs w:val="28"/>
        </w:rPr>
        <w:t>Results</w:t>
      </w:r>
      <w:r w:rsidRPr="007A2BF2">
        <w:rPr>
          <w:b/>
          <w:spacing w:val="4"/>
          <w:w w:val="105"/>
          <w:sz w:val="28"/>
          <w:szCs w:val="28"/>
        </w:rPr>
        <w:t xml:space="preserve"> </w:t>
      </w:r>
      <w:r w:rsidRPr="007A2BF2">
        <w:rPr>
          <w:b/>
          <w:w w:val="105"/>
          <w:sz w:val="28"/>
          <w:szCs w:val="28"/>
        </w:rPr>
        <w:t>and</w:t>
      </w:r>
      <w:r w:rsidRPr="007A2BF2">
        <w:rPr>
          <w:b/>
          <w:spacing w:val="5"/>
          <w:w w:val="105"/>
          <w:sz w:val="28"/>
          <w:szCs w:val="28"/>
        </w:rPr>
        <w:t xml:space="preserve"> </w:t>
      </w:r>
      <w:r w:rsidRPr="007A2BF2">
        <w:rPr>
          <w:b/>
          <w:spacing w:val="-2"/>
          <w:w w:val="105"/>
          <w:sz w:val="28"/>
          <w:szCs w:val="28"/>
        </w:rPr>
        <w:t>Analysis</w:t>
      </w:r>
    </w:p>
    <w:p w14:paraId="67B52376" w14:textId="77777777" w:rsidR="00155260" w:rsidRDefault="00F00BF3">
      <w:pPr>
        <w:pStyle w:val="BodyText"/>
        <w:spacing w:before="66" w:line="244" w:lineRule="auto"/>
        <w:ind w:left="760" w:right="935" w:firstLine="397"/>
        <w:jc w:val="both"/>
      </w:pPr>
      <w:r>
        <w:t>The</w:t>
      </w:r>
      <w:r>
        <w:rPr>
          <w:spacing w:val="-16"/>
        </w:rPr>
        <w:t xml:space="preserve"> </w:t>
      </w:r>
      <w:r>
        <w:t>experimental</w:t>
      </w:r>
      <w:r>
        <w:rPr>
          <w:spacing w:val="-14"/>
        </w:rPr>
        <w:t xml:space="preserve"> </w:t>
      </w:r>
      <w:r>
        <w:t>evaluation</w:t>
      </w:r>
      <w:r>
        <w:rPr>
          <w:spacing w:val="-14"/>
        </w:rPr>
        <w:t xml:space="preserve"> </w:t>
      </w:r>
      <w:r>
        <w:t>of</w:t>
      </w:r>
      <w:r>
        <w:rPr>
          <w:spacing w:val="-13"/>
        </w:rPr>
        <w:t xml:space="preserve"> </w:t>
      </w:r>
      <w:r>
        <w:t>the</w:t>
      </w:r>
      <w:r>
        <w:rPr>
          <w:spacing w:val="-14"/>
        </w:rPr>
        <w:t xml:space="preserve"> </w:t>
      </w:r>
      <w:r>
        <w:t>suggested</w:t>
      </w:r>
      <w:r>
        <w:rPr>
          <w:spacing w:val="-14"/>
        </w:rPr>
        <w:t xml:space="preserve"> </w:t>
      </w:r>
      <w:r>
        <w:t>method</w:t>
      </w:r>
      <w:r>
        <w:rPr>
          <w:spacing w:val="-14"/>
        </w:rPr>
        <w:t xml:space="preserve"> </w:t>
      </w:r>
      <w:r>
        <w:t>is</w:t>
      </w:r>
      <w:r>
        <w:rPr>
          <w:spacing w:val="-13"/>
        </w:rPr>
        <w:t xml:space="preserve"> </w:t>
      </w:r>
      <w:r>
        <w:t>described</w:t>
      </w:r>
      <w:r>
        <w:rPr>
          <w:spacing w:val="-14"/>
        </w:rPr>
        <w:t xml:space="preserve"> </w:t>
      </w:r>
      <w:r>
        <w:t>in</w:t>
      </w:r>
      <w:r>
        <w:rPr>
          <w:spacing w:val="-14"/>
        </w:rPr>
        <w:t xml:space="preserve"> </w:t>
      </w:r>
      <w:r>
        <w:t>this</w:t>
      </w:r>
      <w:r>
        <w:rPr>
          <w:spacing w:val="-14"/>
        </w:rPr>
        <w:t xml:space="preserve"> </w:t>
      </w:r>
      <w:r>
        <w:t>section.</w:t>
      </w:r>
      <w:r>
        <w:rPr>
          <w:spacing w:val="-13"/>
        </w:rPr>
        <w:t xml:space="preserve"> </w:t>
      </w:r>
      <w:r>
        <w:t>The</w:t>
      </w:r>
      <w:r>
        <w:rPr>
          <w:spacing w:val="-14"/>
        </w:rPr>
        <w:t xml:space="preserve"> </w:t>
      </w:r>
      <w:r>
        <w:t>goal</w:t>
      </w:r>
      <w:r>
        <w:rPr>
          <w:spacing w:val="-14"/>
        </w:rPr>
        <w:t xml:space="preserve"> </w:t>
      </w:r>
      <w:r>
        <w:t>of</w:t>
      </w:r>
      <w:r>
        <w:rPr>
          <w:spacing w:val="-14"/>
        </w:rPr>
        <w:t xml:space="preserve"> </w:t>
      </w:r>
      <w:r>
        <w:t>the</w:t>
      </w:r>
      <w:r>
        <w:rPr>
          <w:spacing w:val="-13"/>
        </w:rPr>
        <w:t xml:space="preserve"> </w:t>
      </w:r>
      <w:r>
        <w:t>ofﬂine training</w:t>
      </w:r>
      <w:r>
        <w:rPr>
          <w:spacing w:val="-6"/>
        </w:rPr>
        <w:t xml:space="preserve"> </w:t>
      </w:r>
      <w:r>
        <w:t>and</w:t>
      </w:r>
      <w:r>
        <w:rPr>
          <w:spacing w:val="-6"/>
        </w:rPr>
        <w:t xml:space="preserve"> </w:t>
      </w:r>
      <w:r>
        <w:t>testing</w:t>
      </w:r>
      <w:r>
        <w:rPr>
          <w:spacing w:val="-6"/>
        </w:rPr>
        <w:t xml:space="preserve"> </w:t>
      </w:r>
      <w:r>
        <w:t>experiments</w:t>
      </w:r>
      <w:r>
        <w:rPr>
          <w:spacing w:val="-6"/>
        </w:rPr>
        <w:t xml:space="preserve"> </w:t>
      </w:r>
      <w:r>
        <w:t>is</w:t>
      </w:r>
      <w:r>
        <w:rPr>
          <w:spacing w:val="-6"/>
        </w:rPr>
        <w:t xml:space="preserve"> </w:t>
      </w:r>
      <w:r>
        <w:t>to</w:t>
      </w:r>
      <w:r>
        <w:rPr>
          <w:spacing w:val="-6"/>
        </w:rPr>
        <w:t xml:space="preserve"> </w:t>
      </w:r>
      <w:r>
        <w:t>ﬁnd</w:t>
      </w:r>
      <w:r>
        <w:rPr>
          <w:spacing w:val="-6"/>
        </w:rPr>
        <w:t xml:space="preserve"> </w:t>
      </w:r>
      <w:r>
        <w:t>the</w:t>
      </w:r>
      <w:r>
        <w:rPr>
          <w:spacing w:val="-7"/>
        </w:rPr>
        <w:t xml:space="preserve"> </w:t>
      </w:r>
      <w:r>
        <w:t>best</w:t>
      </w:r>
      <w:r>
        <w:rPr>
          <w:spacing w:val="-5"/>
        </w:rPr>
        <w:t xml:space="preserve"> </w:t>
      </w:r>
      <w:r>
        <w:t>machine</w:t>
      </w:r>
      <w:r>
        <w:rPr>
          <w:spacing w:val="-6"/>
        </w:rPr>
        <w:t xml:space="preserve"> </w:t>
      </w:r>
      <w:r>
        <w:t>learning</w:t>
      </w:r>
      <w:r>
        <w:rPr>
          <w:spacing w:val="-6"/>
        </w:rPr>
        <w:t xml:space="preserve"> </w:t>
      </w:r>
      <w:r>
        <w:t>model</w:t>
      </w:r>
      <w:r>
        <w:rPr>
          <w:spacing w:val="-6"/>
        </w:rPr>
        <w:t xml:space="preserve"> </w:t>
      </w:r>
      <w:r>
        <w:t>with</w:t>
      </w:r>
      <w:r>
        <w:rPr>
          <w:spacing w:val="-6"/>
        </w:rPr>
        <w:t xml:space="preserve"> </w:t>
      </w:r>
      <w:r>
        <w:t>the</w:t>
      </w:r>
      <w:r>
        <w:rPr>
          <w:spacing w:val="-6"/>
        </w:rPr>
        <w:t xml:space="preserve"> </w:t>
      </w:r>
      <w:r>
        <w:t>highest</w:t>
      </w:r>
      <w:r>
        <w:rPr>
          <w:spacing w:val="-6"/>
        </w:rPr>
        <w:t xml:space="preserve"> </w:t>
      </w:r>
      <w:r>
        <w:t>output</w:t>
      </w:r>
      <w:r>
        <w:rPr>
          <w:spacing w:val="-6"/>
        </w:rPr>
        <w:t xml:space="preserve"> </w:t>
      </w:r>
      <w:r>
        <w:t>for</w:t>
      </w:r>
      <w:r>
        <w:rPr>
          <w:spacing w:val="-6"/>
        </w:rPr>
        <w:t xml:space="preserve"> </w:t>
      </w:r>
      <w:r>
        <w:t>real- time sentiment polarity prediction. We analyzed the performance using two machine learning models and training on a total of ﬁve thousand CXR images. Where 60 images for testing and validation.</w:t>
      </w:r>
    </w:p>
    <w:p w14:paraId="2B1E671F" w14:textId="77777777" w:rsidR="00155260" w:rsidRDefault="00F00BF3">
      <w:pPr>
        <w:pStyle w:val="BodyText"/>
        <w:spacing w:before="83" w:line="244" w:lineRule="auto"/>
        <w:ind w:left="760" w:right="935" w:firstLine="397"/>
        <w:jc w:val="both"/>
      </w:pPr>
      <w:r>
        <w:rPr>
          <w:spacing w:val="-2"/>
        </w:rPr>
        <w:t>So, starting</w:t>
      </w:r>
      <w:r>
        <w:rPr>
          <w:spacing w:val="-3"/>
        </w:rPr>
        <w:t xml:space="preserve"> </w:t>
      </w:r>
      <w:r>
        <w:rPr>
          <w:spacing w:val="-2"/>
        </w:rPr>
        <w:t>by</w:t>
      </w:r>
      <w:r>
        <w:rPr>
          <w:spacing w:val="-3"/>
        </w:rPr>
        <w:t xml:space="preserve"> </w:t>
      </w:r>
      <w:r>
        <w:rPr>
          <w:spacing w:val="-2"/>
        </w:rPr>
        <w:t>describing</w:t>
      </w:r>
      <w:r>
        <w:rPr>
          <w:spacing w:val="-3"/>
        </w:rPr>
        <w:t xml:space="preserve"> </w:t>
      </w:r>
      <w:r>
        <w:rPr>
          <w:spacing w:val="-2"/>
        </w:rPr>
        <w:t>the</w:t>
      </w:r>
      <w:r>
        <w:rPr>
          <w:spacing w:val="-3"/>
        </w:rPr>
        <w:t xml:space="preserve"> </w:t>
      </w:r>
      <w:r>
        <w:rPr>
          <w:spacing w:val="-2"/>
        </w:rPr>
        <w:t>confusion</w:t>
      </w:r>
      <w:r>
        <w:rPr>
          <w:spacing w:val="-3"/>
        </w:rPr>
        <w:t xml:space="preserve"> </w:t>
      </w:r>
      <w:r>
        <w:rPr>
          <w:spacing w:val="-2"/>
        </w:rPr>
        <w:t>matrix. For</w:t>
      </w:r>
      <w:r>
        <w:rPr>
          <w:spacing w:val="-3"/>
        </w:rPr>
        <w:t xml:space="preserve"> </w:t>
      </w:r>
      <w:r>
        <w:rPr>
          <w:spacing w:val="-2"/>
        </w:rPr>
        <w:t>these</w:t>
      </w:r>
      <w:r>
        <w:rPr>
          <w:spacing w:val="-3"/>
        </w:rPr>
        <w:t xml:space="preserve"> </w:t>
      </w:r>
      <w:r>
        <w:rPr>
          <w:spacing w:val="-2"/>
        </w:rPr>
        <w:t>confusion</w:t>
      </w:r>
      <w:r>
        <w:rPr>
          <w:spacing w:val="-3"/>
        </w:rPr>
        <w:t xml:space="preserve"> </w:t>
      </w:r>
      <w:r>
        <w:rPr>
          <w:spacing w:val="-2"/>
        </w:rPr>
        <w:t>metrics, the</w:t>
      </w:r>
      <w:r>
        <w:rPr>
          <w:spacing w:val="-3"/>
        </w:rPr>
        <w:t xml:space="preserve"> </w:t>
      </w:r>
      <w:r>
        <w:rPr>
          <w:spacing w:val="-2"/>
        </w:rPr>
        <w:t>True</w:t>
      </w:r>
      <w:r>
        <w:rPr>
          <w:spacing w:val="-3"/>
        </w:rPr>
        <w:t xml:space="preserve"> </w:t>
      </w:r>
      <w:r>
        <w:rPr>
          <w:spacing w:val="-2"/>
        </w:rPr>
        <w:t xml:space="preserve">Positive/Negative </w:t>
      </w:r>
      <w:r>
        <w:t>name</w:t>
      </w:r>
      <w:r>
        <w:rPr>
          <w:spacing w:val="-11"/>
        </w:rPr>
        <w:t xml:space="preserve"> </w:t>
      </w:r>
      <w:r>
        <w:t>refers</w:t>
      </w:r>
      <w:r>
        <w:rPr>
          <w:spacing w:val="-10"/>
        </w:rPr>
        <w:t xml:space="preserve"> </w:t>
      </w:r>
      <w:r>
        <w:t>to</w:t>
      </w:r>
      <w:r>
        <w:rPr>
          <w:spacing w:val="-10"/>
        </w:rPr>
        <w:t xml:space="preserve"> </w:t>
      </w:r>
      <w:r>
        <w:t>the</w:t>
      </w:r>
      <w:r>
        <w:rPr>
          <w:spacing w:val="-10"/>
        </w:rPr>
        <w:t xml:space="preserve"> </w:t>
      </w:r>
      <w:r>
        <w:t>anticipated</w:t>
      </w:r>
      <w:r>
        <w:rPr>
          <w:spacing w:val="-10"/>
        </w:rPr>
        <w:t xml:space="preserve"> </w:t>
      </w:r>
      <w:r>
        <w:t>result</w:t>
      </w:r>
      <w:r>
        <w:rPr>
          <w:spacing w:val="-10"/>
        </w:rPr>
        <w:t xml:space="preserve"> </w:t>
      </w:r>
      <w:r>
        <w:t>of</w:t>
      </w:r>
      <w:r>
        <w:rPr>
          <w:spacing w:val="-10"/>
        </w:rPr>
        <w:t xml:space="preserve"> </w:t>
      </w:r>
      <w:r>
        <w:t>a</w:t>
      </w:r>
      <w:r>
        <w:rPr>
          <w:spacing w:val="-11"/>
        </w:rPr>
        <w:t xml:space="preserve"> </w:t>
      </w:r>
      <w:r>
        <w:t>test,</w:t>
      </w:r>
      <w:r>
        <w:rPr>
          <w:spacing w:val="-10"/>
        </w:rPr>
        <w:t xml:space="preserve"> </w:t>
      </w:r>
      <w:r>
        <w:t>whereas</w:t>
      </w:r>
      <w:r>
        <w:rPr>
          <w:spacing w:val="-11"/>
        </w:rPr>
        <w:t xml:space="preserve"> </w:t>
      </w:r>
      <w:r>
        <w:t>the</w:t>
      </w:r>
      <w:r>
        <w:rPr>
          <w:spacing w:val="-10"/>
        </w:rPr>
        <w:t xml:space="preserve"> </w:t>
      </w:r>
      <w:r>
        <w:t>True/False</w:t>
      </w:r>
      <w:r>
        <w:rPr>
          <w:spacing w:val="-10"/>
        </w:rPr>
        <w:t xml:space="preserve"> </w:t>
      </w:r>
      <w:r>
        <w:t>refers</w:t>
      </w:r>
      <w:r>
        <w:rPr>
          <w:spacing w:val="-10"/>
        </w:rPr>
        <w:t xml:space="preserve"> </w:t>
      </w:r>
      <w:r>
        <w:t>to</w:t>
      </w:r>
      <w:r>
        <w:rPr>
          <w:spacing w:val="-10"/>
        </w:rPr>
        <w:t xml:space="preserve"> </w:t>
      </w:r>
      <w:r>
        <w:t>the</w:t>
      </w:r>
      <w:r>
        <w:rPr>
          <w:spacing w:val="-10"/>
        </w:rPr>
        <w:t xml:space="preserve"> </w:t>
      </w:r>
      <w:r>
        <w:t>real</w:t>
      </w:r>
      <w:r>
        <w:rPr>
          <w:spacing w:val="-10"/>
        </w:rPr>
        <w:t xml:space="preserve"> </w:t>
      </w:r>
      <w:r>
        <w:t>result.</w:t>
      </w:r>
      <w:r>
        <w:rPr>
          <w:spacing w:val="-10"/>
        </w:rPr>
        <w:t xml:space="preserve"> </w:t>
      </w:r>
      <w:r>
        <w:t>In</w:t>
      </w:r>
      <w:r>
        <w:rPr>
          <w:spacing w:val="-11"/>
        </w:rPr>
        <w:t xml:space="preserve"> </w:t>
      </w:r>
      <w:hyperlink w:anchor="_bookmark12" w:history="1">
        <w:r>
          <w:rPr>
            <w:color w:val="008CC0"/>
          </w:rPr>
          <w:t>Fig.</w:t>
        </w:r>
        <w:r>
          <w:rPr>
            <w:color w:val="008CC0"/>
            <w:spacing w:val="-10"/>
          </w:rPr>
          <w:t xml:space="preserve"> </w:t>
        </w:r>
        <w:r>
          <w:rPr>
            <w:color w:val="008CC0"/>
          </w:rPr>
          <w:t>7</w:t>
        </w:r>
      </w:hyperlink>
      <w:r>
        <w:t>,</w:t>
      </w:r>
      <w:r>
        <w:rPr>
          <w:spacing w:val="-10"/>
        </w:rPr>
        <w:t xml:space="preserve"> </w:t>
      </w:r>
      <w:r>
        <w:t>it</w:t>
      </w:r>
      <w:r>
        <w:rPr>
          <w:spacing w:val="-10"/>
        </w:rPr>
        <w:t xml:space="preserve"> </w:t>
      </w:r>
      <w:r>
        <w:t>can be seen in the accuracy table of performance evaluation.</w:t>
      </w:r>
    </w:p>
    <w:p w14:paraId="4866D066" w14:textId="77777777" w:rsidR="00155260" w:rsidRDefault="00F00BF3">
      <w:pPr>
        <w:pStyle w:val="BodyText"/>
        <w:spacing w:before="83" w:line="247" w:lineRule="auto"/>
        <w:ind w:left="760" w:right="935" w:firstLine="397"/>
        <w:jc w:val="both"/>
      </w:pPr>
      <w:r>
        <w:t>Here, T.P. is 30, TN is 29, F.P. is 1, and F.N. is 0. So, the train generator class index Covid is 0 and normal is 1.</w:t>
      </w:r>
    </w:p>
    <w:p w14:paraId="2B55C57A" w14:textId="77777777" w:rsidR="00155260" w:rsidRDefault="00F00BF3">
      <w:pPr>
        <w:pStyle w:val="BodyText"/>
        <w:spacing w:before="77" w:line="244" w:lineRule="auto"/>
        <w:ind w:left="760" w:right="935" w:firstLine="397"/>
        <w:jc w:val="both"/>
      </w:pPr>
      <w:r>
        <w:t>Here the graph shows that training and validation accuracy is increasing. At epoch 4, the training accuracy was a little bit, but after epoch 04, the training accuracy increased. Here, the highest training accuracy is 0.95 after epoch 8. Here the graph also shows the validation accuracy; it also increases when epoch 0; the validation accuracy is 0.92. The validation accuracy is highest at epoch 1, after epoch 7, it is a little bit decreasing. After epoch 8, the validation accuracy again increased. The training loss is 0.09,</w:t>
      </w:r>
      <w:r>
        <w:rPr>
          <w:spacing w:val="40"/>
        </w:rPr>
        <w:t xml:space="preserve"> </w:t>
      </w:r>
      <w:r>
        <w:t>and the validation loss is 0.03. Here, when the epoch is 0, the training loss is high. At the highest point, training loss is decreasing. Here the graph shows that in epoch 2, 4, 6, 8, training loss is decreasing, and</w:t>
      </w:r>
    </w:p>
    <w:p w14:paraId="1485ACCB" w14:textId="77777777" w:rsidR="00155260" w:rsidRDefault="00155260">
      <w:pPr>
        <w:spacing w:line="244" w:lineRule="auto"/>
        <w:jc w:val="both"/>
        <w:sectPr w:rsidR="00155260">
          <w:pgSz w:w="12240" w:h="15840"/>
          <w:pgMar w:top="1600" w:right="500" w:bottom="280" w:left="680" w:header="1410" w:footer="0" w:gutter="0"/>
          <w:cols w:space="720"/>
        </w:sectPr>
      </w:pPr>
    </w:p>
    <w:p w14:paraId="6742A88F" w14:textId="77777777" w:rsidR="00155260" w:rsidRDefault="00155260">
      <w:pPr>
        <w:pStyle w:val="BodyText"/>
        <w:spacing w:before="11"/>
        <w:rPr>
          <w:sz w:val="27"/>
        </w:rPr>
      </w:pPr>
    </w:p>
    <w:p w14:paraId="0349545D" w14:textId="77777777" w:rsidR="00155260" w:rsidRDefault="00F00BF3">
      <w:pPr>
        <w:pStyle w:val="BodyText"/>
        <w:spacing w:before="86" w:line="244" w:lineRule="auto"/>
        <w:ind w:left="760" w:right="935"/>
        <w:jc w:val="both"/>
      </w:pPr>
      <w:r>
        <w:t>after</w:t>
      </w:r>
      <w:r>
        <w:rPr>
          <w:spacing w:val="-14"/>
        </w:rPr>
        <w:t xml:space="preserve"> </w:t>
      </w:r>
      <w:r>
        <w:t>the</w:t>
      </w:r>
      <w:r>
        <w:rPr>
          <w:spacing w:val="-14"/>
        </w:rPr>
        <w:t xml:space="preserve"> </w:t>
      </w:r>
      <w:r>
        <w:t>epoch,</w:t>
      </w:r>
      <w:r>
        <w:rPr>
          <w:spacing w:val="-14"/>
        </w:rPr>
        <w:t xml:space="preserve"> </w:t>
      </w:r>
      <w:r>
        <w:t>the</w:t>
      </w:r>
      <w:r>
        <w:rPr>
          <w:spacing w:val="-13"/>
        </w:rPr>
        <w:t xml:space="preserve"> </w:t>
      </w:r>
      <w:r>
        <w:t>training</w:t>
      </w:r>
      <w:r>
        <w:rPr>
          <w:spacing w:val="-14"/>
        </w:rPr>
        <w:t xml:space="preserve"> </w:t>
      </w:r>
      <w:r>
        <w:t>loss</w:t>
      </w:r>
      <w:r>
        <w:rPr>
          <w:spacing w:val="-14"/>
        </w:rPr>
        <w:t xml:space="preserve"> </w:t>
      </w:r>
      <w:r>
        <w:t>rate</w:t>
      </w:r>
      <w:r>
        <w:rPr>
          <w:spacing w:val="-14"/>
        </w:rPr>
        <w:t xml:space="preserve"> </w:t>
      </w:r>
      <w:r>
        <w:t>is</w:t>
      </w:r>
      <w:r>
        <w:rPr>
          <w:spacing w:val="-13"/>
        </w:rPr>
        <w:t xml:space="preserve"> </w:t>
      </w:r>
      <w:r>
        <w:t>the</w:t>
      </w:r>
      <w:r>
        <w:rPr>
          <w:spacing w:val="-14"/>
        </w:rPr>
        <w:t xml:space="preserve"> </w:t>
      </w:r>
      <w:r>
        <w:t>lowest.</w:t>
      </w:r>
      <w:r>
        <w:rPr>
          <w:spacing w:val="-13"/>
        </w:rPr>
        <w:t xml:space="preserve"> </w:t>
      </w:r>
      <w:r>
        <w:t>But</w:t>
      </w:r>
      <w:r>
        <w:rPr>
          <w:spacing w:val="-14"/>
        </w:rPr>
        <w:t xml:space="preserve"> </w:t>
      </w:r>
      <w:r>
        <w:t>in</w:t>
      </w:r>
      <w:r>
        <w:rPr>
          <w:spacing w:val="-14"/>
        </w:rPr>
        <w:t xml:space="preserve"> </w:t>
      </w:r>
      <w:r>
        <w:t>epoch</w:t>
      </w:r>
      <w:r>
        <w:rPr>
          <w:spacing w:val="-13"/>
        </w:rPr>
        <w:t xml:space="preserve"> </w:t>
      </w:r>
      <w:r>
        <w:t>4,</w:t>
      </w:r>
      <w:r>
        <w:rPr>
          <w:spacing w:val="-14"/>
        </w:rPr>
        <w:t xml:space="preserve"> </w:t>
      </w:r>
      <w:r>
        <w:t>7,</w:t>
      </w:r>
      <w:r>
        <w:rPr>
          <w:spacing w:val="-14"/>
        </w:rPr>
        <w:t xml:space="preserve"> </w:t>
      </w:r>
      <w:r>
        <w:t>it</w:t>
      </w:r>
      <w:r>
        <w:rPr>
          <w:spacing w:val="-12"/>
        </w:rPr>
        <w:t xml:space="preserve"> </w:t>
      </w:r>
      <w:r>
        <w:t>slightly</w:t>
      </w:r>
      <w:r>
        <w:rPr>
          <w:spacing w:val="-14"/>
        </w:rPr>
        <w:t xml:space="preserve"> </w:t>
      </w:r>
      <w:r>
        <w:t>increased,</w:t>
      </w:r>
      <w:r>
        <w:rPr>
          <w:spacing w:val="-14"/>
        </w:rPr>
        <w:t xml:space="preserve"> </w:t>
      </w:r>
      <w:r>
        <w:t>and</w:t>
      </w:r>
      <w:r>
        <w:rPr>
          <w:spacing w:val="-13"/>
        </w:rPr>
        <w:t xml:space="preserve"> </w:t>
      </w:r>
      <w:r>
        <w:t>after</w:t>
      </w:r>
      <w:r>
        <w:rPr>
          <w:spacing w:val="-14"/>
        </w:rPr>
        <w:t xml:space="preserve"> </w:t>
      </w:r>
      <w:r>
        <w:t>epoch</w:t>
      </w:r>
      <w:r>
        <w:rPr>
          <w:spacing w:val="-14"/>
        </w:rPr>
        <w:t xml:space="preserve"> </w:t>
      </w:r>
      <w:r>
        <w:t>08, the training loss was very low. On the other hand, the graph also shows validation loss. Here the highest validation loss is close to 0.58 when epoch 0. When the epoch is 1 to 2, range validation is constant, and after epoch 2, the validation loss also decreases. When epoch is in the range of 3</w:t>
      </w:r>
      <w:r>
        <w:rPr>
          <w:rFonts w:ascii="Arial" w:hAnsi="Arial"/>
        </w:rPr>
        <w:t>–</w:t>
      </w:r>
      <w:r>
        <w:t xml:space="preserve">7, the change in validation loss is more or less the same, but at epoch 7, the validation is a little bit increased, but after epoch 7, the validation loss again decreases. Training loss is higher than validation loss. It can be shown with the help of both graphs below. </w:t>
      </w:r>
      <w:hyperlink w:anchor="_bookmark13" w:history="1">
        <w:r>
          <w:rPr>
            <w:color w:val="008CC0"/>
          </w:rPr>
          <w:t>Figs. 8</w:t>
        </w:r>
      </w:hyperlink>
      <w:r>
        <w:rPr>
          <w:color w:val="008CC0"/>
        </w:rPr>
        <w:t xml:space="preserve"> </w:t>
      </w:r>
      <w:r>
        <w:t xml:space="preserve">and </w:t>
      </w:r>
      <w:hyperlink w:anchor="_bookmark14" w:history="1">
        <w:r>
          <w:rPr>
            <w:color w:val="008CC0"/>
          </w:rPr>
          <w:t>9</w:t>
        </w:r>
      </w:hyperlink>
      <w:r>
        <w:rPr>
          <w:color w:val="008CC0"/>
        </w:rPr>
        <w:t xml:space="preserve"> </w:t>
      </w:r>
      <w:r>
        <w:t>show the graph of the accuracy and loss:</w:t>
      </w:r>
    </w:p>
    <w:p w14:paraId="2F36222B" w14:textId="77777777" w:rsidR="00155260" w:rsidRDefault="00155260">
      <w:pPr>
        <w:pStyle w:val="BodyText"/>
        <w:rPr>
          <w:sz w:val="20"/>
        </w:rPr>
      </w:pPr>
    </w:p>
    <w:p w14:paraId="4AC98FCF" w14:textId="77777777" w:rsidR="00155260" w:rsidRDefault="00F00BF3">
      <w:pPr>
        <w:pStyle w:val="BodyText"/>
        <w:spacing w:before="1"/>
        <w:rPr>
          <w:sz w:val="17"/>
        </w:rPr>
      </w:pPr>
      <w:r>
        <w:rPr>
          <w:noProof/>
          <w:lang w:val="en-IN" w:eastAsia="en-IN" w:bidi="ta-IN"/>
        </w:rPr>
        <w:drawing>
          <wp:anchor distT="0" distB="0" distL="0" distR="0" simplePos="0" relativeHeight="17" behindDoc="0" locked="0" layoutInCell="1" allowOverlap="1" wp14:anchorId="3B7BC1D8" wp14:editId="15C84294">
            <wp:simplePos x="0" y="0"/>
            <wp:positionH relativeFrom="page">
              <wp:posOffset>2507754</wp:posOffset>
            </wp:positionH>
            <wp:positionV relativeFrom="paragraph">
              <wp:posOffset>140275</wp:posOffset>
            </wp:positionV>
            <wp:extent cx="2755702" cy="1975103"/>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2" cstate="print"/>
                    <a:stretch>
                      <a:fillRect/>
                    </a:stretch>
                  </pic:blipFill>
                  <pic:spPr>
                    <a:xfrm>
                      <a:off x="0" y="0"/>
                      <a:ext cx="2755702" cy="1975103"/>
                    </a:xfrm>
                    <a:prstGeom prst="rect">
                      <a:avLst/>
                    </a:prstGeom>
                  </pic:spPr>
                </pic:pic>
              </a:graphicData>
            </a:graphic>
          </wp:anchor>
        </w:drawing>
      </w:r>
    </w:p>
    <w:p w14:paraId="319ECDEB" w14:textId="77777777" w:rsidR="00155260" w:rsidRDefault="00155260">
      <w:pPr>
        <w:pStyle w:val="BodyText"/>
        <w:spacing w:before="6"/>
        <w:rPr>
          <w:sz w:val="6"/>
        </w:rPr>
      </w:pPr>
    </w:p>
    <w:p w14:paraId="344E826B" w14:textId="77777777" w:rsidR="00155260" w:rsidRDefault="00F00BF3">
      <w:pPr>
        <w:pStyle w:val="BodyText"/>
        <w:spacing w:before="89"/>
        <w:ind w:left="816" w:right="990"/>
        <w:jc w:val="center"/>
      </w:pPr>
      <w:bookmarkStart w:id="104" w:name="_bookmark12"/>
      <w:bookmarkStart w:id="105" w:name="_bookmark13"/>
      <w:bookmarkEnd w:id="104"/>
      <w:bookmarkEnd w:id="105"/>
      <w:r>
        <w:t>Figure</w:t>
      </w:r>
      <w:r>
        <w:rPr>
          <w:spacing w:val="14"/>
        </w:rPr>
        <w:t xml:space="preserve"> </w:t>
      </w:r>
      <w:r>
        <w:t>7:</w:t>
      </w:r>
      <w:r>
        <w:rPr>
          <w:spacing w:val="58"/>
        </w:rPr>
        <w:t xml:space="preserve"> </w:t>
      </w:r>
      <w:r>
        <w:t>Accuracy</w:t>
      </w:r>
      <w:r>
        <w:rPr>
          <w:spacing w:val="13"/>
        </w:rPr>
        <w:t xml:space="preserve"> </w:t>
      </w:r>
      <w:r>
        <w:rPr>
          <w:spacing w:val="-2"/>
        </w:rPr>
        <w:t>table</w:t>
      </w:r>
    </w:p>
    <w:p w14:paraId="42EE18BD" w14:textId="77777777" w:rsidR="00155260" w:rsidRDefault="00F00BF3">
      <w:pPr>
        <w:pStyle w:val="BodyText"/>
        <w:spacing w:before="4"/>
        <w:rPr>
          <w:sz w:val="23"/>
        </w:rPr>
      </w:pPr>
      <w:r>
        <w:rPr>
          <w:noProof/>
          <w:lang w:val="en-IN" w:eastAsia="en-IN" w:bidi="ta-IN"/>
        </w:rPr>
        <w:drawing>
          <wp:anchor distT="0" distB="0" distL="0" distR="0" simplePos="0" relativeHeight="18" behindDoc="0" locked="0" layoutInCell="1" allowOverlap="1" wp14:anchorId="3EAEE9B4" wp14:editId="5748723C">
            <wp:simplePos x="0" y="0"/>
            <wp:positionH relativeFrom="page">
              <wp:posOffset>2515679</wp:posOffset>
            </wp:positionH>
            <wp:positionV relativeFrom="paragraph">
              <wp:posOffset>185805</wp:posOffset>
            </wp:positionV>
            <wp:extent cx="2743670" cy="1895856"/>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3" cstate="print"/>
                    <a:stretch>
                      <a:fillRect/>
                    </a:stretch>
                  </pic:blipFill>
                  <pic:spPr>
                    <a:xfrm>
                      <a:off x="0" y="0"/>
                      <a:ext cx="2743670" cy="1895856"/>
                    </a:xfrm>
                    <a:prstGeom prst="rect">
                      <a:avLst/>
                    </a:prstGeom>
                  </pic:spPr>
                </pic:pic>
              </a:graphicData>
            </a:graphic>
          </wp:anchor>
        </w:drawing>
      </w:r>
    </w:p>
    <w:p w14:paraId="4337EAA5" w14:textId="77777777" w:rsidR="00155260" w:rsidRDefault="00F00BF3">
      <w:pPr>
        <w:pStyle w:val="BodyText"/>
        <w:spacing w:before="158"/>
        <w:ind w:left="816" w:right="991"/>
        <w:jc w:val="center"/>
      </w:pPr>
      <w:bookmarkStart w:id="106" w:name="_bookmark14"/>
      <w:bookmarkEnd w:id="106"/>
      <w:r>
        <w:t>Figure</w:t>
      </w:r>
      <w:r>
        <w:rPr>
          <w:spacing w:val="5"/>
        </w:rPr>
        <w:t xml:space="preserve"> </w:t>
      </w:r>
      <w:r>
        <w:t>8:</w:t>
      </w:r>
      <w:r>
        <w:rPr>
          <w:spacing w:val="48"/>
        </w:rPr>
        <w:t xml:space="preserve"> </w:t>
      </w:r>
      <w:r>
        <w:t>Training</w:t>
      </w:r>
      <w:r>
        <w:rPr>
          <w:spacing w:val="6"/>
        </w:rPr>
        <w:t xml:space="preserve"> </w:t>
      </w:r>
      <w:r>
        <w:t>and</w:t>
      </w:r>
      <w:r>
        <w:rPr>
          <w:spacing w:val="7"/>
        </w:rPr>
        <w:t xml:space="preserve"> </w:t>
      </w:r>
      <w:r>
        <w:t>validation</w:t>
      </w:r>
      <w:r>
        <w:rPr>
          <w:spacing w:val="6"/>
        </w:rPr>
        <w:t xml:space="preserve"> </w:t>
      </w:r>
      <w:r>
        <w:rPr>
          <w:spacing w:val="-4"/>
        </w:rPr>
        <w:t>loss</w:t>
      </w:r>
    </w:p>
    <w:p w14:paraId="53318991" w14:textId="77777777" w:rsidR="00155260" w:rsidRDefault="00F00BF3">
      <w:pPr>
        <w:pStyle w:val="BodyText"/>
        <w:spacing w:before="11"/>
        <w:rPr>
          <w:sz w:val="24"/>
        </w:rPr>
      </w:pPr>
      <w:r>
        <w:rPr>
          <w:noProof/>
          <w:lang w:val="en-IN" w:eastAsia="en-IN" w:bidi="ta-IN"/>
        </w:rPr>
        <w:drawing>
          <wp:anchor distT="0" distB="0" distL="0" distR="0" simplePos="0" relativeHeight="19" behindDoc="0" locked="0" layoutInCell="1" allowOverlap="1" wp14:anchorId="11534B74" wp14:editId="43826AF2">
            <wp:simplePos x="0" y="0"/>
            <wp:positionH relativeFrom="page">
              <wp:posOffset>2515679</wp:posOffset>
            </wp:positionH>
            <wp:positionV relativeFrom="paragraph">
              <wp:posOffset>197574</wp:posOffset>
            </wp:positionV>
            <wp:extent cx="2743068" cy="1822703"/>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4" cstate="print"/>
                    <a:stretch>
                      <a:fillRect/>
                    </a:stretch>
                  </pic:blipFill>
                  <pic:spPr>
                    <a:xfrm>
                      <a:off x="0" y="0"/>
                      <a:ext cx="2743068" cy="1822703"/>
                    </a:xfrm>
                    <a:prstGeom prst="rect">
                      <a:avLst/>
                    </a:prstGeom>
                  </pic:spPr>
                </pic:pic>
              </a:graphicData>
            </a:graphic>
          </wp:anchor>
        </w:drawing>
      </w:r>
    </w:p>
    <w:p w14:paraId="2E776069" w14:textId="77777777" w:rsidR="00155260" w:rsidRDefault="00F00BF3">
      <w:pPr>
        <w:pStyle w:val="BodyText"/>
        <w:spacing w:before="159"/>
        <w:ind w:left="816" w:right="990"/>
        <w:jc w:val="center"/>
      </w:pPr>
      <w:r>
        <w:t>Figure</w:t>
      </w:r>
      <w:r>
        <w:rPr>
          <w:spacing w:val="6"/>
        </w:rPr>
        <w:t xml:space="preserve"> </w:t>
      </w:r>
      <w:r>
        <w:t>9:</w:t>
      </w:r>
      <w:r>
        <w:rPr>
          <w:spacing w:val="47"/>
        </w:rPr>
        <w:t xml:space="preserve"> </w:t>
      </w:r>
      <w:r>
        <w:t>Training</w:t>
      </w:r>
      <w:r>
        <w:rPr>
          <w:spacing w:val="6"/>
        </w:rPr>
        <w:t xml:space="preserve"> </w:t>
      </w:r>
      <w:r>
        <w:t>and</w:t>
      </w:r>
      <w:r>
        <w:rPr>
          <w:spacing w:val="7"/>
        </w:rPr>
        <w:t xml:space="preserve"> </w:t>
      </w:r>
      <w:r>
        <w:t>validation</w:t>
      </w:r>
      <w:r>
        <w:rPr>
          <w:spacing w:val="6"/>
        </w:rPr>
        <w:t xml:space="preserve"> </w:t>
      </w:r>
      <w:r>
        <w:rPr>
          <w:spacing w:val="-2"/>
        </w:rPr>
        <w:t>accuracy</w:t>
      </w:r>
    </w:p>
    <w:p w14:paraId="34BA62BA" w14:textId="77777777" w:rsidR="00155260" w:rsidRDefault="00155260">
      <w:pPr>
        <w:jc w:val="center"/>
        <w:sectPr w:rsidR="00155260">
          <w:pgSz w:w="12240" w:h="15840"/>
          <w:pgMar w:top="1600" w:right="500" w:bottom="280" w:left="680" w:header="1410" w:footer="0" w:gutter="0"/>
          <w:cols w:space="720"/>
        </w:sectPr>
      </w:pPr>
    </w:p>
    <w:p w14:paraId="6D6A5774" w14:textId="77777777" w:rsidR="00155260" w:rsidRDefault="00155260">
      <w:pPr>
        <w:pStyle w:val="BodyText"/>
        <w:spacing w:before="11"/>
        <w:rPr>
          <w:sz w:val="27"/>
        </w:rPr>
      </w:pPr>
    </w:p>
    <w:p w14:paraId="23A9EDD6" w14:textId="77777777" w:rsidR="00155260" w:rsidRDefault="00F00BF3">
      <w:pPr>
        <w:pStyle w:val="BodyText"/>
        <w:spacing w:before="86" w:line="244" w:lineRule="auto"/>
        <w:ind w:left="759" w:right="934" w:firstLine="397"/>
        <w:jc w:val="both"/>
      </w:pPr>
      <w:r>
        <w:rPr>
          <w:spacing w:val="-2"/>
        </w:rPr>
        <w:t>Overall</w:t>
      </w:r>
      <w:r>
        <w:rPr>
          <w:spacing w:val="-10"/>
        </w:rPr>
        <w:t xml:space="preserve"> </w:t>
      </w:r>
      <w:r>
        <w:rPr>
          <w:spacing w:val="-2"/>
        </w:rPr>
        <w:t>validation</w:t>
      </w:r>
      <w:r>
        <w:rPr>
          <w:spacing w:val="-12"/>
        </w:rPr>
        <w:t xml:space="preserve"> </w:t>
      </w:r>
      <w:r>
        <w:rPr>
          <w:spacing w:val="-2"/>
        </w:rPr>
        <w:t>accuracy</w:t>
      </w:r>
      <w:r>
        <w:rPr>
          <w:spacing w:val="-11"/>
        </w:rPr>
        <w:t xml:space="preserve"> </w:t>
      </w:r>
      <w:r>
        <w:rPr>
          <w:spacing w:val="-2"/>
        </w:rPr>
        <w:t>is</w:t>
      </w:r>
      <w:r>
        <w:rPr>
          <w:spacing w:val="-11"/>
        </w:rPr>
        <w:t xml:space="preserve"> </w:t>
      </w:r>
      <w:r>
        <w:rPr>
          <w:spacing w:val="-2"/>
        </w:rPr>
        <w:t>higher</w:t>
      </w:r>
      <w:r>
        <w:rPr>
          <w:spacing w:val="-11"/>
        </w:rPr>
        <w:t xml:space="preserve"> </w:t>
      </w:r>
      <w:r>
        <w:rPr>
          <w:spacing w:val="-2"/>
        </w:rPr>
        <w:t>than</w:t>
      </w:r>
      <w:r>
        <w:rPr>
          <w:spacing w:val="-12"/>
        </w:rPr>
        <w:t xml:space="preserve"> </w:t>
      </w:r>
      <w:r>
        <w:rPr>
          <w:spacing w:val="-2"/>
        </w:rPr>
        <w:t>training</w:t>
      </w:r>
      <w:r>
        <w:rPr>
          <w:spacing w:val="-9"/>
        </w:rPr>
        <w:t xml:space="preserve"> </w:t>
      </w:r>
      <w:r>
        <w:rPr>
          <w:spacing w:val="-2"/>
        </w:rPr>
        <w:t>accuracy.</w:t>
      </w:r>
      <w:r>
        <w:rPr>
          <w:spacing w:val="-11"/>
        </w:rPr>
        <w:t xml:space="preserve"> </w:t>
      </w:r>
      <w:r>
        <w:rPr>
          <w:spacing w:val="-2"/>
        </w:rPr>
        <w:t>It</w:t>
      </w:r>
      <w:r>
        <w:rPr>
          <w:spacing w:val="-12"/>
        </w:rPr>
        <w:t xml:space="preserve"> </w:t>
      </w:r>
      <w:r>
        <w:rPr>
          <w:spacing w:val="-2"/>
        </w:rPr>
        <w:t>can</w:t>
      </w:r>
      <w:r>
        <w:rPr>
          <w:spacing w:val="-10"/>
        </w:rPr>
        <w:t xml:space="preserve"> </w:t>
      </w:r>
      <w:r>
        <w:rPr>
          <w:spacing w:val="-2"/>
        </w:rPr>
        <w:t>be</w:t>
      </w:r>
      <w:r>
        <w:rPr>
          <w:spacing w:val="-11"/>
        </w:rPr>
        <w:t xml:space="preserve"> </w:t>
      </w:r>
      <w:r>
        <w:rPr>
          <w:spacing w:val="-2"/>
        </w:rPr>
        <w:t>shown</w:t>
      </w:r>
      <w:r>
        <w:rPr>
          <w:spacing w:val="-12"/>
        </w:rPr>
        <w:t xml:space="preserve"> </w:t>
      </w:r>
      <w:r>
        <w:rPr>
          <w:spacing w:val="-2"/>
        </w:rPr>
        <w:t>with</w:t>
      </w:r>
      <w:r>
        <w:rPr>
          <w:spacing w:val="-10"/>
        </w:rPr>
        <w:t xml:space="preserve"> </w:t>
      </w:r>
      <w:r>
        <w:rPr>
          <w:spacing w:val="-2"/>
        </w:rPr>
        <w:t>the</w:t>
      </w:r>
      <w:r>
        <w:rPr>
          <w:spacing w:val="-12"/>
        </w:rPr>
        <w:t xml:space="preserve"> </w:t>
      </w:r>
      <w:r>
        <w:rPr>
          <w:spacing w:val="-2"/>
        </w:rPr>
        <w:t>help</w:t>
      </w:r>
      <w:r>
        <w:rPr>
          <w:spacing w:val="-10"/>
        </w:rPr>
        <w:t xml:space="preserve"> </w:t>
      </w:r>
      <w:r>
        <w:rPr>
          <w:spacing w:val="-2"/>
        </w:rPr>
        <w:t>of</w:t>
      </w:r>
      <w:r>
        <w:rPr>
          <w:spacing w:val="-11"/>
        </w:rPr>
        <w:t xml:space="preserve"> </w:t>
      </w:r>
      <w:r>
        <w:rPr>
          <w:spacing w:val="-2"/>
        </w:rPr>
        <w:t>both</w:t>
      </w:r>
      <w:r>
        <w:rPr>
          <w:spacing w:val="-11"/>
        </w:rPr>
        <w:t xml:space="preserve"> </w:t>
      </w:r>
      <w:r>
        <w:rPr>
          <w:spacing w:val="-2"/>
        </w:rPr>
        <w:t xml:space="preserve">graphs </w:t>
      </w:r>
      <w:r>
        <w:t xml:space="preserve">below. For graphing the epochs for training and validation, it has been used by matplotlib and the Sklearn </w:t>
      </w:r>
      <w:r>
        <w:rPr>
          <w:spacing w:val="-2"/>
        </w:rPr>
        <w:t>library.</w:t>
      </w:r>
    </w:p>
    <w:p w14:paraId="4915E569" w14:textId="77777777" w:rsidR="00155260" w:rsidRDefault="00155260">
      <w:pPr>
        <w:pStyle w:val="BodyText"/>
        <w:spacing w:before="1"/>
        <w:rPr>
          <w:sz w:val="21"/>
        </w:rPr>
      </w:pPr>
    </w:p>
    <w:p w14:paraId="680ECF99" w14:textId="77777777" w:rsidR="00155260" w:rsidRPr="007A2BF2" w:rsidRDefault="00F00BF3">
      <w:pPr>
        <w:pStyle w:val="ListParagraph"/>
        <w:numPr>
          <w:ilvl w:val="1"/>
          <w:numId w:val="1"/>
        </w:numPr>
        <w:tabs>
          <w:tab w:val="left" w:pos="1144"/>
        </w:tabs>
        <w:spacing w:before="1"/>
        <w:ind w:hanging="385"/>
        <w:rPr>
          <w:b/>
          <w:i/>
          <w:u w:val="single"/>
        </w:rPr>
      </w:pPr>
      <w:r w:rsidRPr="007A2BF2">
        <w:rPr>
          <w:b/>
          <w:i/>
          <w:u w:val="single"/>
        </w:rPr>
        <w:t>Frontend</w:t>
      </w:r>
      <w:r w:rsidRPr="007A2BF2">
        <w:rPr>
          <w:b/>
          <w:i/>
          <w:spacing w:val="27"/>
          <w:u w:val="single"/>
        </w:rPr>
        <w:t xml:space="preserve"> </w:t>
      </w:r>
      <w:r w:rsidRPr="007A2BF2">
        <w:rPr>
          <w:b/>
          <w:i/>
          <w:spacing w:val="-4"/>
          <w:u w:val="single"/>
        </w:rPr>
        <w:t>Tool</w:t>
      </w:r>
    </w:p>
    <w:p w14:paraId="1B3F1459" w14:textId="77777777" w:rsidR="00155260" w:rsidRDefault="00F00BF3">
      <w:pPr>
        <w:pStyle w:val="BodyText"/>
        <w:spacing w:before="65" w:line="244" w:lineRule="auto"/>
        <w:ind w:left="759" w:right="935" w:firstLine="397"/>
        <w:jc w:val="both"/>
      </w:pPr>
      <w:r>
        <w:t>Based</w:t>
      </w:r>
      <w:r>
        <w:rPr>
          <w:spacing w:val="-16"/>
        </w:rPr>
        <w:t xml:space="preserve"> </w:t>
      </w:r>
      <w:r>
        <w:t>on</w:t>
      </w:r>
      <w:r>
        <w:rPr>
          <w:spacing w:val="-14"/>
        </w:rPr>
        <w:t xml:space="preserve"> </w:t>
      </w:r>
      <w:r>
        <w:t>the</w:t>
      </w:r>
      <w:r>
        <w:rPr>
          <w:spacing w:val="-14"/>
        </w:rPr>
        <w:t xml:space="preserve"> </w:t>
      </w:r>
      <w:r>
        <w:t>proposed</w:t>
      </w:r>
      <w:r>
        <w:rPr>
          <w:spacing w:val="-13"/>
        </w:rPr>
        <w:t xml:space="preserve"> </w:t>
      </w:r>
      <w:r>
        <w:t>course</w:t>
      </w:r>
      <w:r>
        <w:rPr>
          <w:spacing w:val="-14"/>
        </w:rPr>
        <w:t xml:space="preserve"> </w:t>
      </w:r>
      <w:r>
        <w:t>of</w:t>
      </w:r>
      <w:r>
        <w:rPr>
          <w:spacing w:val="-14"/>
        </w:rPr>
        <w:t xml:space="preserve"> </w:t>
      </w:r>
      <w:r>
        <w:t>action,</w:t>
      </w:r>
      <w:r>
        <w:rPr>
          <w:spacing w:val="-14"/>
        </w:rPr>
        <w:t xml:space="preserve"> </w:t>
      </w:r>
      <w:r>
        <w:t>a</w:t>
      </w:r>
      <w:r>
        <w:rPr>
          <w:spacing w:val="-13"/>
        </w:rPr>
        <w:t xml:space="preserve"> </w:t>
      </w:r>
      <w:r>
        <w:t>GUI</w:t>
      </w:r>
      <w:r>
        <w:rPr>
          <w:spacing w:val="-14"/>
        </w:rPr>
        <w:t xml:space="preserve"> </w:t>
      </w:r>
      <w:r>
        <w:t>application</w:t>
      </w:r>
      <w:r>
        <w:rPr>
          <w:spacing w:val="-14"/>
        </w:rPr>
        <w:t xml:space="preserve"> </w:t>
      </w:r>
      <w:r>
        <w:t>for</w:t>
      </w:r>
      <w:r>
        <w:rPr>
          <w:spacing w:val="-14"/>
        </w:rPr>
        <w:t xml:space="preserve"> </w:t>
      </w:r>
      <w:r>
        <w:t>the</w:t>
      </w:r>
      <w:r>
        <w:rPr>
          <w:spacing w:val="-13"/>
        </w:rPr>
        <w:t xml:space="preserve"> </w:t>
      </w:r>
      <w:r>
        <w:t>Covid</w:t>
      </w:r>
      <w:r>
        <w:rPr>
          <w:spacing w:val="-14"/>
        </w:rPr>
        <w:t xml:space="preserve"> </w:t>
      </w:r>
      <w:r>
        <w:t>Prediction</w:t>
      </w:r>
      <w:r>
        <w:rPr>
          <w:spacing w:val="-14"/>
        </w:rPr>
        <w:t xml:space="preserve"> </w:t>
      </w:r>
      <w:r>
        <w:t>framework</w:t>
      </w:r>
      <w:r>
        <w:rPr>
          <w:spacing w:val="-14"/>
        </w:rPr>
        <w:t xml:space="preserve"> </w:t>
      </w:r>
      <w:r>
        <w:t>was</w:t>
      </w:r>
      <w:r>
        <w:rPr>
          <w:spacing w:val="-13"/>
        </w:rPr>
        <w:t xml:space="preserve"> </w:t>
      </w:r>
      <w:r>
        <w:t xml:space="preserve">run. In a way that will minimize Covid-19 positive and negative situations, a direct desktop program was </w:t>
      </w:r>
      <w:bookmarkStart w:id="107" w:name="_bookmark15"/>
      <w:bookmarkEnd w:id="107"/>
      <w:r>
        <w:t xml:space="preserve">developed, as shown in </w:t>
      </w:r>
      <w:hyperlink w:anchor="_bookmark15" w:history="1">
        <w:r>
          <w:rPr>
            <w:color w:val="008CC0"/>
          </w:rPr>
          <w:t>Fig. 10</w:t>
        </w:r>
      </w:hyperlink>
      <w:r>
        <w:t>.</w:t>
      </w:r>
    </w:p>
    <w:p w14:paraId="5DFC6628" w14:textId="77777777" w:rsidR="00155260" w:rsidRDefault="00155260">
      <w:pPr>
        <w:pStyle w:val="BodyText"/>
        <w:rPr>
          <w:sz w:val="20"/>
        </w:rPr>
      </w:pPr>
    </w:p>
    <w:p w14:paraId="36E805D7" w14:textId="77777777" w:rsidR="00155260" w:rsidRDefault="00F00BF3">
      <w:pPr>
        <w:pStyle w:val="BodyText"/>
        <w:spacing w:before="10"/>
        <w:rPr>
          <w:sz w:val="13"/>
        </w:rPr>
      </w:pPr>
      <w:r>
        <w:rPr>
          <w:noProof/>
          <w:lang w:val="en-IN" w:eastAsia="en-IN" w:bidi="ta-IN"/>
        </w:rPr>
        <w:drawing>
          <wp:anchor distT="0" distB="0" distL="0" distR="0" simplePos="0" relativeHeight="20" behindDoc="0" locked="0" layoutInCell="1" allowOverlap="1" wp14:anchorId="7D4D9C87" wp14:editId="257AE659">
            <wp:simplePos x="0" y="0"/>
            <wp:positionH relativeFrom="page">
              <wp:posOffset>992162</wp:posOffset>
            </wp:positionH>
            <wp:positionV relativeFrom="paragraph">
              <wp:posOffset>116696</wp:posOffset>
            </wp:positionV>
            <wp:extent cx="5791241" cy="2167128"/>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5" cstate="print"/>
                    <a:stretch>
                      <a:fillRect/>
                    </a:stretch>
                  </pic:blipFill>
                  <pic:spPr>
                    <a:xfrm>
                      <a:off x="0" y="0"/>
                      <a:ext cx="5791241" cy="2167128"/>
                    </a:xfrm>
                    <a:prstGeom prst="rect">
                      <a:avLst/>
                    </a:prstGeom>
                  </pic:spPr>
                </pic:pic>
              </a:graphicData>
            </a:graphic>
          </wp:anchor>
        </w:drawing>
      </w:r>
    </w:p>
    <w:p w14:paraId="7E34E5DD" w14:textId="77777777" w:rsidR="00155260" w:rsidRDefault="00155260">
      <w:pPr>
        <w:pStyle w:val="BodyText"/>
        <w:spacing w:before="1"/>
        <w:rPr>
          <w:sz w:val="6"/>
        </w:rPr>
      </w:pPr>
    </w:p>
    <w:p w14:paraId="4E634A8B" w14:textId="77777777" w:rsidR="00155260" w:rsidRDefault="00F00BF3">
      <w:pPr>
        <w:pStyle w:val="BodyText"/>
        <w:spacing w:before="88"/>
        <w:ind w:left="816" w:right="991"/>
        <w:jc w:val="center"/>
      </w:pPr>
      <w:r>
        <w:t>Figure</w:t>
      </w:r>
      <w:r>
        <w:rPr>
          <w:spacing w:val="5"/>
        </w:rPr>
        <w:t xml:space="preserve"> </w:t>
      </w:r>
      <w:r>
        <w:t>10:</w:t>
      </w:r>
      <w:r>
        <w:rPr>
          <w:spacing w:val="48"/>
        </w:rPr>
        <w:t xml:space="preserve"> </w:t>
      </w:r>
      <w:r>
        <w:t>Gui</w:t>
      </w:r>
      <w:r>
        <w:rPr>
          <w:spacing w:val="6"/>
        </w:rPr>
        <w:t xml:space="preserve"> </w:t>
      </w:r>
      <w:r>
        <w:t>Covid-19</w:t>
      </w:r>
      <w:r>
        <w:rPr>
          <w:spacing w:val="6"/>
        </w:rPr>
        <w:t xml:space="preserve"> </w:t>
      </w:r>
      <w:r>
        <w:t>prediction</w:t>
      </w:r>
      <w:r>
        <w:rPr>
          <w:spacing w:val="7"/>
        </w:rPr>
        <w:t xml:space="preserve"> </w:t>
      </w:r>
      <w:r>
        <w:t>desktop</w:t>
      </w:r>
      <w:r>
        <w:rPr>
          <w:spacing w:val="6"/>
        </w:rPr>
        <w:t xml:space="preserve"> </w:t>
      </w:r>
      <w:r>
        <w:rPr>
          <w:spacing w:val="-4"/>
        </w:rPr>
        <w:t>tool</w:t>
      </w:r>
    </w:p>
    <w:p w14:paraId="522F88B1" w14:textId="77777777" w:rsidR="00155260" w:rsidRDefault="00155260">
      <w:pPr>
        <w:pStyle w:val="BodyText"/>
        <w:spacing w:before="3"/>
        <w:rPr>
          <w:sz w:val="13"/>
        </w:rPr>
      </w:pPr>
    </w:p>
    <w:p w14:paraId="049BD21C" w14:textId="77777777" w:rsidR="00155260" w:rsidRDefault="00F00BF3">
      <w:pPr>
        <w:pStyle w:val="BodyText"/>
        <w:spacing w:before="87" w:line="244" w:lineRule="auto"/>
        <w:ind w:left="759" w:right="934" w:firstLine="397"/>
        <w:jc w:val="both"/>
      </w:pPr>
      <w:r>
        <w:t xml:space="preserve">A chest X-ray image can be browsed and fed into the program by medical personnel or the general public. In turn, the application will implement the provided illustration in this paper and assign a title to the given Chest X-Ray image, such as Covid or Normal. As a result, they will identify the Covid +ve and Covid -ve situations in addition to their probabilities, as illustrated in </w:t>
      </w:r>
      <w:hyperlink w:anchor="_bookmark16" w:history="1">
        <w:r>
          <w:rPr>
            <w:color w:val="008CC0"/>
          </w:rPr>
          <w:t>Fig. 11</w:t>
        </w:r>
      </w:hyperlink>
      <w:r>
        <w:t>. This might be used on a variety of platforms, including Windows, Mac OS</w:t>
      </w:r>
      <w:r>
        <w:rPr>
          <w:spacing w:val="40"/>
        </w:rPr>
        <w:t xml:space="preserve"> </w:t>
      </w:r>
      <w:r>
        <w:t>X, and Linux. This interface can</w:t>
      </w:r>
      <w:r>
        <w:rPr>
          <w:spacing w:val="40"/>
        </w:rPr>
        <w:t xml:space="preserve"> </w:t>
      </w:r>
      <w:r>
        <w:t>be used in any</w:t>
      </w:r>
      <w:r>
        <w:rPr>
          <w:spacing w:val="40"/>
        </w:rPr>
        <w:t xml:space="preserve"> </w:t>
      </w:r>
      <w:r>
        <w:t>Covid-19 testing center or other medical ofﬁces for speciﬁc areas of the disease. This arrangement to utilize devices alongside the fundamental code for data course of action and appear planning is accessible freely on the GitHub account.</w:t>
      </w:r>
    </w:p>
    <w:p w14:paraId="68D82D8C" w14:textId="77777777" w:rsidR="00155260" w:rsidRDefault="00F00BF3">
      <w:pPr>
        <w:pStyle w:val="BodyText"/>
        <w:spacing w:before="88" w:line="244" w:lineRule="auto"/>
        <w:ind w:left="759" w:right="935" w:firstLine="397"/>
        <w:jc w:val="both"/>
      </w:pPr>
      <w:r>
        <w:t>Firstly, to</w:t>
      </w:r>
      <w:r>
        <w:rPr>
          <w:spacing w:val="-1"/>
        </w:rPr>
        <w:t xml:space="preserve"> </w:t>
      </w:r>
      <w:r>
        <w:t>get the</w:t>
      </w:r>
      <w:r>
        <w:rPr>
          <w:spacing w:val="-1"/>
        </w:rPr>
        <w:t xml:space="preserve"> </w:t>
      </w:r>
      <w:r>
        <w:t>desktop tool in</w:t>
      </w:r>
      <w:r>
        <w:rPr>
          <w:spacing w:val="-1"/>
        </w:rPr>
        <w:t xml:space="preserve"> </w:t>
      </w:r>
      <w:r>
        <w:t>Anaconda Prompt,</w:t>
      </w:r>
      <w:r>
        <w:rPr>
          <w:spacing w:val="-1"/>
        </w:rPr>
        <w:t xml:space="preserve"> </w:t>
      </w:r>
      <w:r>
        <w:t>press the</w:t>
      </w:r>
      <w:r>
        <w:rPr>
          <w:spacing w:val="-1"/>
        </w:rPr>
        <w:t xml:space="preserve"> </w:t>
      </w:r>
      <w:r>
        <w:t>tool name gui_covid.py. Then enter</w:t>
      </w:r>
      <w:r>
        <w:rPr>
          <w:spacing w:val="-1"/>
        </w:rPr>
        <w:t xml:space="preserve"> </w:t>
      </w:r>
      <w:r>
        <w:t xml:space="preserve">the platform where it can be seen like the one below. In </w:t>
      </w:r>
      <w:hyperlink w:anchor="_bookmark15" w:history="1">
        <w:r>
          <w:rPr>
            <w:color w:val="008CC0"/>
          </w:rPr>
          <w:t>Fig. 10</w:t>
        </w:r>
      </w:hyperlink>
      <w:r>
        <w:t>, it shows the Gui Covid-19 prediction</w:t>
      </w:r>
      <w:r>
        <w:rPr>
          <w:spacing w:val="80"/>
        </w:rPr>
        <w:t xml:space="preserve"> </w:t>
      </w:r>
      <w:r>
        <w:t xml:space="preserve">desktop tool.After that, press the select X-ray image, open your ﬁle explorer, select your chest x-ray image, and it will look like </w:t>
      </w:r>
      <w:hyperlink w:anchor="_bookmark16" w:history="1">
        <w:r>
          <w:rPr>
            <w:color w:val="008CC0"/>
          </w:rPr>
          <w:t>Fig. 11</w:t>
        </w:r>
      </w:hyperlink>
      <w:r>
        <w:t>.</w:t>
      </w:r>
    </w:p>
    <w:p w14:paraId="48584899" w14:textId="77777777" w:rsidR="00155260" w:rsidRDefault="00F00BF3">
      <w:pPr>
        <w:pStyle w:val="BodyText"/>
        <w:spacing w:before="83" w:line="244" w:lineRule="auto"/>
        <w:ind w:left="760" w:right="935" w:firstLine="397"/>
        <w:jc w:val="both"/>
      </w:pPr>
      <w:r>
        <w:t>After the selection</w:t>
      </w:r>
      <w:r>
        <w:rPr>
          <w:spacing w:val="-1"/>
        </w:rPr>
        <w:t xml:space="preserve"> </w:t>
      </w:r>
      <w:r>
        <w:t>of the images, it will now</w:t>
      </w:r>
      <w:r>
        <w:rPr>
          <w:spacing w:val="-1"/>
        </w:rPr>
        <w:t xml:space="preserve"> </w:t>
      </w:r>
      <w:r>
        <w:t>press the detect button to</w:t>
      </w:r>
      <w:r>
        <w:rPr>
          <w:spacing w:val="-1"/>
        </w:rPr>
        <w:t xml:space="preserve"> </w:t>
      </w:r>
      <w:r>
        <w:t xml:space="preserve">predict your result. Then press OK. After that, press the detect the coronavirus button. After a few seconds, the result will appear on the screen, either Covid or Normal. The result can be shown in </w:t>
      </w:r>
      <w:hyperlink w:anchor="_bookmark17" w:history="1">
        <w:r>
          <w:rPr>
            <w:color w:val="008CC0"/>
          </w:rPr>
          <w:t>Fig. 12</w:t>
        </w:r>
      </w:hyperlink>
      <w:r>
        <w:t>.</w:t>
      </w:r>
    </w:p>
    <w:p w14:paraId="7DE5EF45" w14:textId="77777777" w:rsidR="00155260" w:rsidRDefault="00F00BF3">
      <w:pPr>
        <w:pStyle w:val="BodyText"/>
        <w:spacing w:before="84" w:line="244" w:lineRule="auto"/>
        <w:ind w:left="760" w:right="934" w:firstLine="397"/>
        <w:jc w:val="both"/>
      </w:pPr>
      <w:r>
        <w:rPr>
          <w:spacing w:val="-2"/>
        </w:rPr>
        <w:t>Finally,</w:t>
      </w:r>
      <w:r>
        <w:rPr>
          <w:spacing w:val="-8"/>
        </w:rPr>
        <w:t xml:space="preserve"> </w:t>
      </w:r>
      <w:r>
        <w:rPr>
          <w:spacing w:val="-2"/>
        </w:rPr>
        <w:t>after</w:t>
      </w:r>
      <w:r>
        <w:rPr>
          <w:spacing w:val="-10"/>
        </w:rPr>
        <w:t xml:space="preserve"> </w:t>
      </w:r>
      <w:r>
        <w:rPr>
          <w:spacing w:val="-2"/>
        </w:rPr>
        <w:t>image</w:t>
      </w:r>
      <w:r>
        <w:rPr>
          <w:spacing w:val="-9"/>
        </w:rPr>
        <w:t xml:space="preserve"> </w:t>
      </w:r>
      <w:r>
        <w:rPr>
          <w:spacing w:val="-2"/>
        </w:rPr>
        <w:t>analysis,</w:t>
      </w:r>
      <w:r>
        <w:rPr>
          <w:spacing w:val="-9"/>
        </w:rPr>
        <w:t xml:space="preserve"> </w:t>
      </w:r>
      <w:r>
        <w:rPr>
          <w:spacing w:val="-2"/>
        </w:rPr>
        <w:t>the</w:t>
      </w:r>
      <w:r>
        <w:rPr>
          <w:spacing w:val="-9"/>
        </w:rPr>
        <w:t xml:space="preserve"> </w:t>
      </w:r>
      <w:r>
        <w:rPr>
          <w:spacing w:val="-2"/>
        </w:rPr>
        <w:t>user</w:t>
      </w:r>
      <w:r>
        <w:rPr>
          <w:spacing w:val="-10"/>
        </w:rPr>
        <w:t xml:space="preserve"> </w:t>
      </w:r>
      <w:r>
        <w:rPr>
          <w:spacing w:val="-2"/>
        </w:rPr>
        <w:t>will</w:t>
      </w:r>
      <w:r>
        <w:rPr>
          <w:spacing w:val="-8"/>
        </w:rPr>
        <w:t xml:space="preserve"> </w:t>
      </w:r>
      <w:r>
        <w:rPr>
          <w:spacing w:val="-2"/>
        </w:rPr>
        <w:t>get</w:t>
      </w:r>
      <w:r>
        <w:rPr>
          <w:spacing w:val="-9"/>
        </w:rPr>
        <w:t xml:space="preserve"> </w:t>
      </w:r>
      <w:r>
        <w:rPr>
          <w:spacing w:val="-2"/>
        </w:rPr>
        <w:t>the</w:t>
      </w:r>
      <w:r>
        <w:rPr>
          <w:spacing w:val="-8"/>
        </w:rPr>
        <w:t xml:space="preserve"> </w:t>
      </w:r>
      <w:r>
        <w:rPr>
          <w:spacing w:val="-2"/>
        </w:rPr>
        <w:t>result</w:t>
      </w:r>
      <w:r>
        <w:rPr>
          <w:spacing w:val="-9"/>
        </w:rPr>
        <w:t xml:space="preserve"> </w:t>
      </w:r>
      <w:r>
        <w:rPr>
          <w:spacing w:val="-2"/>
        </w:rPr>
        <w:t>and</w:t>
      </w:r>
      <w:r>
        <w:rPr>
          <w:spacing w:val="-10"/>
        </w:rPr>
        <w:t xml:space="preserve"> </w:t>
      </w:r>
      <w:r>
        <w:rPr>
          <w:spacing w:val="-2"/>
        </w:rPr>
        <w:t>it</w:t>
      </w:r>
      <w:r>
        <w:rPr>
          <w:spacing w:val="-8"/>
        </w:rPr>
        <w:t xml:space="preserve"> </w:t>
      </w:r>
      <w:r>
        <w:rPr>
          <w:spacing w:val="-2"/>
        </w:rPr>
        <w:t>will</w:t>
      </w:r>
      <w:r>
        <w:rPr>
          <w:spacing w:val="-9"/>
        </w:rPr>
        <w:t xml:space="preserve"> </w:t>
      </w:r>
      <w:r>
        <w:rPr>
          <w:spacing w:val="-2"/>
        </w:rPr>
        <w:t>show</w:t>
      </w:r>
      <w:r>
        <w:rPr>
          <w:spacing w:val="-8"/>
        </w:rPr>
        <w:t xml:space="preserve"> </w:t>
      </w:r>
      <w:r>
        <w:rPr>
          <w:spacing w:val="-2"/>
        </w:rPr>
        <w:t>users</w:t>
      </w:r>
      <w:r>
        <w:rPr>
          <w:spacing w:val="-9"/>
        </w:rPr>
        <w:t xml:space="preserve"> </w:t>
      </w:r>
      <w:r>
        <w:rPr>
          <w:spacing w:val="-2"/>
        </w:rPr>
        <w:t>a</w:t>
      </w:r>
      <w:r>
        <w:rPr>
          <w:spacing w:val="-10"/>
        </w:rPr>
        <w:t xml:space="preserve"> </w:t>
      </w:r>
      <w:r>
        <w:rPr>
          <w:spacing w:val="-2"/>
        </w:rPr>
        <w:t>message.</w:t>
      </w:r>
      <w:r>
        <w:rPr>
          <w:spacing w:val="-9"/>
        </w:rPr>
        <w:t xml:space="preserve"> </w:t>
      </w:r>
      <w:hyperlink w:anchor="_bookmark18" w:history="1">
        <w:r>
          <w:rPr>
            <w:color w:val="008CC0"/>
            <w:spacing w:val="-2"/>
          </w:rPr>
          <w:t>Figs.</w:t>
        </w:r>
        <w:r>
          <w:rPr>
            <w:color w:val="008CC0"/>
            <w:spacing w:val="-9"/>
          </w:rPr>
          <w:t xml:space="preserve"> </w:t>
        </w:r>
        <w:r>
          <w:rPr>
            <w:color w:val="008CC0"/>
            <w:spacing w:val="-2"/>
          </w:rPr>
          <w:t>13</w:t>
        </w:r>
      </w:hyperlink>
      <w:r>
        <w:rPr>
          <w:color w:val="008CC0"/>
          <w:spacing w:val="-9"/>
        </w:rPr>
        <w:t xml:space="preserve"> </w:t>
      </w:r>
      <w:r>
        <w:rPr>
          <w:spacing w:val="-2"/>
        </w:rPr>
        <w:t>and</w:t>
      </w:r>
      <w:r>
        <w:rPr>
          <w:spacing w:val="-9"/>
        </w:rPr>
        <w:t xml:space="preserve"> </w:t>
      </w:r>
      <w:hyperlink w:anchor="_bookmark19" w:history="1">
        <w:r>
          <w:rPr>
            <w:color w:val="008CC0"/>
            <w:spacing w:val="-2"/>
          </w:rPr>
          <w:t>14</w:t>
        </w:r>
      </w:hyperlink>
      <w:r>
        <w:rPr>
          <w:color w:val="008CC0"/>
          <w:spacing w:val="-2"/>
        </w:rPr>
        <w:t xml:space="preserve"> </w:t>
      </w:r>
      <w:r>
        <w:t>show the text box of the result. The image is shown below.</w:t>
      </w:r>
    </w:p>
    <w:p w14:paraId="79191429" w14:textId="77777777" w:rsidR="00155260" w:rsidRDefault="00F00BF3">
      <w:pPr>
        <w:pStyle w:val="BodyText"/>
        <w:spacing w:before="81" w:line="244" w:lineRule="auto"/>
        <w:ind w:left="760" w:right="934" w:firstLine="397"/>
        <w:jc w:val="both"/>
      </w:pPr>
      <w:r>
        <w:t>When</w:t>
      </w:r>
      <w:r>
        <w:rPr>
          <w:spacing w:val="-5"/>
        </w:rPr>
        <w:t xml:space="preserve"> </w:t>
      </w:r>
      <w:r>
        <w:t>the</w:t>
      </w:r>
      <w:r>
        <w:rPr>
          <w:spacing w:val="-5"/>
        </w:rPr>
        <w:t xml:space="preserve"> </w:t>
      </w:r>
      <w:r>
        <w:t>user</w:t>
      </w:r>
      <w:r>
        <w:rPr>
          <w:spacing w:val="-5"/>
        </w:rPr>
        <w:t xml:space="preserve"> </w:t>
      </w:r>
      <w:r>
        <w:t>crosses</w:t>
      </w:r>
      <w:r>
        <w:rPr>
          <w:spacing w:val="-4"/>
        </w:rPr>
        <w:t xml:space="preserve"> </w:t>
      </w:r>
      <w:r>
        <w:t>the</w:t>
      </w:r>
      <w:r>
        <w:rPr>
          <w:spacing w:val="-5"/>
        </w:rPr>
        <w:t xml:space="preserve"> </w:t>
      </w:r>
      <w:r>
        <w:t>x-ray</w:t>
      </w:r>
      <w:r>
        <w:rPr>
          <w:spacing w:val="-5"/>
        </w:rPr>
        <w:t xml:space="preserve"> </w:t>
      </w:r>
      <w:r>
        <w:t>image,</w:t>
      </w:r>
      <w:r>
        <w:rPr>
          <w:spacing w:val="-5"/>
        </w:rPr>
        <w:t xml:space="preserve"> </w:t>
      </w:r>
      <w:r>
        <w:t>the</w:t>
      </w:r>
      <w:r>
        <w:rPr>
          <w:spacing w:val="-5"/>
        </w:rPr>
        <w:t xml:space="preserve"> </w:t>
      </w:r>
      <w:r>
        <w:t>text</w:t>
      </w:r>
      <w:r>
        <w:rPr>
          <w:spacing w:val="-5"/>
        </w:rPr>
        <w:t xml:space="preserve"> </w:t>
      </w:r>
      <w:r>
        <w:t>message</w:t>
      </w:r>
      <w:r>
        <w:rPr>
          <w:spacing w:val="-5"/>
        </w:rPr>
        <w:t xml:space="preserve"> </w:t>
      </w:r>
      <w:r>
        <w:t>will</w:t>
      </w:r>
      <w:r>
        <w:rPr>
          <w:spacing w:val="-5"/>
        </w:rPr>
        <w:t xml:space="preserve"> </w:t>
      </w:r>
      <w:r>
        <w:t>be</w:t>
      </w:r>
      <w:r>
        <w:rPr>
          <w:spacing w:val="-5"/>
        </w:rPr>
        <w:t xml:space="preserve"> </w:t>
      </w:r>
      <w:r>
        <w:t>shown</w:t>
      </w:r>
      <w:r>
        <w:rPr>
          <w:spacing w:val="-5"/>
        </w:rPr>
        <w:t xml:space="preserve"> </w:t>
      </w:r>
      <w:r>
        <w:t>to</w:t>
      </w:r>
      <w:r>
        <w:rPr>
          <w:spacing w:val="-5"/>
        </w:rPr>
        <w:t xml:space="preserve"> </w:t>
      </w:r>
      <w:r>
        <w:t>the</w:t>
      </w:r>
      <w:r>
        <w:rPr>
          <w:spacing w:val="-5"/>
        </w:rPr>
        <w:t xml:space="preserve"> </w:t>
      </w:r>
      <w:r>
        <w:t>user.</w:t>
      </w:r>
      <w:r>
        <w:rPr>
          <w:spacing w:val="-5"/>
        </w:rPr>
        <w:t xml:space="preserve"> </w:t>
      </w:r>
      <w:r>
        <w:t>If</w:t>
      </w:r>
      <w:r>
        <w:rPr>
          <w:spacing w:val="-5"/>
        </w:rPr>
        <w:t xml:space="preserve"> </w:t>
      </w:r>
      <w:r>
        <w:t>the</w:t>
      </w:r>
      <w:r>
        <w:rPr>
          <w:spacing w:val="-5"/>
        </w:rPr>
        <w:t xml:space="preserve"> </w:t>
      </w:r>
      <w:r>
        <w:t>patient</w:t>
      </w:r>
      <w:r>
        <w:rPr>
          <w:spacing w:val="-5"/>
        </w:rPr>
        <w:t xml:space="preserve"> </w:t>
      </w:r>
      <w:r>
        <w:t>gets</w:t>
      </w:r>
      <w:r>
        <w:rPr>
          <w:spacing w:val="-5"/>
        </w:rPr>
        <w:t xml:space="preserve"> </w:t>
      </w:r>
      <w:r>
        <w:t>a result</w:t>
      </w:r>
      <w:r>
        <w:rPr>
          <w:spacing w:val="-16"/>
        </w:rPr>
        <w:t xml:space="preserve"> </w:t>
      </w:r>
      <w:r>
        <w:t>of</w:t>
      </w:r>
      <w:r>
        <w:rPr>
          <w:spacing w:val="-14"/>
        </w:rPr>
        <w:t xml:space="preserve"> </w:t>
      </w:r>
      <w:r>
        <w:t>Covid-19</w:t>
      </w:r>
      <w:r>
        <w:rPr>
          <w:spacing w:val="-14"/>
        </w:rPr>
        <w:t xml:space="preserve"> </w:t>
      </w:r>
      <w:r>
        <w:t>positive,</w:t>
      </w:r>
      <w:r>
        <w:rPr>
          <w:spacing w:val="-13"/>
        </w:rPr>
        <w:t xml:space="preserve"> </w:t>
      </w:r>
      <w:r>
        <w:t>it</w:t>
      </w:r>
      <w:r>
        <w:rPr>
          <w:spacing w:val="-14"/>
        </w:rPr>
        <w:t xml:space="preserve"> </w:t>
      </w:r>
      <w:r>
        <w:t>shows</w:t>
      </w:r>
      <w:r>
        <w:rPr>
          <w:spacing w:val="-14"/>
        </w:rPr>
        <w:t xml:space="preserve"> </w:t>
      </w:r>
      <w:r>
        <w:t>Take</w:t>
      </w:r>
      <w:r>
        <w:rPr>
          <w:spacing w:val="-14"/>
        </w:rPr>
        <w:t xml:space="preserve"> </w:t>
      </w:r>
      <w:r>
        <w:t>Care,</w:t>
      </w:r>
      <w:r>
        <w:rPr>
          <w:spacing w:val="-13"/>
        </w:rPr>
        <w:t xml:space="preserve"> </w:t>
      </w:r>
      <w:r>
        <w:t>be</w:t>
      </w:r>
      <w:r>
        <w:rPr>
          <w:spacing w:val="-14"/>
        </w:rPr>
        <w:t xml:space="preserve"> </w:t>
      </w:r>
      <w:r>
        <w:t>alert</w:t>
      </w:r>
      <w:r>
        <w:rPr>
          <w:spacing w:val="-14"/>
        </w:rPr>
        <w:t xml:space="preserve"> </w:t>
      </w:r>
      <w:r>
        <w:t>and</w:t>
      </w:r>
      <w:r>
        <w:rPr>
          <w:spacing w:val="-14"/>
        </w:rPr>
        <w:t xml:space="preserve"> </w:t>
      </w:r>
      <w:r>
        <w:t>Stay</w:t>
      </w:r>
      <w:r>
        <w:rPr>
          <w:spacing w:val="-13"/>
        </w:rPr>
        <w:t xml:space="preserve"> </w:t>
      </w:r>
      <w:r>
        <w:t>Safe.</w:t>
      </w:r>
      <w:r>
        <w:rPr>
          <w:spacing w:val="-14"/>
        </w:rPr>
        <w:t xml:space="preserve"> </w:t>
      </w:r>
      <w:r>
        <w:t>If</w:t>
      </w:r>
      <w:r>
        <w:rPr>
          <w:spacing w:val="-14"/>
        </w:rPr>
        <w:t xml:space="preserve"> </w:t>
      </w:r>
      <w:r>
        <w:t>the</w:t>
      </w:r>
      <w:r>
        <w:rPr>
          <w:spacing w:val="-14"/>
        </w:rPr>
        <w:t xml:space="preserve"> </w:t>
      </w:r>
      <w:r>
        <w:t>patient</w:t>
      </w:r>
      <w:r>
        <w:rPr>
          <w:spacing w:val="-13"/>
        </w:rPr>
        <w:t xml:space="preserve"> </w:t>
      </w:r>
      <w:r>
        <w:t>gets</w:t>
      </w:r>
      <w:r>
        <w:rPr>
          <w:spacing w:val="-14"/>
        </w:rPr>
        <w:t xml:space="preserve"> </w:t>
      </w:r>
      <w:r>
        <w:t>the</w:t>
      </w:r>
      <w:r>
        <w:rPr>
          <w:spacing w:val="-14"/>
        </w:rPr>
        <w:t xml:space="preserve"> </w:t>
      </w:r>
      <w:r>
        <w:t>result</w:t>
      </w:r>
      <w:r>
        <w:rPr>
          <w:spacing w:val="-14"/>
        </w:rPr>
        <w:t xml:space="preserve"> </w:t>
      </w:r>
      <w:r>
        <w:t>of</w:t>
      </w:r>
      <w:r>
        <w:rPr>
          <w:spacing w:val="-13"/>
        </w:rPr>
        <w:t xml:space="preserve"> </w:t>
      </w:r>
      <w:r>
        <w:t>Covid- 19</w:t>
      </w:r>
      <w:r>
        <w:rPr>
          <w:spacing w:val="-5"/>
        </w:rPr>
        <w:t xml:space="preserve"> </w:t>
      </w:r>
      <w:r>
        <w:t>negative,</w:t>
      </w:r>
      <w:r>
        <w:rPr>
          <w:spacing w:val="-5"/>
        </w:rPr>
        <w:t xml:space="preserve"> </w:t>
      </w:r>
      <w:r>
        <w:t>it</w:t>
      </w:r>
      <w:r>
        <w:rPr>
          <w:spacing w:val="-5"/>
        </w:rPr>
        <w:t xml:space="preserve"> </w:t>
      </w:r>
      <w:r>
        <w:t>shows</w:t>
      </w:r>
      <w:r>
        <w:rPr>
          <w:spacing w:val="-5"/>
        </w:rPr>
        <w:t xml:space="preserve"> </w:t>
      </w:r>
      <w:r>
        <w:t>don</w:t>
      </w:r>
      <w:r>
        <w:rPr>
          <w:rFonts w:ascii="Arial" w:hAnsi="Arial"/>
        </w:rPr>
        <w:t>’</w:t>
      </w:r>
      <w:r>
        <w:t>t</w:t>
      </w:r>
      <w:r>
        <w:rPr>
          <w:spacing w:val="-5"/>
        </w:rPr>
        <w:t xml:space="preserve"> </w:t>
      </w:r>
      <w:r>
        <w:t>worry,</w:t>
      </w:r>
      <w:r>
        <w:rPr>
          <w:spacing w:val="-5"/>
        </w:rPr>
        <w:t xml:space="preserve"> </w:t>
      </w:r>
      <w:r>
        <w:t>and</w:t>
      </w:r>
      <w:r>
        <w:rPr>
          <w:spacing w:val="-5"/>
        </w:rPr>
        <w:t xml:space="preserve"> </w:t>
      </w:r>
      <w:r>
        <w:t>you</w:t>
      </w:r>
      <w:r>
        <w:rPr>
          <w:spacing w:val="-5"/>
        </w:rPr>
        <w:t xml:space="preserve"> </w:t>
      </w:r>
      <w:r>
        <w:t>are</w:t>
      </w:r>
      <w:r>
        <w:rPr>
          <w:spacing w:val="-5"/>
        </w:rPr>
        <w:t xml:space="preserve"> </w:t>
      </w:r>
      <w:r>
        <w:t>safe.</w:t>
      </w:r>
      <w:r>
        <w:rPr>
          <w:spacing w:val="-5"/>
        </w:rPr>
        <w:t xml:space="preserve"> </w:t>
      </w:r>
      <w:r>
        <w:t>After</w:t>
      </w:r>
      <w:r>
        <w:rPr>
          <w:spacing w:val="-4"/>
        </w:rPr>
        <w:t xml:space="preserve"> </w:t>
      </w:r>
      <w:r>
        <w:t>that,</w:t>
      </w:r>
      <w:r>
        <w:rPr>
          <w:spacing w:val="-5"/>
        </w:rPr>
        <w:t xml:space="preserve"> </w:t>
      </w:r>
      <w:r>
        <w:t>the</w:t>
      </w:r>
      <w:r>
        <w:rPr>
          <w:spacing w:val="-5"/>
        </w:rPr>
        <w:t xml:space="preserve"> </w:t>
      </w:r>
      <w:r>
        <w:t>user</w:t>
      </w:r>
      <w:r>
        <w:rPr>
          <w:spacing w:val="-4"/>
        </w:rPr>
        <w:t xml:space="preserve"> </w:t>
      </w:r>
      <w:r>
        <w:t>can</w:t>
      </w:r>
      <w:r>
        <w:rPr>
          <w:spacing w:val="-5"/>
        </w:rPr>
        <w:t xml:space="preserve"> </w:t>
      </w:r>
      <w:r>
        <w:t>end</w:t>
      </w:r>
      <w:r>
        <w:rPr>
          <w:spacing w:val="-5"/>
        </w:rPr>
        <w:t xml:space="preserve"> </w:t>
      </w:r>
      <w:r>
        <w:t>their</w:t>
      </w:r>
      <w:r>
        <w:rPr>
          <w:spacing w:val="-5"/>
        </w:rPr>
        <w:t xml:space="preserve"> </w:t>
      </w:r>
      <w:r>
        <w:t>prediction</w:t>
      </w:r>
      <w:r>
        <w:rPr>
          <w:spacing w:val="-5"/>
        </w:rPr>
        <w:t xml:space="preserve"> </w:t>
      </w:r>
      <w:r>
        <w:t>or</w:t>
      </w:r>
      <w:r>
        <w:rPr>
          <w:spacing w:val="-4"/>
        </w:rPr>
        <w:t xml:space="preserve"> </w:t>
      </w:r>
      <w:r>
        <w:t>they</w:t>
      </w:r>
      <w:r>
        <w:rPr>
          <w:spacing w:val="-5"/>
        </w:rPr>
        <w:t xml:space="preserve"> </w:t>
      </w:r>
      <w:r>
        <w:t>can again apply the same procedure with different chest x-ray images.</w:t>
      </w:r>
    </w:p>
    <w:p w14:paraId="522770E3" w14:textId="77777777" w:rsidR="00155260" w:rsidRDefault="00155260">
      <w:pPr>
        <w:spacing w:line="244" w:lineRule="auto"/>
        <w:jc w:val="both"/>
        <w:sectPr w:rsidR="00155260">
          <w:pgSz w:w="12240" w:h="15840"/>
          <w:pgMar w:top="1600" w:right="500" w:bottom="280" w:left="680" w:header="1410" w:footer="0" w:gutter="0"/>
          <w:cols w:space="720"/>
        </w:sectPr>
      </w:pPr>
    </w:p>
    <w:p w14:paraId="4E22A861" w14:textId="77777777" w:rsidR="00155260" w:rsidRDefault="00155260">
      <w:pPr>
        <w:pStyle w:val="BodyText"/>
        <w:rPr>
          <w:sz w:val="20"/>
        </w:rPr>
      </w:pPr>
    </w:p>
    <w:p w14:paraId="22A26B01" w14:textId="77777777" w:rsidR="00155260" w:rsidRDefault="00155260">
      <w:pPr>
        <w:pStyle w:val="BodyText"/>
        <w:spacing w:before="2"/>
        <w:rPr>
          <w:sz w:val="20"/>
        </w:rPr>
      </w:pPr>
    </w:p>
    <w:p w14:paraId="4BEFD011" w14:textId="77777777" w:rsidR="00155260" w:rsidRDefault="00F00BF3">
      <w:pPr>
        <w:pStyle w:val="BodyText"/>
        <w:ind w:left="882"/>
        <w:rPr>
          <w:sz w:val="20"/>
        </w:rPr>
      </w:pPr>
      <w:r>
        <w:rPr>
          <w:noProof/>
          <w:sz w:val="20"/>
          <w:lang w:val="en-IN" w:eastAsia="en-IN" w:bidi="ta-IN"/>
        </w:rPr>
        <w:drawing>
          <wp:inline distT="0" distB="0" distL="0" distR="0" wp14:anchorId="76E3AF2F" wp14:editId="17C48986">
            <wp:extent cx="5791437" cy="4047744"/>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6" cstate="print"/>
                    <a:stretch>
                      <a:fillRect/>
                    </a:stretch>
                  </pic:blipFill>
                  <pic:spPr>
                    <a:xfrm>
                      <a:off x="0" y="0"/>
                      <a:ext cx="5791437" cy="4047744"/>
                    </a:xfrm>
                    <a:prstGeom prst="rect">
                      <a:avLst/>
                    </a:prstGeom>
                  </pic:spPr>
                </pic:pic>
              </a:graphicData>
            </a:graphic>
          </wp:inline>
        </w:drawing>
      </w:r>
    </w:p>
    <w:p w14:paraId="4A0DF9B0" w14:textId="77777777" w:rsidR="00155260" w:rsidRDefault="00F00BF3">
      <w:pPr>
        <w:pStyle w:val="BodyText"/>
        <w:spacing w:before="157"/>
        <w:ind w:left="816" w:right="991"/>
        <w:jc w:val="center"/>
      </w:pPr>
      <w:bookmarkStart w:id="108" w:name="Performance_Comparison"/>
      <w:bookmarkStart w:id="109" w:name="_bookmark16"/>
      <w:bookmarkEnd w:id="108"/>
      <w:bookmarkEnd w:id="109"/>
      <w:r>
        <w:t>Figure</w:t>
      </w:r>
      <w:r>
        <w:rPr>
          <w:spacing w:val="8"/>
        </w:rPr>
        <w:t xml:space="preserve"> </w:t>
      </w:r>
      <w:r>
        <w:t>11:</w:t>
      </w:r>
      <w:r>
        <w:rPr>
          <w:spacing w:val="51"/>
        </w:rPr>
        <w:t xml:space="preserve"> </w:t>
      </w:r>
      <w:r>
        <w:t>Selection</w:t>
      </w:r>
      <w:r>
        <w:rPr>
          <w:spacing w:val="8"/>
        </w:rPr>
        <w:t xml:space="preserve"> </w:t>
      </w:r>
      <w:r>
        <w:t>of</w:t>
      </w:r>
      <w:r>
        <w:rPr>
          <w:spacing w:val="8"/>
        </w:rPr>
        <w:t xml:space="preserve"> </w:t>
      </w:r>
      <w:r>
        <w:t>CXR</w:t>
      </w:r>
      <w:r>
        <w:rPr>
          <w:spacing w:val="8"/>
        </w:rPr>
        <w:t xml:space="preserve"> </w:t>
      </w:r>
      <w:r>
        <w:rPr>
          <w:spacing w:val="-2"/>
        </w:rPr>
        <w:t>images</w:t>
      </w:r>
    </w:p>
    <w:p w14:paraId="1530A2CA" w14:textId="77777777" w:rsidR="00155260" w:rsidRDefault="00155260">
      <w:pPr>
        <w:pStyle w:val="BodyText"/>
        <w:spacing w:before="3"/>
        <w:rPr>
          <w:sz w:val="13"/>
        </w:rPr>
      </w:pPr>
    </w:p>
    <w:p w14:paraId="05E1EEA9" w14:textId="77777777" w:rsidR="00155260" w:rsidRDefault="00F00BF3">
      <w:pPr>
        <w:pStyle w:val="BodyText"/>
        <w:spacing w:before="86" w:line="244" w:lineRule="auto"/>
        <w:ind w:left="759" w:right="935" w:firstLine="397"/>
        <w:jc w:val="both"/>
      </w:pPr>
      <w:r>
        <w:t>So,</w:t>
      </w:r>
      <w:r>
        <w:rPr>
          <w:spacing w:val="-6"/>
        </w:rPr>
        <w:t xml:space="preserve"> </w:t>
      </w:r>
      <w:r>
        <w:t>developing</w:t>
      </w:r>
      <w:r>
        <w:rPr>
          <w:spacing w:val="-6"/>
        </w:rPr>
        <w:t xml:space="preserve"> </w:t>
      </w:r>
      <w:r>
        <w:t>tools</w:t>
      </w:r>
      <w:r>
        <w:rPr>
          <w:spacing w:val="-7"/>
        </w:rPr>
        <w:t xml:space="preserve"> </w:t>
      </w:r>
      <w:r>
        <w:t>where</w:t>
      </w:r>
      <w:r>
        <w:rPr>
          <w:spacing w:val="-6"/>
        </w:rPr>
        <w:t xml:space="preserve"> </w:t>
      </w:r>
      <w:r>
        <w:t>they</w:t>
      </w:r>
      <w:r>
        <w:rPr>
          <w:spacing w:val="-5"/>
        </w:rPr>
        <w:t xml:space="preserve"> </w:t>
      </w:r>
      <w:r>
        <w:t>have</w:t>
      </w:r>
      <w:r>
        <w:rPr>
          <w:spacing w:val="-7"/>
        </w:rPr>
        <w:t xml:space="preserve"> </w:t>
      </w:r>
      <w:r>
        <w:t>been</w:t>
      </w:r>
      <w:r>
        <w:rPr>
          <w:spacing w:val="-6"/>
        </w:rPr>
        <w:t xml:space="preserve"> </w:t>
      </w:r>
      <w:r>
        <w:t>used</w:t>
      </w:r>
      <w:r>
        <w:rPr>
          <w:spacing w:val="-7"/>
        </w:rPr>
        <w:t xml:space="preserve"> </w:t>
      </w:r>
      <w:r>
        <w:t>in</w:t>
      </w:r>
      <w:r>
        <w:rPr>
          <w:spacing w:val="-5"/>
        </w:rPr>
        <w:t xml:space="preserve"> </w:t>
      </w:r>
      <w:r>
        <w:t>the</w:t>
      </w:r>
      <w:r>
        <w:rPr>
          <w:spacing w:val="-6"/>
        </w:rPr>
        <w:t xml:space="preserve"> </w:t>
      </w:r>
      <w:r>
        <w:t>Gui</w:t>
      </w:r>
      <w:r>
        <w:rPr>
          <w:spacing w:val="-6"/>
        </w:rPr>
        <w:t xml:space="preserve"> </w:t>
      </w:r>
      <w:r>
        <w:t>application</w:t>
      </w:r>
      <w:r>
        <w:rPr>
          <w:spacing w:val="-6"/>
        </w:rPr>
        <w:t xml:space="preserve"> </w:t>
      </w:r>
      <w:r>
        <w:t>for</w:t>
      </w:r>
      <w:r>
        <w:rPr>
          <w:spacing w:val="-6"/>
        </w:rPr>
        <w:t xml:space="preserve"> </w:t>
      </w:r>
      <w:r>
        <w:t>indexing</w:t>
      </w:r>
      <w:r>
        <w:rPr>
          <w:spacing w:val="-7"/>
        </w:rPr>
        <w:t xml:space="preserve"> </w:t>
      </w:r>
      <w:r>
        <w:t>and</w:t>
      </w:r>
      <w:r>
        <w:rPr>
          <w:spacing w:val="-6"/>
        </w:rPr>
        <w:t xml:space="preserve"> </w:t>
      </w:r>
      <w:r>
        <w:t>templates.</w:t>
      </w:r>
      <w:r>
        <w:rPr>
          <w:spacing w:val="-6"/>
        </w:rPr>
        <w:t xml:space="preserve"> </w:t>
      </w:r>
      <w:r>
        <w:t>For the Gui application, we imported the Python library named Tkinter. To predict exact results, we used our training model.h5 ﬁle. So. This is how users can get their Covid-19 results.</w:t>
      </w:r>
    </w:p>
    <w:p w14:paraId="478D839D" w14:textId="77777777" w:rsidR="00155260" w:rsidRDefault="00155260">
      <w:pPr>
        <w:pStyle w:val="BodyText"/>
        <w:spacing w:before="2"/>
        <w:rPr>
          <w:sz w:val="33"/>
        </w:rPr>
      </w:pPr>
    </w:p>
    <w:p w14:paraId="1AFEFD0C" w14:textId="77777777" w:rsidR="00155260" w:rsidRPr="007A2BF2" w:rsidRDefault="00F00BF3">
      <w:pPr>
        <w:pStyle w:val="ListParagraph"/>
        <w:numPr>
          <w:ilvl w:val="0"/>
          <w:numId w:val="1"/>
        </w:numPr>
        <w:tabs>
          <w:tab w:val="left" w:pos="979"/>
        </w:tabs>
        <w:ind w:hanging="220"/>
        <w:rPr>
          <w:b/>
          <w:i/>
          <w:u w:val="single"/>
        </w:rPr>
      </w:pPr>
      <w:r w:rsidRPr="007A2BF2">
        <w:rPr>
          <w:b/>
          <w:i/>
          <w:w w:val="105"/>
          <w:u w:val="single"/>
        </w:rPr>
        <w:t>Performance</w:t>
      </w:r>
      <w:r w:rsidRPr="007A2BF2">
        <w:rPr>
          <w:b/>
          <w:i/>
          <w:spacing w:val="8"/>
          <w:w w:val="105"/>
          <w:u w:val="single"/>
        </w:rPr>
        <w:t xml:space="preserve"> </w:t>
      </w:r>
      <w:r w:rsidRPr="007A2BF2">
        <w:rPr>
          <w:b/>
          <w:i/>
          <w:spacing w:val="-2"/>
          <w:w w:val="105"/>
          <w:u w:val="single"/>
        </w:rPr>
        <w:t>Comparison</w:t>
      </w:r>
    </w:p>
    <w:p w14:paraId="433E7520" w14:textId="77777777" w:rsidR="00155260" w:rsidRDefault="00F00BF3">
      <w:pPr>
        <w:pStyle w:val="BodyText"/>
        <w:spacing w:before="65" w:line="244" w:lineRule="auto"/>
        <w:ind w:left="759" w:right="935" w:firstLine="397"/>
        <w:jc w:val="both"/>
      </w:pPr>
      <w:r>
        <w:t>We</w:t>
      </w:r>
      <w:r>
        <w:rPr>
          <w:spacing w:val="-4"/>
        </w:rPr>
        <w:t xml:space="preserve"> </w:t>
      </w:r>
      <w:r>
        <w:t>compared</w:t>
      </w:r>
      <w:r>
        <w:rPr>
          <w:spacing w:val="-5"/>
        </w:rPr>
        <w:t xml:space="preserve"> </w:t>
      </w:r>
      <w:r>
        <w:t>the</w:t>
      </w:r>
      <w:r>
        <w:rPr>
          <w:spacing w:val="-3"/>
        </w:rPr>
        <w:t xml:space="preserve"> </w:t>
      </w:r>
      <w:r>
        <w:t>model</w:t>
      </w:r>
      <w:r>
        <w:rPr>
          <w:rFonts w:ascii="Arial" w:hAnsi="Arial"/>
        </w:rPr>
        <w:t>’</w:t>
      </w:r>
      <w:r>
        <w:t>s</w:t>
      </w:r>
      <w:r>
        <w:rPr>
          <w:spacing w:val="-5"/>
        </w:rPr>
        <w:t xml:space="preserve"> </w:t>
      </w:r>
      <w:r>
        <w:t>execution</w:t>
      </w:r>
      <w:r>
        <w:rPr>
          <w:spacing w:val="-4"/>
        </w:rPr>
        <w:t xml:space="preserve"> </w:t>
      </w:r>
      <w:r>
        <w:t>to</w:t>
      </w:r>
      <w:r>
        <w:rPr>
          <w:spacing w:val="-4"/>
        </w:rPr>
        <w:t xml:space="preserve"> </w:t>
      </w:r>
      <w:r>
        <w:t>comparable</w:t>
      </w:r>
      <w:r>
        <w:rPr>
          <w:spacing w:val="-3"/>
        </w:rPr>
        <w:t xml:space="preserve"> </w:t>
      </w:r>
      <w:r>
        <w:t>strategies</w:t>
      </w:r>
      <w:r>
        <w:rPr>
          <w:spacing w:val="-4"/>
        </w:rPr>
        <w:t xml:space="preserve"> </w:t>
      </w:r>
      <w:r>
        <w:t>in</w:t>
      </w:r>
      <w:r>
        <w:rPr>
          <w:spacing w:val="-4"/>
        </w:rPr>
        <w:t xml:space="preserve"> </w:t>
      </w:r>
      <w:hyperlink w:anchor="_bookmark20" w:history="1">
        <w:r>
          <w:rPr>
            <w:color w:val="008CC0"/>
          </w:rPr>
          <w:t>Tab.</w:t>
        </w:r>
        <w:r>
          <w:rPr>
            <w:color w:val="008CC0"/>
            <w:spacing w:val="-3"/>
          </w:rPr>
          <w:t xml:space="preserve"> </w:t>
        </w:r>
        <w:r>
          <w:rPr>
            <w:color w:val="008CC0"/>
          </w:rPr>
          <w:t>4</w:t>
        </w:r>
      </w:hyperlink>
      <w:r>
        <w:rPr>
          <w:color w:val="008CC0"/>
          <w:spacing w:val="-5"/>
        </w:rPr>
        <w:t xml:space="preserve"> </w:t>
      </w:r>
      <w:r>
        <w:t>to</w:t>
      </w:r>
      <w:r>
        <w:rPr>
          <w:spacing w:val="-4"/>
        </w:rPr>
        <w:t xml:space="preserve"> </w:t>
      </w:r>
      <w:r>
        <w:t>put</w:t>
      </w:r>
      <w:r>
        <w:rPr>
          <w:spacing w:val="-4"/>
        </w:rPr>
        <w:t xml:space="preserve"> </w:t>
      </w:r>
      <w:r>
        <w:t>it</w:t>
      </w:r>
      <w:r>
        <w:rPr>
          <w:spacing w:val="-3"/>
        </w:rPr>
        <w:t xml:space="preserve"> </w:t>
      </w:r>
      <w:r>
        <w:t>in</w:t>
      </w:r>
      <w:r>
        <w:rPr>
          <w:spacing w:val="-4"/>
        </w:rPr>
        <w:t xml:space="preserve"> </w:t>
      </w:r>
      <w:r>
        <w:t>context.</w:t>
      </w:r>
      <w:r>
        <w:rPr>
          <w:spacing w:val="-5"/>
        </w:rPr>
        <w:t xml:space="preserve"> </w:t>
      </w:r>
      <w:r>
        <w:t>To</w:t>
      </w:r>
      <w:r>
        <w:rPr>
          <w:spacing w:val="-5"/>
        </w:rPr>
        <w:t xml:space="preserve"> </w:t>
      </w:r>
      <w:r>
        <w:t>execute two-class</w:t>
      </w:r>
      <w:r>
        <w:rPr>
          <w:spacing w:val="-14"/>
        </w:rPr>
        <w:t xml:space="preserve"> </w:t>
      </w:r>
      <w:r>
        <w:t>classiﬁcations,</w:t>
      </w:r>
      <w:r>
        <w:rPr>
          <w:spacing w:val="-14"/>
        </w:rPr>
        <w:t xml:space="preserve"> </w:t>
      </w:r>
      <w:r>
        <w:t>the</w:t>
      </w:r>
      <w:r>
        <w:rPr>
          <w:spacing w:val="-14"/>
        </w:rPr>
        <w:t xml:space="preserve"> </w:t>
      </w:r>
      <w:r>
        <w:t>ﬁrst</w:t>
      </w:r>
      <w:r>
        <w:rPr>
          <w:spacing w:val="-13"/>
        </w:rPr>
        <w:t xml:space="preserve"> </w:t>
      </w:r>
      <w:r>
        <w:t>two</w:t>
      </w:r>
      <w:r>
        <w:rPr>
          <w:spacing w:val="-14"/>
        </w:rPr>
        <w:t xml:space="preserve"> </w:t>
      </w:r>
      <w:r>
        <w:t>questions</w:t>
      </w:r>
      <w:r>
        <w:rPr>
          <w:spacing w:val="-14"/>
        </w:rPr>
        <w:t xml:space="preserve"> </w:t>
      </w:r>
      <w:r>
        <w:t>on</w:t>
      </w:r>
      <w:r>
        <w:rPr>
          <w:spacing w:val="-14"/>
        </w:rPr>
        <w:t xml:space="preserve"> </w:t>
      </w:r>
      <w:r>
        <w:t>the</w:t>
      </w:r>
      <w:r>
        <w:rPr>
          <w:spacing w:val="-13"/>
        </w:rPr>
        <w:t xml:space="preserve"> </w:t>
      </w:r>
      <w:r>
        <w:t>table</w:t>
      </w:r>
      <w:r>
        <w:rPr>
          <w:spacing w:val="-14"/>
        </w:rPr>
        <w:t xml:space="preserve"> </w:t>
      </w:r>
      <w:r>
        <w:t>require</w:t>
      </w:r>
      <w:r>
        <w:rPr>
          <w:spacing w:val="-14"/>
        </w:rPr>
        <w:t xml:space="preserve"> </w:t>
      </w:r>
      <w:r>
        <w:t>distinct</w:t>
      </w:r>
      <w:r>
        <w:rPr>
          <w:spacing w:val="-14"/>
        </w:rPr>
        <w:t xml:space="preserve"> </w:t>
      </w:r>
      <w:r>
        <w:t>deep-learning</w:t>
      </w:r>
      <w:r>
        <w:rPr>
          <w:spacing w:val="-13"/>
        </w:rPr>
        <w:t xml:space="preserve"> </w:t>
      </w:r>
      <w:r>
        <w:t>algorithms.</w:t>
      </w:r>
      <w:r>
        <w:rPr>
          <w:spacing w:val="-14"/>
        </w:rPr>
        <w:t xml:space="preserve"> </w:t>
      </w:r>
      <w:r>
        <w:t>There are also ensembles. Regardless, we must emphasize that none of the cited papers [</w:t>
      </w:r>
      <w:hyperlink w:anchor="_bookmark44" w:history="1">
        <w:r>
          <w:rPr>
            <w:color w:val="008CC0"/>
          </w:rPr>
          <w:t>24</w:t>
        </w:r>
      </w:hyperlink>
      <w:r>
        <w:t xml:space="preserve">] address the speciﬁc dataset in question. They took the corresponding lesson exams from the parent dataset in the majority of </w:t>
      </w:r>
      <w:r>
        <w:rPr>
          <w:spacing w:val="-2"/>
        </w:rPr>
        <w:t>cases.</w:t>
      </w:r>
    </w:p>
    <w:p w14:paraId="4E201634" w14:textId="77777777" w:rsidR="00155260" w:rsidRDefault="00F00BF3">
      <w:pPr>
        <w:pStyle w:val="BodyText"/>
        <w:spacing w:before="84" w:line="244" w:lineRule="auto"/>
        <w:ind w:left="759" w:right="935" w:firstLine="397"/>
        <w:jc w:val="both"/>
      </w:pPr>
      <w:r>
        <w:t>In summary, the success of our proposed solution, It</w:t>
      </w:r>
      <w:r>
        <w:rPr>
          <w:rFonts w:ascii="Arial" w:hAnsi="Arial"/>
        </w:rPr>
        <w:t>’</w:t>
      </w:r>
      <w:r>
        <w:t xml:space="preserve">s better than models of individuals. The closest execution is that of DenseNet201. In </w:t>
      </w:r>
      <w:hyperlink w:anchor="_bookmark21" w:history="1">
        <w:r>
          <w:rPr>
            <w:color w:val="008CC0"/>
          </w:rPr>
          <w:t>Tab. 5</w:t>
        </w:r>
      </w:hyperlink>
      <w:r>
        <w:t>, we compared the model</w:t>
      </w:r>
      <w:r>
        <w:rPr>
          <w:rFonts w:ascii="Arial" w:hAnsi="Arial"/>
        </w:rPr>
        <w:t>’</w:t>
      </w:r>
      <w:r>
        <w:t>s performance to that of similar methods to put it in context. References [</w:t>
      </w:r>
      <w:hyperlink w:anchor="_bookmark34" w:history="1">
        <w:r>
          <w:rPr>
            <w:color w:val="008CC0"/>
          </w:rPr>
          <w:t>14</w:t>
        </w:r>
      </w:hyperlink>
      <w:r>
        <w:t>,</w:t>
      </w:r>
      <w:hyperlink w:anchor="_bookmark36" w:history="1">
        <w:r>
          <w:rPr>
            <w:color w:val="008CC0"/>
          </w:rPr>
          <w:t>16</w:t>
        </w:r>
      </w:hyperlink>
      <w:r>
        <w:t>] use numerous deep-learning algorithms to produce four- class classiﬁcations. In one case, the described model</w:t>
      </w:r>
      <w:r>
        <w:rPr>
          <w:rFonts w:ascii="Arial" w:hAnsi="Arial"/>
        </w:rPr>
        <w:t>’</w:t>
      </w:r>
      <w:r>
        <w:t>s performance was practically identical to this proposed method (98.3 percent). In every case, the strategy outperforms the presented lead in terms of classiﬁcation accuracy in those studies. However, none of the referenced papers are relevant to the</w:t>
      </w:r>
      <w:r>
        <w:rPr>
          <w:spacing w:val="40"/>
        </w:rPr>
        <w:t xml:space="preserve"> </w:t>
      </w:r>
      <w:r>
        <w:t>speciﬁc dataset used in this analysis. They took the associated class samples from the parent dataset in</w:t>
      </w:r>
      <w:r>
        <w:rPr>
          <w:spacing w:val="80"/>
          <w:w w:val="150"/>
        </w:rPr>
        <w:t xml:space="preserve"> </w:t>
      </w:r>
      <w:r>
        <w:t>the majority of situations.</w:t>
      </w:r>
    </w:p>
    <w:p w14:paraId="4000B0F7" w14:textId="77777777" w:rsidR="00155260" w:rsidRDefault="00155260">
      <w:pPr>
        <w:spacing w:line="244" w:lineRule="auto"/>
        <w:jc w:val="both"/>
        <w:sectPr w:rsidR="00155260">
          <w:pgSz w:w="12240" w:h="15840"/>
          <w:pgMar w:top="1600" w:right="500" w:bottom="280" w:left="680" w:header="1410" w:footer="0" w:gutter="0"/>
          <w:cols w:space="720"/>
        </w:sectPr>
      </w:pPr>
    </w:p>
    <w:p w14:paraId="7591D908" w14:textId="77777777" w:rsidR="00155260" w:rsidRDefault="00155260">
      <w:pPr>
        <w:pStyle w:val="BodyText"/>
        <w:rPr>
          <w:sz w:val="27"/>
        </w:rPr>
      </w:pPr>
    </w:p>
    <w:p w14:paraId="773FF7EC" w14:textId="77777777" w:rsidR="00155260" w:rsidRDefault="00F00BF3">
      <w:pPr>
        <w:pStyle w:val="BodyText"/>
        <w:ind w:left="882"/>
        <w:rPr>
          <w:sz w:val="20"/>
        </w:rPr>
      </w:pPr>
      <w:r>
        <w:rPr>
          <w:noProof/>
          <w:sz w:val="20"/>
          <w:lang w:val="en-IN" w:eastAsia="en-IN" w:bidi="ta-IN"/>
        </w:rPr>
        <w:drawing>
          <wp:inline distT="0" distB="0" distL="0" distR="0" wp14:anchorId="69DC9F70" wp14:editId="4FDD69A6">
            <wp:extent cx="5790587" cy="4233672"/>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7" cstate="print"/>
                    <a:stretch>
                      <a:fillRect/>
                    </a:stretch>
                  </pic:blipFill>
                  <pic:spPr>
                    <a:xfrm>
                      <a:off x="0" y="0"/>
                      <a:ext cx="5790587" cy="4233672"/>
                    </a:xfrm>
                    <a:prstGeom prst="rect">
                      <a:avLst/>
                    </a:prstGeom>
                  </pic:spPr>
                </pic:pic>
              </a:graphicData>
            </a:graphic>
          </wp:inline>
        </w:drawing>
      </w:r>
    </w:p>
    <w:p w14:paraId="6C1707DA" w14:textId="77777777" w:rsidR="00155260" w:rsidRDefault="00F00BF3">
      <w:pPr>
        <w:pStyle w:val="BodyText"/>
        <w:spacing w:before="156"/>
        <w:ind w:left="816" w:right="991"/>
        <w:jc w:val="center"/>
      </w:pPr>
      <w:bookmarkStart w:id="110" w:name="_bookmark17"/>
      <w:bookmarkStart w:id="111" w:name="_bookmark18"/>
      <w:bookmarkEnd w:id="110"/>
      <w:bookmarkEnd w:id="111"/>
      <w:r>
        <w:t>Figure</w:t>
      </w:r>
      <w:r>
        <w:rPr>
          <w:spacing w:val="7"/>
        </w:rPr>
        <w:t xml:space="preserve"> </w:t>
      </w:r>
      <w:r>
        <w:t>12:</w:t>
      </w:r>
      <w:r>
        <w:rPr>
          <w:spacing w:val="50"/>
        </w:rPr>
        <w:t xml:space="preserve"> </w:t>
      </w:r>
      <w:r>
        <w:t>Detect</w:t>
      </w:r>
      <w:r>
        <w:rPr>
          <w:spacing w:val="9"/>
        </w:rPr>
        <w:t xml:space="preserve"> </w:t>
      </w:r>
      <w:r>
        <w:t>coronavirus</w:t>
      </w:r>
      <w:r>
        <w:rPr>
          <w:spacing w:val="8"/>
        </w:rPr>
        <w:t xml:space="preserve"> </w:t>
      </w:r>
      <w:r>
        <w:rPr>
          <w:spacing w:val="-2"/>
        </w:rPr>
        <w:t>result</w:t>
      </w:r>
    </w:p>
    <w:p w14:paraId="4A951E6C" w14:textId="77777777" w:rsidR="00155260" w:rsidRDefault="00F00BF3">
      <w:pPr>
        <w:pStyle w:val="BodyText"/>
        <w:spacing w:before="5"/>
        <w:rPr>
          <w:sz w:val="27"/>
        </w:rPr>
      </w:pPr>
      <w:r>
        <w:rPr>
          <w:noProof/>
          <w:lang w:val="en-IN" w:eastAsia="en-IN" w:bidi="ta-IN"/>
        </w:rPr>
        <w:drawing>
          <wp:anchor distT="0" distB="0" distL="0" distR="0" simplePos="0" relativeHeight="21" behindDoc="0" locked="0" layoutInCell="1" allowOverlap="1" wp14:anchorId="7C2AD699" wp14:editId="1277AEDC">
            <wp:simplePos x="0" y="0"/>
            <wp:positionH relativeFrom="page">
              <wp:posOffset>992162</wp:posOffset>
            </wp:positionH>
            <wp:positionV relativeFrom="paragraph">
              <wp:posOffset>215634</wp:posOffset>
            </wp:positionV>
            <wp:extent cx="5790717" cy="3474720"/>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8" cstate="print"/>
                    <a:stretch>
                      <a:fillRect/>
                    </a:stretch>
                  </pic:blipFill>
                  <pic:spPr>
                    <a:xfrm>
                      <a:off x="0" y="0"/>
                      <a:ext cx="5790717" cy="3474720"/>
                    </a:xfrm>
                    <a:prstGeom prst="rect">
                      <a:avLst/>
                    </a:prstGeom>
                  </pic:spPr>
                </pic:pic>
              </a:graphicData>
            </a:graphic>
          </wp:anchor>
        </w:drawing>
      </w:r>
    </w:p>
    <w:p w14:paraId="55BCE22F" w14:textId="77777777" w:rsidR="00155260" w:rsidRDefault="00F00BF3">
      <w:pPr>
        <w:pStyle w:val="BodyText"/>
        <w:spacing w:before="158"/>
        <w:ind w:left="816" w:right="991"/>
        <w:jc w:val="center"/>
      </w:pPr>
      <w:r>
        <w:t>Figure</w:t>
      </w:r>
      <w:r>
        <w:rPr>
          <w:spacing w:val="8"/>
        </w:rPr>
        <w:t xml:space="preserve"> </w:t>
      </w:r>
      <w:r>
        <w:t>13:</w:t>
      </w:r>
      <w:r>
        <w:rPr>
          <w:spacing w:val="51"/>
        </w:rPr>
        <w:t xml:space="preserve"> </w:t>
      </w:r>
      <w:r>
        <w:t>Showing</w:t>
      </w:r>
      <w:r>
        <w:rPr>
          <w:spacing w:val="8"/>
        </w:rPr>
        <w:t xml:space="preserve"> </w:t>
      </w:r>
      <w:r>
        <w:t>the</w:t>
      </w:r>
      <w:r>
        <w:rPr>
          <w:spacing w:val="8"/>
        </w:rPr>
        <w:t xml:space="preserve"> </w:t>
      </w:r>
      <w:r>
        <w:t>text</w:t>
      </w:r>
      <w:r>
        <w:rPr>
          <w:spacing w:val="8"/>
        </w:rPr>
        <w:t xml:space="preserve"> </w:t>
      </w:r>
      <w:r>
        <w:t>for</w:t>
      </w:r>
      <w:r>
        <w:rPr>
          <w:spacing w:val="9"/>
        </w:rPr>
        <w:t xml:space="preserve"> </w:t>
      </w:r>
      <w:r>
        <w:t>Covid</w:t>
      </w:r>
      <w:r>
        <w:rPr>
          <w:spacing w:val="7"/>
        </w:rPr>
        <w:t xml:space="preserve"> </w:t>
      </w:r>
      <w:r>
        <w:rPr>
          <w:spacing w:val="-2"/>
        </w:rPr>
        <w:t>report</w:t>
      </w:r>
    </w:p>
    <w:p w14:paraId="4A3E13D1" w14:textId="77777777" w:rsidR="00155260" w:rsidRDefault="00155260">
      <w:pPr>
        <w:jc w:val="center"/>
        <w:sectPr w:rsidR="00155260">
          <w:pgSz w:w="12240" w:h="15840"/>
          <w:pgMar w:top="1600" w:right="500" w:bottom="280" w:left="680" w:header="1410" w:footer="0" w:gutter="0"/>
          <w:cols w:space="720"/>
        </w:sectPr>
      </w:pPr>
    </w:p>
    <w:p w14:paraId="4A8B2499" w14:textId="77777777" w:rsidR="00155260" w:rsidRDefault="00155260">
      <w:pPr>
        <w:pStyle w:val="BodyText"/>
        <w:rPr>
          <w:sz w:val="20"/>
        </w:rPr>
      </w:pPr>
    </w:p>
    <w:p w14:paraId="5707DC18" w14:textId="77777777" w:rsidR="00155260" w:rsidRDefault="00155260">
      <w:pPr>
        <w:pStyle w:val="BodyText"/>
        <w:spacing w:before="2"/>
        <w:rPr>
          <w:sz w:val="20"/>
        </w:rPr>
      </w:pPr>
    </w:p>
    <w:p w14:paraId="63936EBE" w14:textId="77777777" w:rsidR="00155260" w:rsidRDefault="00F00BF3">
      <w:pPr>
        <w:pStyle w:val="BodyText"/>
        <w:ind w:left="762"/>
        <w:rPr>
          <w:sz w:val="20"/>
        </w:rPr>
      </w:pPr>
      <w:r>
        <w:rPr>
          <w:noProof/>
          <w:sz w:val="20"/>
          <w:lang w:val="en-IN" w:eastAsia="en-IN" w:bidi="ta-IN"/>
        </w:rPr>
        <w:drawing>
          <wp:inline distT="0" distB="0" distL="0" distR="0" wp14:anchorId="147BEA64" wp14:editId="70DBC834">
            <wp:extent cx="5943536" cy="2807207"/>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9" cstate="print"/>
                    <a:stretch>
                      <a:fillRect/>
                    </a:stretch>
                  </pic:blipFill>
                  <pic:spPr>
                    <a:xfrm>
                      <a:off x="0" y="0"/>
                      <a:ext cx="5943536" cy="2807207"/>
                    </a:xfrm>
                    <a:prstGeom prst="rect">
                      <a:avLst/>
                    </a:prstGeom>
                  </pic:spPr>
                </pic:pic>
              </a:graphicData>
            </a:graphic>
          </wp:inline>
        </w:drawing>
      </w:r>
    </w:p>
    <w:p w14:paraId="2A0C49B0" w14:textId="77777777" w:rsidR="00155260" w:rsidRDefault="00F00BF3">
      <w:pPr>
        <w:pStyle w:val="BodyText"/>
        <w:spacing w:before="158"/>
        <w:ind w:left="816" w:right="991"/>
        <w:jc w:val="center"/>
      </w:pPr>
      <w:bookmarkStart w:id="112" w:name="_bookmark19"/>
      <w:bookmarkEnd w:id="112"/>
      <w:r>
        <w:t>Figure</w:t>
      </w:r>
      <w:r>
        <w:rPr>
          <w:spacing w:val="7"/>
        </w:rPr>
        <w:t xml:space="preserve"> </w:t>
      </w:r>
      <w:r>
        <w:t>14:</w:t>
      </w:r>
      <w:r>
        <w:rPr>
          <w:spacing w:val="49"/>
        </w:rPr>
        <w:t xml:space="preserve"> </w:t>
      </w:r>
      <w:r>
        <w:t>Showing</w:t>
      </w:r>
      <w:r>
        <w:rPr>
          <w:spacing w:val="6"/>
        </w:rPr>
        <w:t xml:space="preserve"> </w:t>
      </w:r>
      <w:r>
        <w:t>the</w:t>
      </w:r>
      <w:r>
        <w:rPr>
          <w:spacing w:val="8"/>
        </w:rPr>
        <w:t xml:space="preserve"> </w:t>
      </w:r>
      <w:r>
        <w:t>text</w:t>
      </w:r>
      <w:r>
        <w:rPr>
          <w:spacing w:val="7"/>
        </w:rPr>
        <w:t xml:space="preserve"> </w:t>
      </w:r>
      <w:r>
        <w:t>for</w:t>
      </w:r>
      <w:r>
        <w:rPr>
          <w:spacing w:val="7"/>
        </w:rPr>
        <w:t xml:space="preserve"> </w:t>
      </w:r>
      <w:r>
        <w:t>normal</w:t>
      </w:r>
      <w:r>
        <w:rPr>
          <w:spacing w:val="7"/>
        </w:rPr>
        <w:t xml:space="preserve"> </w:t>
      </w:r>
      <w:r>
        <w:rPr>
          <w:spacing w:val="-2"/>
        </w:rPr>
        <w:t>report</w:t>
      </w:r>
    </w:p>
    <w:p w14:paraId="3473B689" w14:textId="77777777" w:rsidR="00155260" w:rsidRDefault="00155260">
      <w:pPr>
        <w:pStyle w:val="BodyText"/>
        <w:spacing w:before="1"/>
        <w:rPr>
          <w:sz w:val="13"/>
        </w:rPr>
      </w:pPr>
    </w:p>
    <w:p w14:paraId="562E7831" w14:textId="77777777" w:rsidR="00155260" w:rsidRDefault="00F00BF3">
      <w:pPr>
        <w:pStyle w:val="BodyText"/>
        <w:spacing w:before="89"/>
        <w:ind w:left="816" w:right="990"/>
        <w:jc w:val="center"/>
      </w:pPr>
      <w:bookmarkStart w:id="113" w:name="_bookmark20"/>
      <w:bookmarkEnd w:id="113"/>
      <w:r>
        <w:t>Table</w:t>
      </w:r>
      <w:r>
        <w:rPr>
          <w:spacing w:val="7"/>
        </w:rPr>
        <w:t xml:space="preserve"> </w:t>
      </w:r>
      <w:r>
        <w:t>4:</w:t>
      </w:r>
      <w:r>
        <w:rPr>
          <w:spacing w:val="50"/>
        </w:rPr>
        <w:t xml:space="preserve"> </w:t>
      </w:r>
      <w:r>
        <w:t>Summary</w:t>
      </w:r>
      <w:r>
        <w:rPr>
          <w:spacing w:val="7"/>
        </w:rPr>
        <w:t xml:space="preserve"> </w:t>
      </w:r>
      <w:r>
        <w:t>of</w:t>
      </w:r>
      <w:r>
        <w:rPr>
          <w:spacing w:val="7"/>
        </w:rPr>
        <w:t xml:space="preserve"> </w:t>
      </w:r>
      <w:r>
        <w:rPr>
          <w:spacing w:val="-2"/>
        </w:rPr>
        <w:t>performance</w:t>
      </w:r>
    </w:p>
    <w:p w14:paraId="4FC5C225" w14:textId="77777777" w:rsidR="00155260" w:rsidRDefault="00155260">
      <w:pPr>
        <w:pStyle w:val="BodyText"/>
        <w:spacing w:before="1"/>
        <w:rPr>
          <w:sz w:val="10"/>
        </w:rPr>
      </w:pPr>
    </w:p>
    <w:tbl>
      <w:tblPr>
        <w:tblW w:w="0" w:type="auto"/>
        <w:tblInd w:w="767" w:type="dxa"/>
        <w:tblLayout w:type="fixed"/>
        <w:tblCellMar>
          <w:left w:w="0" w:type="dxa"/>
          <w:right w:w="0" w:type="dxa"/>
        </w:tblCellMar>
        <w:tblLook w:val="01E0" w:firstRow="1" w:lastRow="1" w:firstColumn="1" w:lastColumn="1" w:noHBand="0" w:noVBand="0"/>
        <w:tblPrChange w:id="114" w:author="GURU PRAKASH G" w:date="2024-01-08T17:56:00Z">
          <w:tblPr>
            <w:tblW w:w="0" w:type="auto"/>
            <w:tblInd w:w="767" w:type="dxa"/>
            <w:tblLayout w:type="fixed"/>
            <w:tblCellMar>
              <w:left w:w="0" w:type="dxa"/>
              <w:right w:w="0" w:type="dxa"/>
            </w:tblCellMar>
            <w:tblLook w:val="01E0" w:firstRow="1" w:lastRow="1" w:firstColumn="1" w:lastColumn="1" w:noHBand="0" w:noVBand="0"/>
          </w:tblPr>
        </w:tblPrChange>
      </w:tblPr>
      <w:tblGrid>
        <w:gridCol w:w="1226"/>
        <w:gridCol w:w="1290"/>
        <w:gridCol w:w="698"/>
        <w:gridCol w:w="548"/>
        <w:gridCol w:w="1861"/>
        <w:gridCol w:w="1111"/>
        <w:gridCol w:w="1122"/>
        <w:gridCol w:w="1514"/>
        <w:tblGridChange w:id="115">
          <w:tblGrid>
            <w:gridCol w:w="1226"/>
            <w:gridCol w:w="1290"/>
            <w:gridCol w:w="698"/>
            <w:gridCol w:w="548"/>
            <w:gridCol w:w="1861"/>
            <w:gridCol w:w="1111"/>
            <w:gridCol w:w="1122"/>
            <w:gridCol w:w="1514"/>
          </w:tblGrid>
        </w:tblGridChange>
      </w:tblGrid>
      <w:tr w:rsidR="00155260" w14:paraId="3C571737" w14:textId="77777777">
        <w:trPr>
          <w:trHeight w:val="632"/>
          <w:trPrChange w:id="116" w:author="GURU PRAKASH G" w:date="2024-01-08T17:56:00Z">
            <w:trPr>
              <w:trHeight w:val="632"/>
            </w:trPr>
          </w:trPrChange>
        </w:trPr>
        <w:tc>
          <w:tcPr>
            <w:tcW w:w="2516" w:type="dxa"/>
            <w:gridSpan w:val="2"/>
            <w:tcBorders>
              <w:top w:val="single" w:sz="6" w:space="0" w:color="000000"/>
              <w:bottom w:val="single" w:sz="6" w:space="0" w:color="000000"/>
            </w:tcBorders>
            <w:tcPrChange w:id="117" w:author="GURU PRAKASH G" w:date="2024-01-08T17:56:00Z">
              <w:tcPr>
                <w:tcW w:w="2516" w:type="dxa"/>
                <w:gridSpan w:val="2"/>
                <w:tcBorders>
                  <w:top w:val="single" w:sz="6" w:space="0" w:color="000000"/>
                  <w:bottom w:val="single" w:sz="6" w:space="0" w:color="000000"/>
                </w:tcBorders>
              </w:tcPr>
            </w:tcPrChange>
          </w:tcPr>
          <w:p w14:paraId="70B5F72E" w14:textId="77777777" w:rsidR="00155260" w:rsidRDefault="00F00BF3">
            <w:pPr>
              <w:pStyle w:val="TableParagraph"/>
              <w:spacing w:before="52"/>
            </w:pPr>
            <w:r>
              <w:rPr>
                <w:spacing w:val="-2"/>
              </w:rPr>
              <w:t>Models</w:t>
            </w:r>
          </w:p>
        </w:tc>
        <w:tc>
          <w:tcPr>
            <w:tcW w:w="1246" w:type="dxa"/>
            <w:gridSpan w:val="2"/>
            <w:tcBorders>
              <w:top w:val="single" w:sz="6" w:space="0" w:color="000000"/>
              <w:bottom w:val="single" w:sz="6" w:space="0" w:color="000000"/>
            </w:tcBorders>
            <w:tcPrChange w:id="118" w:author="GURU PRAKASH G" w:date="2024-01-08T17:56:00Z">
              <w:tcPr>
                <w:tcW w:w="1246" w:type="dxa"/>
                <w:gridSpan w:val="2"/>
                <w:tcBorders>
                  <w:top w:val="single" w:sz="6" w:space="0" w:color="000000"/>
                  <w:bottom w:val="single" w:sz="6" w:space="0" w:color="000000"/>
                </w:tcBorders>
              </w:tcPr>
            </w:tcPrChange>
          </w:tcPr>
          <w:p w14:paraId="0FD89594" w14:textId="77777777" w:rsidR="00155260" w:rsidRDefault="00F00BF3">
            <w:pPr>
              <w:pStyle w:val="TableParagraph"/>
              <w:spacing w:before="52"/>
              <w:ind w:left="226"/>
            </w:pPr>
            <w:r>
              <w:rPr>
                <w:spacing w:val="-2"/>
              </w:rPr>
              <w:t>Parameters</w:t>
            </w:r>
          </w:p>
        </w:tc>
        <w:tc>
          <w:tcPr>
            <w:tcW w:w="1861" w:type="dxa"/>
            <w:tcBorders>
              <w:top w:val="single" w:sz="6" w:space="0" w:color="000000"/>
              <w:bottom w:val="single" w:sz="6" w:space="0" w:color="000000"/>
            </w:tcBorders>
            <w:tcPrChange w:id="119" w:author="GURU PRAKASH G" w:date="2024-01-08T17:56:00Z">
              <w:tcPr>
                <w:tcW w:w="1861" w:type="dxa"/>
                <w:tcBorders>
                  <w:top w:val="single" w:sz="6" w:space="0" w:color="000000"/>
                  <w:bottom w:val="single" w:sz="6" w:space="0" w:color="000000"/>
                </w:tcBorders>
              </w:tcPr>
            </w:tcPrChange>
          </w:tcPr>
          <w:p w14:paraId="02EEF79B" w14:textId="77777777" w:rsidR="00155260" w:rsidRDefault="00F00BF3">
            <w:pPr>
              <w:pStyle w:val="TableParagraph"/>
              <w:spacing w:before="52" w:line="244" w:lineRule="auto"/>
              <w:ind w:left="57" w:right="6" w:hanging="1"/>
            </w:pPr>
            <w:r>
              <w:rPr>
                <w:spacing w:val="-2"/>
              </w:rPr>
              <w:t>Validation</w:t>
            </w:r>
            <w:r>
              <w:rPr>
                <w:spacing w:val="-12"/>
              </w:rPr>
              <w:t xml:space="preserve"> </w:t>
            </w:r>
            <w:r>
              <w:rPr>
                <w:spacing w:val="-2"/>
              </w:rPr>
              <w:t xml:space="preserve">Accuracy </w:t>
            </w:r>
            <w:r>
              <w:rPr>
                <w:spacing w:val="-4"/>
              </w:rPr>
              <w:t>(%)</w:t>
            </w:r>
          </w:p>
        </w:tc>
        <w:tc>
          <w:tcPr>
            <w:tcW w:w="1111" w:type="dxa"/>
            <w:tcBorders>
              <w:top w:val="single" w:sz="6" w:space="0" w:color="000000"/>
              <w:bottom w:val="single" w:sz="6" w:space="0" w:color="000000"/>
            </w:tcBorders>
            <w:tcPrChange w:id="120" w:author="GURU PRAKASH G" w:date="2024-01-08T17:56:00Z">
              <w:tcPr>
                <w:tcW w:w="1111" w:type="dxa"/>
                <w:tcBorders>
                  <w:top w:val="single" w:sz="6" w:space="0" w:color="000000"/>
                  <w:bottom w:val="single" w:sz="6" w:space="0" w:color="000000"/>
                </w:tcBorders>
              </w:tcPr>
            </w:tcPrChange>
          </w:tcPr>
          <w:p w14:paraId="249DA890" w14:textId="77777777" w:rsidR="00155260" w:rsidRDefault="00F00BF3">
            <w:pPr>
              <w:pStyle w:val="TableParagraph"/>
              <w:spacing w:before="52" w:line="244" w:lineRule="auto"/>
              <w:ind w:left="143"/>
            </w:pPr>
            <w:r>
              <w:rPr>
                <w:spacing w:val="-4"/>
              </w:rPr>
              <w:t>Precision (%)</w:t>
            </w:r>
          </w:p>
        </w:tc>
        <w:tc>
          <w:tcPr>
            <w:tcW w:w="1122" w:type="dxa"/>
            <w:tcBorders>
              <w:top w:val="single" w:sz="6" w:space="0" w:color="000000"/>
              <w:bottom w:val="single" w:sz="6" w:space="0" w:color="000000"/>
            </w:tcBorders>
            <w:tcPrChange w:id="121" w:author="GURU PRAKASH G" w:date="2024-01-08T17:56:00Z">
              <w:tcPr>
                <w:tcW w:w="1122" w:type="dxa"/>
                <w:tcBorders>
                  <w:top w:val="single" w:sz="6" w:space="0" w:color="000000"/>
                  <w:bottom w:val="single" w:sz="6" w:space="0" w:color="000000"/>
                </w:tcBorders>
              </w:tcPr>
            </w:tcPrChange>
          </w:tcPr>
          <w:p w14:paraId="4F585915" w14:textId="77777777" w:rsidR="00155260" w:rsidRDefault="00F00BF3">
            <w:pPr>
              <w:pStyle w:val="TableParagraph"/>
              <w:spacing w:before="52" w:line="244" w:lineRule="auto"/>
              <w:ind w:left="154"/>
            </w:pPr>
            <w:r>
              <w:rPr>
                <w:spacing w:val="-4"/>
              </w:rPr>
              <w:t>Sensitivity (%)</w:t>
            </w:r>
          </w:p>
        </w:tc>
        <w:tc>
          <w:tcPr>
            <w:tcW w:w="1514" w:type="dxa"/>
            <w:tcBorders>
              <w:top w:val="single" w:sz="6" w:space="0" w:color="000000"/>
              <w:bottom w:val="single" w:sz="6" w:space="0" w:color="000000"/>
            </w:tcBorders>
            <w:tcPrChange w:id="122" w:author="GURU PRAKASH G" w:date="2024-01-08T17:56:00Z">
              <w:tcPr>
                <w:tcW w:w="1514" w:type="dxa"/>
                <w:tcBorders>
                  <w:top w:val="single" w:sz="6" w:space="0" w:color="000000"/>
                  <w:bottom w:val="single" w:sz="6" w:space="0" w:color="000000"/>
                </w:tcBorders>
              </w:tcPr>
            </w:tcPrChange>
          </w:tcPr>
          <w:p w14:paraId="0B5E5106" w14:textId="77777777" w:rsidR="00155260" w:rsidRDefault="00F00BF3">
            <w:pPr>
              <w:pStyle w:val="TableParagraph"/>
              <w:spacing w:before="52" w:line="244" w:lineRule="auto"/>
              <w:ind w:left="255" w:right="186"/>
            </w:pPr>
            <w:r>
              <w:rPr>
                <w:spacing w:val="-4"/>
              </w:rPr>
              <w:t>F1-Score (%)</w:t>
            </w:r>
          </w:p>
        </w:tc>
      </w:tr>
      <w:tr w:rsidR="00155260" w14:paraId="3DEB87EE" w14:textId="77777777">
        <w:trPr>
          <w:trHeight w:val="344"/>
          <w:trPrChange w:id="123" w:author="GURU PRAKASH G" w:date="2024-01-08T17:56:00Z">
            <w:trPr>
              <w:trHeight w:val="344"/>
            </w:trPr>
          </w:trPrChange>
        </w:trPr>
        <w:tc>
          <w:tcPr>
            <w:tcW w:w="2516" w:type="dxa"/>
            <w:gridSpan w:val="2"/>
            <w:tcBorders>
              <w:top w:val="single" w:sz="6" w:space="0" w:color="000000"/>
            </w:tcBorders>
            <w:tcPrChange w:id="124" w:author="GURU PRAKASH G" w:date="2024-01-08T17:56:00Z">
              <w:tcPr>
                <w:tcW w:w="2516" w:type="dxa"/>
                <w:gridSpan w:val="2"/>
                <w:tcBorders>
                  <w:top w:val="single" w:sz="6" w:space="0" w:color="000000"/>
                </w:tcBorders>
              </w:tcPr>
            </w:tcPrChange>
          </w:tcPr>
          <w:p w14:paraId="7422701F" w14:textId="77777777" w:rsidR="00155260" w:rsidRDefault="00F00BF3">
            <w:pPr>
              <w:pStyle w:val="TableParagraph"/>
              <w:spacing w:before="52"/>
            </w:pPr>
            <w:r>
              <w:rPr>
                <w:spacing w:val="-2"/>
              </w:rPr>
              <w:t>Individual</w:t>
            </w:r>
            <w:r>
              <w:rPr>
                <w:spacing w:val="2"/>
              </w:rPr>
              <w:t xml:space="preserve"> </w:t>
            </w:r>
            <w:r>
              <w:rPr>
                <w:spacing w:val="-2"/>
              </w:rPr>
              <w:t>Networks</w:t>
            </w:r>
          </w:p>
        </w:tc>
        <w:tc>
          <w:tcPr>
            <w:tcW w:w="1246" w:type="dxa"/>
            <w:gridSpan w:val="2"/>
            <w:tcBorders>
              <w:top w:val="single" w:sz="6" w:space="0" w:color="000000"/>
            </w:tcBorders>
            <w:tcPrChange w:id="125" w:author="GURU PRAKASH G" w:date="2024-01-08T17:56:00Z">
              <w:tcPr>
                <w:tcW w:w="1246" w:type="dxa"/>
                <w:gridSpan w:val="2"/>
                <w:tcBorders>
                  <w:top w:val="single" w:sz="6" w:space="0" w:color="000000"/>
                </w:tcBorders>
              </w:tcPr>
            </w:tcPrChange>
          </w:tcPr>
          <w:p w14:paraId="6834389D" w14:textId="77777777" w:rsidR="00155260" w:rsidRDefault="00155260">
            <w:pPr>
              <w:pStyle w:val="TableParagraph"/>
              <w:spacing w:before="0"/>
              <w:ind w:left="0"/>
              <w:rPr>
                <w:sz w:val="20"/>
              </w:rPr>
            </w:pPr>
          </w:p>
        </w:tc>
        <w:tc>
          <w:tcPr>
            <w:tcW w:w="1861" w:type="dxa"/>
            <w:tcBorders>
              <w:top w:val="single" w:sz="6" w:space="0" w:color="000000"/>
            </w:tcBorders>
            <w:tcPrChange w:id="126" w:author="GURU PRAKASH G" w:date="2024-01-08T17:56:00Z">
              <w:tcPr>
                <w:tcW w:w="1861" w:type="dxa"/>
                <w:tcBorders>
                  <w:top w:val="single" w:sz="6" w:space="0" w:color="000000"/>
                </w:tcBorders>
              </w:tcPr>
            </w:tcPrChange>
          </w:tcPr>
          <w:p w14:paraId="366CD9D8" w14:textId="77777777" w:rsidR="00155260" w:rsidRDefault="00155260">
            <w:pPr>
              <w:pStyle w:val="TableParagraph"/>
              <w:spacing w:before="0"/>
              <w:ind w:left="0"/>
              <w:rPr>
                <w:sz w:val="20"/>
              </w:rPr>
            </w:pPr>
          </w:p>
        </w:tc>
        <w:tc>
          <w:tcPr>
            <w:tcW w:w="1111" w:type="dxa"/>
            <w:tcBorders>
              <w:top w:val="single" w:sz="6" w:space="0" w:color="000000"/>
            </w:tcBorders>
            <w:tcPrChange w:id="127" w:author="GURU PRAKASH G" w:date="2024-01-08T17:56:00Z">
              <w:tcPr>
                <w:tcW w:w="1111" w:type="dxa"/>
                <w:tcBorders>
                  <w:top w:val="single" w:sz="6" w:space="0" w:color="000000"/>
                </w:tcBorders>
              </w:tcPr>
            </w:tcPrChange>
          </w:tcPr>
          <w:p w14:paraId="08EE0226" w14:textId="77777777" w:rsidR="00155260" w:rsidRDefault="00155260">
            <w:pPr>
              <w:pStyle w:val="TableParagraph"/>
              <w:spacing w:before="0"/>
              <w:ind w:left="0"/>
              <w:rPr>
                <w:sz w:val="20"/>
              </w:rPr>
            </w:pPr>
          </w:p>
        </w:tc>
        <w:tc>
          <w:tcPr>
            <w:tcW w:w="1122" w:type="dxa"/>
            <w:tcBorders>
              <w:top w:val="single" w:sz="6" w:space="0" w:color="000000"/>
            </w:tcBorders>
            <w:tcPrChange w:id="128" w:author="GURU PRAKASH G" w:date="2024-01-08T17:56:00Z">
              <w:tcPr>
                <w:tcW w:w="1122" w:type="dxa"/>
                <w:tcBorders>
                  <w:top w:val="single" w:sz="6" w:space="0" w:color="000000"/>
                </w:tcBorders>
              </w:tcPr>
            </w:tcPrChange>
          </w:tcPr>
          <w:p w14:paraId="2DD514A4" w14:textId="77777777" w:rsidR="00155260" w:rsidRDefault="00155260">
            <w:pPr>
              <w:pStyle w:val="TableParagraph"/>
              <w:spacing w:before="0"/>
              <w:ind w:left="0"/>
              <w:rPr>
                <w:sz w:val="20"/>
              </w:rPr>
            </w:pPr>
          </w:p>
        </w:tc>
        <w:tc>
          <w:tcPr>
            <w:tcW w:w="1514" w:type="dxa"/>
            <w:tcBorders>
              <w:top w:val="single" w:sz="6" w:space="0" w:color="000000"/>
            </w:tcBorders>
            <w:tcPrChange w:id="129" w:author="GURU PRAKASH G" w:date="2024-01-08T17:56:00Z">
              <w:tcPr>
                <w:tcW w:w="1514" w:type="dxa"/>
                <w:tcBorders>
                  <w:top w:val="single" w:sz="6" w:space="0" w:color="000000"/>
                </w:tcBorders>
              </w:tcPr>
            </w:tcPrChange>
          </w:tcPr>
          <w:p w14:paraId="6285B131" w14:textId="77777777" w:rsidR="00155260" w:rsidRDefault="00155260">
            <w:pPr>
              <w:pStyle w:val="TableParagraph"/>
              <w:spacing w:before="0"/>
              <w:ind w:left="0"/>
              <w:rPr>
                <w:sz w:val="20"/>
              </w:rPr>
            </w:pPr>
          </w:p>
        </w:tc>
      </w:tr>
      <w:tr w:rsidR="00155260" w14:paraId="0BEDEF54" w14:textId="77777777">
        <w:trPr>
          <w:trHeight w:val="321"/>
          <w:trPrChange w:id="130" w:author="GURU PRAKASH G" w:date="2024-01-08T17:56:00Z">
            <w:trPr>
              <w:trHeight w:val="321"/>
            </w:trPr>
          </w:trPrChange>
        </w:trPr>
        <w:tc>
          <w:tcPr>
            <w:tcW w:w="2516" w:type="dxa"/>
            <w:gridSpan w:val="2"/>
            <w:tcPrChange w:id="131" w:author="GURU PRAKASH G" w:date="2024-01-08T17:56:00Z">
              <w:tcPr>
                <w:tcW w:w="2516" w:type="dxa"/>
                <w:gridSpan w:val="2"/>
              </w:tcPr>
            </w:tcPrChange>
          </w:tcPr>
          <w:p w14:paraId="0FCA9B38" w14:textId="77777777" w:rsidR="00155260" w:rsidRDefault="00F00BF3">
            <w:pPr>
              <w:pStyle w:val="TableParagraph"/>
              <w:ind w:left="348"/>
            </w:pPr>
            <w:r>
              <w:rPr>
                <w:spacing w:val="-2"/>
              </w:rPr>
              <w:t>DenseNet201</w:t>
            </w:r>
          </w:p>
        </w:tc>
        <w:tc>
          <w:tcPr>
            <w:tcW w:w="1246" w:type="dxa"/>
            <w:gridSpan w:val="2"/>
            <w:tcPrChange w:id="132" w:author="GURU PRAKASH G" w:date="2024-01-08T17:56:00Z">
              <w:tcPr>
                <w:tcW w:w="1246" w:type="dxa"/>
                <w:gridSpan w:val="2"/>
              </w:tcPr>
            </w:tcPrChange>
          </w:tcPr>
          <w:p w14:paraId="6AB15A14" w14:textId="77777777" w:rsidR="00155260" w:rsidRDefault="00F00BF3">
            <w:pPr>
              <w:pStyle w:val="TableParagraph"/>
              <w:ind w:left="226"/>
            </w:pPr>
            <w:r>
              <w:rPr>
                <w:spacing w:val="-2"/>
              </w:rPr>
              <w:t>5,668,097</w:t>
            </w:r>
          </w:p>
        </w:tc>
        <w:tc>
          <w:tcPr>
            <w:tcW w:w="1861" w:type="dxa"/>
            <w:tcPrChange w:id="133" w:author="GURU PRAKASH G" w:date="2024-01-08T17:56:00Z">
              <w:tcPr>
                <w:tcW w:w="1861" w:type="dxa"/>
              </w:tcPr>
            </w:tcPrChange>
          </w:tcPr>
          <w:p w14:paraId="30D9ADF3" w14:textId="77777777" w:rsidR="00155260" w:rsidRDefault="00F00BF3">
            <w:pPr>
              <w:pStyle w:val="TableParagraph"/>
              <w:ind w:left="57"/>
            </w:pPr>
            <w:r>
              <w:rPr>
                <w:spacing w:val="-4"/>
              </w:rPr>
              <w:t>96.8</w:t>
            </w:r>
          </w:p>
        </w:tc>
        <w:tc>
          <w:tcPr>
            <w:tcW w:w="1111" w:type="dxa"/>
            <w:tcPrChange w:id="134" w:author="GURU PRAKASH G" w:date="2024-01-08T17:56:00Z">
              <w:tcPr>
                <w:tcW w:w="1111" w:type="dxa"/>
              </w:tcPr>
            </w:tcPrChange>
          </w:tcPr>
          <w:p w14:paraId="29F30058" w14:textId="77777777" w:rsidR="00155260" w:rsidRDefault="00F00BF3">
            <w:pPr>
              <w:pStyle w:val="TableParagraph"/>
              <w:ind w:left="143"/>
            </w:pPr>
            <w:r>
              <w:rPr>
                <w:spacing w:val="-5"/>
              </w:rPr>
              <w:t>96</w:t>
            </w:r>
          </w:p>
        </w:tc>
        <w:tc>
          <w:tcPr>
            <w:tcW w:w="1122" w:type="dxa"/>
            <w:tcPrChange w:id="135" w:author="GURU PRAKASH G" w:date="2024-01-08T17:56:00Z">
              <w:tcPr>
                <w:tcW w:w="1122" w:type="dxa"/>
              </w:tcPr>
            </w:tcPrChange>
          </w:tcPr>
          <w:p w14:paraId="6A610B3B" w14:textId="77777777" w:rsidR="00155260" w:rsidRDefault="00F00BF3">
            <w:pPr>
              <w:pStyle w:val="TableParagraph"/>
              <w:ind w:left="154"/>
            </w:pPr>
            <w:r>
              <w:rPr>
                <w:spacing w:val="-5"/>
              </w:rPr>
              <w:t>98</w:t>
            </w:r>
          </w:p>
        </w:tc>
        <w:tc>
          <w:tcPr>
            <w:tcW w:w="1514" w:type="dxa"/>
            <w:tcPrChange w:id="136" w:author="GURU PRAKASH G" w:date="2024-01-08T17:56:00Z">
              <w:tcPr>
                <w:tcW w:w="1514" w:type="dxa"/>
              </w:tcPr>
            </w:tcPrChange>
          </w:tcPr>
          <w:p w14:paraId="27F8B96A" w14:textId="77777777" w:rsidR="00155260" w:rsidRDefault="00F00BF3">
            <w:pPr>
              <w:pStyle w:val="TableParagraph"/>
              <w:ind w:left="255"/>
            </w:pPr>
            <w:r>
              <w:rPr>
                <w:spacing w:val="-4"/>
              </w:rPr>
              <w:t>97.4</w:t>
            </w:r>
          </w:p>
        </w:tc>
      </w:tr>
      <w:tr w:rsidR="00155260" w14:paraId="44C833C8" w14:textId="77777777">
        <w:trPr>
          <w:trHeight w:val="322"/>
          <w:trPrChange w:id="137" w:author="GURU PRAKASH G" w:date="2024-01-08T17:56:00Z">
            <w:trPr>
              <w:trHeight w:val="322"/>
            </w:trPr>
          </w:trPrChange>
        </w:trPr>
        <w:tc>
          <w:tcPr>
            <w:tcW w:w="2516" w:type="dxa"/>
            <w:gridSpan w:val="2"/>
            <w:tcPrChange w:id="138" w:author="GURU PRAKASH G" w:date="2024-01-08T17:56:00Z">
              <w:tcPr>
                <w:tcW w:w="2516" w:type="dxa"/>
                <w:gridSpan w:val="2"/>
              </w:tcPr>
            </w:tcPrChange>
          </w:tcPr>
          <w:p w14:paraId="4203187F" w14:textId="77777777" w:rsidR="00155260" w:rsidRDefault="00F00BF3">
            <w:pPr>
              <w:pStyle w:val="TableParagraph"/>
              <w:ind w:left="348"/>
            </w:pPr>
            <w:r>
              <w:rPr>
                <w:spacing w:val="-2"/>
              </w:rPr>
              <w:t>Inception</w:t>
            </w:r>
            <w:r>
              <w:rPr>
                <w:spacing w:val="3"/>
              </w:rPr>
              <w:t xml:space="preserve"> </w:t>
            </w:r>
            <w:r>
              <w:rPr>
                <w:spacing w:val="-5"/>
              </w:rPr>
              <w:t>v3</w:t>
            </w:r>
          </w:p>
        </w:tc>
        <w:tc>
          <w:tcPr>
            <w:tcW w:w="1246" w:type="dxa"/>
            <w:gridSpan w:val="2"/>
            <w:tcPrChange w:id="139" w:author="GURU PRAKASH G" w:date="2024-01-08T17:56:00Z">
              <w:tcPr>
                <w:tcW w:w="1246" w:type="dxa"/>
                <w:gridSpan w:val="2"/>
              </w:tcPr>
            </w:tcPrChange>
          </w:tcPr>
          <w:p w14:paraId="0BCF95B5" w14:textId="77777777" w:rsidR="00155260" w:rsidRDefault="00F00BF3">
            <w:pPr>
              <w:pStyle w:val="TableParagraph"/>
              <w:ind w:left="226"/>
            </w:pPr>
            <w:r>
              <w:rPr>
                <w:spacing w:val="-2"/>
              </w:rPr>
              <w:t>5,634,029</w:t>
            </w:r>
          </w:p>
        </w:tc>
        <w:tc>
          <w:tcPr>
            <w:tcW w:w="1861" w:type="dxa"/>
            <w:tcPrChange w:id="140" w:author="GURU PRAKASH G" w:date="2024-01-08T17:56:00Z">
              <w:tcPr>
                <w:tcW w:w="1861" w:type="dxa"/>
              </w:tcPr>
            </w:tcPrChange>
          </w:tcPr>
          <w:p w14:paraId="35AF04DD" w14:textId="77777777" w:rsidR="00155260" w:rsidRDefault="00F00BF3">
            <w:pPr>
              <w:pStyle w:val="TableParagraph"/>
              <w:ind w:left="57"/>
            </w:pPr>
            <w:r>
              <w:rPr>
                <w:spacing w:val="-5"/>
              </w:rPr>
              <w:t>95</w:t>
            </w:r>
          </w:p>
        </w:tc>
        <w:tc>
          <w:tcPr>
            <w:tcW w:w="1111" w:type="dxa"/>
            <w:tcPrChange w:id="141" w:author="GURU PRAKASH G" w:date="2024-01-08T17:56:00Z">
              <w:tcPr>
                <w:tcW w:w="1111" w:type="dxa"/>
              </w:tcPr>
            </w:tcPrChange>
          </w:tcPr>
          <w:p w14:paraId="165A7066" w14:textId="77777777" w:rsidR="00155260" w:rsidRDefault="00F00BF3">
            <w:pPr>
              <w:pStyle w:val="TableParagraph"/>
              <w:ind w:left="143"/>
            </w:pPr>
            <w:r>
              <w:rPr>
                <w:spacing w:val="-5"/>
              </w:rPr>
              <w:t>91</w:t>
            </w:r>
          </w:p>
        </w:tc>
        <w:tc>
          <w:tcPr>
            <w:tcW w:w="1122" w:type="dxa"/>
            <w:tcPrChange w:id="142" w:author="GURU PRAKASH G" w:date="2024-01-08T17:56:00Z">
              <w:tcPr>
                <w:tcW w:w="1122" w:type="dxa"/>
              </w:tcPr>
            </w:tcPrChange>
          </w:tcPr>
          <w:p w14:paraId="2696B1ED" w14:textId="77777777" w:rsidR="00155260" w:rsidRDefault="00F00BF3">
            <w:pPr>
              <w:pStyle w:val="TableParagraph"/>
              <w:ind w:left="154"/>
            </w:pPr>
            <w:r>
              <w:rPr>
                <w:spacing w:val="-5"/>
              </w:rPr>
              <w:t>92</w:t>
            </w:r>
          </w:p>
        </w:tc>
        <w:tc>
          <w:tcPr>
            <w:tcW w:w="1514" w:type="dxa"/>
            <w:tcPrChange w:id="143" w:author="GURU PRAKASH G" w:date="2024-01-08T17:56:00Z">
              <w:tcPr>
                <w:tcW w:w="1514" w:type="dxa"/>
              </w:tcPr>
            </w:tcPrChange>
          </w:tcPr>
          <w:p w14:paraId="7E34A5C3" w14:textId="77777777" w:rsidR="00155260" w:rsidRDefault="00F00BF3">
            <w:pPr>
              <w:pStyle w:val="TableParagraph"/>
              <w:ind w:left="255"/>
            </w:pPr>
            <w:r>
              <w:rPr>
                <w:spacing w:val="-4"/>
              </w:rPr>
              <w:t>95.8</w:t>
            </w:r>
          </w:p>
        </w:tc>
      </w:tr>
      <w:tr w:rsidR="00155260" w14:paraId="24DFA0F8" w14:textId="77777777">
        <w:trPr>
          <w:trHeight w:val="322"/>
          <w:trPrChange w:id="144" w:author="GURU PRAKASH G" w:date="2024-01-08T17:56:00Z">
            <w:trPr>
              <w:trHeight w:val="322"/>
            </w:trPr>
          </w:trPrChange>
        </w:trPr>
        <w:tc>
          <w:tcPr>
            <w:tcW w:w="2516" w:type="dxa"/>
            <w:gridSpan w:val="2"/>
            <w:tcPrChange w:id="145" w:author="GURU PRAKASH G" w:date="2024-01-08T17:56:00Z">
              <w:tcPr>
                <w:tcW w:w="2516" w:type="dxa"/>
                <w:gridSpan w:val="2"/>
              </w:tcPr>
            </w:tcPrChange>
          </w:tcPr>
          <w:p w14:paraId="4F7768EE" w14:textId="77777777" w:rsidR="00155260" w:rsidRDefault="00F00BF3">
            <w:pPr>
              <w:pStyle w:val="TableParagraph"/>
            </w:pPr>
            <w:r>
              <w:rPr>
                <w:spacing w:val="-2"/>
              </w:rPr>
              <w:t>Ensembled</w:t>
            </w:r>
            <w:r>
              <w:t xml:space="preserve"> </w:t>
            </w:r>
            <w:r>
              <w:rPr>
                <w:spacing w:val="-2"/>
              </w:rPr>
              <w:t>networks</w:t>
            </w:r>
          </w:p>
        </w:tc>
        <w:tc>
          <w:tcPr>
            <w:tcW w:w="1246" w:type="dxa"/>
            <w:gridSpan w:val="2"/>
            <w:tcPrChange w:id="146" w:author="GURU PRAKASH G" w:date="2024-01-08T17:56:00Z">
              <w:tcPr>
                <w:tcW w:w="1246" w:type="dxa"/>
                <w:gridSpan w:val="2"/>
              </w:tcPr>
            </w:tcPrChange>
          </w:tcPr>
          <w:p w14:paraId="3301542B" w14:textId="77777777" w:rsidR="00155260" w:rsidRDefault="00155260">
            <w:pPr>
              <w:pStyle w:val="TableParagraph"/>
              <w:spacing w:before="0"/>
              <w:ind w:left="0"/>
              <w:rPr>
                <w:sz w:val="20"/>
              </w:rPr>
            </w:pPr>
          </w:p>
        </w:tc>
        <w:tc>
          <w:tcPr>
            <w:tcW w:w="1861" w:type="dxa"/>
            <w:tcPrChange w:id="147" w:author="GURU PRAKASH G" w:date="2024-01-08T17:56:00Z">
              <w:tcPr>
                <w:tcW w:w="1861" w:type="dxa"/>
              </w:tcPr>
            </w:tcPrChange>
          </w:tcPr>
          <w:p w14:paraId="5506CA10" w14:textId="77777777" w:rsidR="00155260" w:rsidRDefault="00155260">
            <w:pPr>
              <w:pStyle w:val="TableParagraph"/>
              <w:spacing w:before="0"/>
              <w:ind w:left="0"/>
              <w:rPr>
                <w:sz w:val="20"/>
              </w:rPr>
            </w:pPr>
          </w:p>
        </w:tc>
        <w:tc>
          <w:tcPr>
            <w:tcW w:w="1111" w:type="dxa"/>
            <w:tcPrChange w:id="148" w:author="GURU PRAKASH G" w:date="2024-01-08T17:56:00Z">
              <w:tcPr>
                <w:tcW w:w="1111" w:type="dxa"/>
              </w:tcPr>
            </w:tcPrChange>
          </w:tcPr>
          <w:p w14:paraId="0082BCDB" w14:textId="77777777" w:rsidR="00155260" w:rsidRDefault="00155260">
            <w:pPr>
              <w:pStyle w:val="TableParagraph"/>
              <w:spacing w:before="0"/>
              <w:ind w:left="0"/>
              <w:rPr>
                <w:sz w:val="20"/>
              </w:rPr>
            </w:pPr>
          </w:p>
        </w:tc>
        <w:tc>
          <w:tcPr>
            <w:tcW w:w="1122" w:type="dxa"/>
            <w:tcPrChange w:id="149" w:author="GURU PRAKASH G" w:date="2024-01-08T17:56:00Z">
              <w:tcPr>
                <w:tcW w:w="1122" w:type="dxa"/>
              </w:tcPr>
            </w:tcPrChange>
          </w:tcPr>
          <w:p w14:paraId="3293C665" w14:textId="77777777" w:rsidR="00155260" w:rsidRDefault="00155260">
            <w:pPr>
              <w:pStyle w:val="TableParagraph"/>
              <w:spacing w:before="0"/>
              <w:ind w:left="0"/>
              <w:rPr>
                <w:sz w:val="20"/>
              </w:rPr>
            </w:pPr>
          </w:p>
        </w:tc>
        <w:tc>
          <w:tcPr>
            <w:tcW w:w="1514" w:type="dxa"/>
            <w:tcPrChange w:id="150" w:author="GURU PRAKASH G" w:date="2024-01-08T17:56:00Z">
              <w:tcPr>
                <w:tcW w:w="1514" w:type="dxa"/>
              </w:tcPr>
            </w:tcPrChange>
          </w:tcPr>
          <w:p w14:paraId="6A2EEA4E" w14:textId="77777777" w:rsidR="00155260" w:rsidRDefault="00155260">
            <w:pPr>
              <w:pStyle w:val="TableParagraph"/>
              <w:spacing w:before="0"/>
              <w:ind w:left="0"/>
              <w:rPr>
                <w:sz w:val="20"/>
              </w:rPr>
            </w:pPr>
          </w:p>
        </w:tc>
      </w:tr>
      <w:tr w:rsidR="00155260" w14:paraId="0316A215" w14:textId="77777777">
        <w:trPr>
          <w:trHeight w:val="322"/>
          <w:trPrChange w:id="151" w:author="GURU PRAKASH G" w:date="2024-01-08T17:56:00Z">
            <w:trPr>
              <w:trHeight w:val="322"/>
            </w:trPr>
          </w:trPrChange>
        </w:trPr>
        <w:tc>
          <w:tcPr>
            <w:tcW w:w="2516" w:type="dxa"/>
            <w:gridSpan w:val="2"/>
            <w:tcPrChange w:id="152" w:author="GURU PRAKASH G" w:date="2024-01-08T17:56:00Z">
              <w:tcPr>
                <w:tcW w:w="2516" w:type="dxa"/>
                <w:gridSpan w:val="2"/>
              </w:tcPr>
            </w:tcPrChange>
          </w:tcPr>
          <w:p w14:paraId="322F182C" w14:textId="77777777" w:rsidR="00155260" w:rsidRDefault="00F00BF3">
            <w:pPr>
              <w:pStyle w:val="TableParagraph"/>
            </w:pPr>
            <w:r>
              <w:rPr>
                <w:spacing w:val="-2"/>
              </w:rPr>
              <w:t>Unweighted</w:t>
            </w:r>
            <w:r>
              <w:rPr>
                <w:spacing w:val="-1"/>
              </w:rPr>
              <w:t xml:space="preserve"> </w:t>
            </w:r>
            <w:r>
              <w:rPr>
                <w:spacing w:val="-2"/>
              </w:rPr>
              <w:t>average</w:t>
            </w:r>
          </w:p>
        </w:tc>
        <w:tc>
          <w:tcPr>
            <w:tcW w:w="1246" w:type="dxa"/>
            <w:gridSpan w:val="2"/>
            <w:tcPrChange w:id="153" w:author="GURU PRAKASH G" w:date="2024-01-08T17:56:00Z">
              <w:tcPr>
                <w:tcW w:w="1246" w:type="dxa"/>
                <w:gridSpan w:val="2"/>
              </w:tcPr>
            </w:tcPrChange>
          </w:tcPr>
          <w:p w14:paraId="53BF0DCD" w14:textId="77777777" w:rsidR="00155260" w:rsidRDefault="00155260">
            <w:pPr>
              <w:pStyle w:val="TableParagraph"/>
              <w:spacing w:before="0"/>
              <w:ind w:left="0"/>
              <w:rPr>
                <w:sz w:val="20"/>
              </w:rPr>
            </w:pPr>
          </w:p>
        </w:tc>
        <w:tc>
          <w:tcPr>
            <w:tcW w:w="1861" w:type="dxa"/>
            <w:tcPrChange w:id="154" w:author="GURU PRAKASH G" w:date="2024-01-08T17:56:00Z">
              <w:tcPr>
                <w:tcW w:w="1861" w:type="dxa"/>
              </w:tcPr>
            </w:tcPrChange>
          </w:tcPr>
          <w:p w14:paraId="638145B1" w14:textId="77777777" w:rsidR="00155260" w:rsidRDefault="00F00BF3">
            <w:pPr>
              <w:pStyle w:val="TableParagraph"/>
              <w:ind w:left="57"/>
            </w:pPr>
            <w:r>
              <w:rPr>
                <w:spacing w:val="-4"/>
              </w:rPr>
              <w:t>94.5</w:t>
            </w:r>
          </w:p>
        </w:tc>
        <w:tc>
          <w:tcPr>
            <w:tcW w:w="1111" w:type="dxa"/>
            <w:tcPrChange w:id="155" w:author="GURU PRAKASH G" w:date="2024-01-08T17:56:00Z">
              <w:tcPr>
                <w:tcW w:w="1111" w:type="dxa"/>
              </w:tcPr>
            </w:tcPrChange>
          </w:tcPr>
          <w:p w14:paraId="715B776E" w14:textId="77777777" w:rsidR="00155260" w:rsidRDefault="00F00BF3">
            <w:pPr>
              <w:pStyle w:val="TableParagraph"/>
              <w:ind w:left="143"/>
            </w:pPr>
            <w:r>
              <w:rPr>
                <w:spacing w:val="-5"/>
              </w:rPr>
              <w:t>93</w:t>
            </w:r>
          </w:p>
        </w:tc>
        <w:tc>
          <w:tcPr>
            <w:tcW w:w="1122" w:type="dxa"/>
            <w:tcPrChange w:id="156" w:author="GURU PRAKASH G" w:date="2024-01-08T17:56:00Z">
              <w:tcPr>
                <w:tcW w:w="1122" w:type="dxa"/>
              </w:tcPr>
            </w:tcPrChange>
          </w:tcPr>
          <w:p w14:paraId="5D01B8E3" w14:textId="77777777" w:rsidR="00155260" w:rsidRDefault="00F00BF3">
            <w:pPr>
              <w:pStyle w:val="TableParagraph"/>
              <w:ind w:left="154"/>
            </w:pPr>
            <w:r>
              <w:rPr>
                <w:spacing w:val="-5"/>
              </w:rPr>
              <w:t>95</w:t>
            </w:r>
          </w:p>
        </w:tc>
        <w:tc>
          <w:tcPr>
            <w:tcW w:w="1514" w:type="dxa"/>
            <w:tcPrChange w:id="157" w:author="GURU PRAKASH G" w:date="2024-01-08T17:56:00Z">
              <w:tcPr>
                <w:tcW w:w="1514" w:type="dxa"/>
              </w:tcPr>
            </w:tcPrChange>
          </w:tcPr>
          <w:p w14:paraId="261EB51B" w14:textId="77777777" w:rsidR="00155260" w:rsidRDefault="00F00BF3">
            <w:pPr>
              <w:pStyle w:val="TableParagraph"/>
              <w:ind w:left="255"/>
            </w:pPr>
            <w:r>
              <w:rPr>
                <w:spacing w:val="-4"/>
              </w:rPr>
              <w:t>95.1</w:t>
            </w:r>
          </w:p>
        </w:tc>
      </w:tr>
      <w:tr w:rsidR="00155260" w14:paraId="7FA58EE2" w14:textId="77777777">
        <w:trPr>
          <w:trHeight w:val="580"/>
        </w:trPr>
        <w:tc>
          <w:tcPr>
            <w:tcW w:w="2516" w:type="dxa"/>
            <w:gridSpan w:val="2"/>
          </w:tcPr>
          <w:p w14:paraId="1654A7DE" w14:textId="77777777" w:rsidR="00155260" w:rsidRDefault="00F00BF3">
            <w:pPr>
              <w:pStyle w:val="TableParagraph"/>
              <w:spacing w:line="244" w:lineRule="auto"/>
              <w:ind w:right="814"/>
            </w:pPr>
            <w:r>
              <w:rPr>
                <w:spacing w:val="-2"/>
              </w:rPr>
              <w:t>Weighted</w:t>
            </w:r>
            <w:r>
              <w:rPr>
                <w:spacing w:val="-12"/>
              </w:rPr>
              <w:t xml:space="preserve"> </w:t>
            </w:r>
            <w:r>
              <w:rPr>
                <w:spacing w:val="-2"/>
              </w:rPr>
              <w:t xml:space="preserve">average </w:t>
            </w:r>
            <w:r>
              <w:t>(accuracy) [</w:t>
            </w:r>
            <w:hyperlink w:anchor="_bookmark43" w:history="1">
              <w:r>
                <w:rPr>
                  <w:color w:val="008CC0"/>
                </w:rPr>
                <w:t>23</w:t>
              </w:r>
            </w:hyperlink>
            <w:r>
              <w:t>]</w:t>
            </w:r>
          </w:p>
        </w:tc>
        <w:tc>
          <w:tcPr>
            <w:tcW w:w="1246" w:type="dxa"/>
            <w:gridSpan w:val="2"/>
          </w:tcPr>
          <w:p w14:paraId="48B8B7E2" w14:textId="77777777" w:rsidR="00155260" w:rsidRDefault="00155260">
            <w:pPr>
              <w:pStyle w:val="TableParagraph"/>
              <w:spacing w:before="0"/>
              <w:ind w:left="0"/>
              <w:rPr>
                <w:sz w:val="20"/>
              </w:rPr>
            </w:pPr>
          </w:p>
        </w:tc>
        <w:tc>
          <w:tcPr>
            <w:tcW w:w="1861" w:type="dxa"/>
          </w:tcPr>
          <w:p w14:paraId="71732779" w14:textId="77777777" w:rsidR="00155260" w:rsidRDefault="00F00BF3">
            <w:pPr>
              <w:pStyle w:val="TableParagraph"/>
              <w:ind w:left="57"/>
            </w:pPr>
            <w:r>
              <w:rPr>
                <w:spacing w:val="-4"/>
              </w:rPr>
              <w:t>94.5</w:t>
            </w:r>
          </w:p>
        </w:tc>
        <w:tc>
          <w:tcPr>
            <w:tcW w:w="1111" w:type="dxa"/>
          </w:tcPr>
          <w:p w14:paraId="69BE4D02" w14:textId="77777777" w:rsidR="00155260" w:rsidRDefault="00F00BF3">
            <w:pPr>
              <w:pStyle w:val="TableParagraph"/>
              <w:ind w:left="143"/>
            </w:pPr>
            <w:r>
              <w:rPr>
                <w:spacing w:val="-5"/>
              </w:rPr>
              <w:t>94</w:t>
            </w:r>
          </w:p>
        </w:tc>
        <w:tc>
          <w:tcPr>
            <w:tcW w:w="1122" w:type="dxa"/>
          </w:tcPr>
          <w:p w14:paraId="449D2FE6" w14:textId="77777777" w:rsidR="00155260" w:rsidRDefault="00F00BF3">
            <w:pPr>
              <w:pStyle w:val="TableParagraph"/>
              <w:ind w:left="154"/>
            </w:pPr>
            <w:r>
              <w:rPr>
                <w:spacing w:val="-5"/>
              </w:rPr>
              <w:t>95</w:t>
            </w:r>
          </w:p>
        </w:tc>
        <w:tc>
          <w:tcPr>
            <w:tcW w:w="1514" w:type="dxa"/>
          </w:tcPr>
          <w:p w14:paraId="5D437327" w14:textId="77777777" w:rsidR="00155260" w:rsidRDefault="00F00BF3">
            <w:pPr>
              <w:pStyle w:val="TableParagraph"/>
              <w:ind w:left="255"/>
            </w:pPr>
            <w:r>
              <w:rPr>
                <w:spacing w:val="-4"/>
              </w:rPr>
              <w:t>95.1</w:t>
            </w:r>
          </w:p>
        </w:tc>
      </w:tr>
      <w:tr w:rsidR="00155260" w14:paraId="64887C01" w14:textId="77777777">
        <w:trPr>
          <w:trHeight w:val="580"/>
        </w:trPr>
        <w:tc>
          <w:tcPr>
            <w:tcW w:w="2516" w:type="dxa"/>
            <w:gridSpan w:val="2"/>
          </w:tcPr>
          <w:p w14:paraId="0D676DA4" w14:textId="77777777" w:rsidR="00155260" w:rsidRDefault="00F00BF3">
            <w:pPr>
              <w:pStyle w:val="TableParagraph"/>
              <w:spacing w:line="244" w:lineRule="auto"/>
            </w:pPr>
            <w:r>
              <w:rPr>
                <w:spacing w:val="-2"/>
              </w:rPr>
              <w:t>Weighted</w:t>
            </w:r>
            <w:r>
              <w:rPr>
                <w:spacing w:val="-12"/>
              </w:rPr>
              <w:t xml:space="preserve"> </w:t>
            </w:r>
            <w:r>
              <w:rPr>
                <w:spacing w:val="-2"/>
              </w:rPr>
              <w:t>average</w:t>
            </w:r>
            <w:r>
              <w:rPr>
                <w:spacing w:val="-12"/>
              </w:rPr>
              <w:t xml:space="preserve"> </w:t>
            </w:r>
            <w:r>
              <w:rPr>
                <w:spacing w:val="-2"/>
              </w:rPr>
              <w:t xml:space="preserve">(rank) </w:t>
            </w:r>
            <w:r>
              <w:rPr>
                <w:spacing w:val="-4"/>
              </w:rPr>
              <w:t>[</w:t>
            </w:r>
            <w:hyperlink w:anchor="_bookmark43" w:history="1">
              <w:r>
                <w:rPr>
                  <w:color w:val="008CC0"/>
                  <w:spacing w:val="-4"/>
                </w:rPr>
                <w:t>23</w:t>
              </w:r>
            </w:hyperlink>
            <w:r>
              <w:rPr>
                <w:spacing w:val="-4"/>
              </w:rPr>
              <w:t>]</w:t>
            </w:r>
          </w:p>
        </w:tc>
        <w:tc>
          <w:tcPr>
            <w:tcW w:w="1246" w:type="dxa"/>
            <w:gridSpan w:val="2"/>
          </w:tcPr>
          <w:p w14:paraId="53E5D1AB" w14:textId="77777777" w:rsidR="00155260" w:rsidRDefault="00155260">
            <w:pPr>
              <w:pStyle w:val="TableParagraph"/>
              <w:spacing w:before="0"/>
              <w:ind w:left="0"/>
              <w:rPr>
                <w:sz w:val="20"/>
              </w:rPr>
            </w:pPr>
          </w:p>
        </w:tc>
        <w:tc>
          <w:tcPr>
            <w:tcW w:w="1861" w:type="dxa"/>
          </w:tcPr>
          <w:p w14:paraId="32A96397" w14:textId="77777777" w:rsidR="00155260" w:rsidRDefault="00F00BF3">
            <w:pPr>
              <w:pStyle w:val="TableParagraph"/>
              <w:ind w:left="57"/>
            </w:pPr>
            <w:r>
              <w:rPr>
                <w:spacing w:val="-4"/>
              </w:rPr>
              <w:t>95.3</w:t>
            </w:r>
          </w:p>
        </w:tc>
        <w:tc>
          <w:tcPr>
            <w:tcW w:w="1111" w:type="dxa"/>
          </w:tcPr>
          <w:p w14:paraId="275E62DC" w14:textId="77777777" w:rsidR="00155260" w:rsidRDefault="00F00BF3">
            <w:pPr>
              <w:pStyle w:val="TableParagraph"/>
              <w:ind w:left="143"/>
            </w:pPr>
            <w:r>
              <w:rPr>
                <w:spacing w:val="-5"/>
              </w:rPr>
              <w:t>95</w:t>
            </w:r>
          </w:p>
        </w:tc>
        <w:tc>
          <w:tcPr>
            <w:tcW w:w="1122" w:type="dxa"/>
          </w:tcPr>
          <w:p w14:paraId="6B0364F1" w14:textId="77777777" w:rsidR="00155260" w:rsidRDefault="00F00BF3">
            <w:pPr>
              <w:pStyle w:val="TableParagraph"/>
              <w:ind w:left="154"/>
            </w:pPr>
            <w:r>
              <w:rPr>
                <w:spacing w:val="-5"/>
              </w:rPr>
              <w:t>97</w:t>
            </w:r>
          </w:p>
        </w:tc>
        <w:tc>
          <w:tcPr>
            <w:tcW w:w="1514" w:type="dxa"/>
          </w:tcPr>
          <w:p w14:paraId="7C445547" w14:textId="77777777" w:rsidR="00155260" w:rsidRDefault="00F00BF3">
            <w:pPr>
              <w:pStyle w:val="TableParagraph"/>
              <w:ind w:left="255"/>
            </w:pPr>
            <w:r>
              <w:rPr>
                <w:spacing w:val="-4"/>
              </w:rPr>
              <w:t>95.8</w:t>
            </w:r>
          </w:p>
        </w:tc>
      </w:tr>
      <w:tr w:rsidR="00155260" w14:paraId="5C6978DB" w14:textId="77777777">
        <w:trPr>
          <w:trHeight w:val="354"/>
          <w:trPrChange w:id="158" w:author="GURU PRAKASH G" w:date="2024-01-08T17:56:00Z">
            <w:trPr>
              <w:trHeight w:val="354"/>
            </w:trPr>
          </w:trPrChange>
        </w:trPr>
        <w:tc>
          <w:tcPr>
            <w:tcW w:w="2516" w:type="dxa"/>
            <w:gridSpan w:val="2"/>
            <w:tcBorders>
              <w:bottom w:val="single" w:sz="6" w:space="0" w:color="000000"/>
            </w:tcBorders>
            <w:tcPrChange w:id="159" w:author="GURU PRAKASH G" w:date="2024-01-08T17:56:00Z">
              <w:tcPr>
                <w:tcW w:w="2516" w:type="dxa"/>
                <w:gridSpan w:val="2"/>
                <w:tcBorders>
                  <w:bottom w:val="single" w:sz="6" w:space="0" w:color="000000"/>
                </w:tcBorders>
              </w:tcPr>
            </w:tcPrChange>
          </w:tcPr>
          <w:p w14:paraId="630A0BE7" w14:textId="77777777" w:rsidR="00155260" w:rsidRDefault="00F00BF3">
            <w:pPr>
              <w:pStyle w:val="TableParagraph"/>
            </w:pPr>
            <w:r>
              <w:rPr>
                <w:spacing w:val="-2"/>
              </w:rPr>
              <w:t>Proposed</w:t>
            </w:r>
            <w:r>
              <w:rPr>
                <w:spacing w:val="2"/>
              </w:rPr>
              <w:t xml:space="preserve"> </w:t>
            </w:r>
            <w:r>
              <w:rPr>
                <w:spacing w:val="-2"/>
              </w:rPr>
              <w:t>Approach</w:t>
            </w:r>
          </w:p>
        </w:tc>
        <w:tc>
          <w:tcPr>
            <w:tcW w:w="1246" w:type="dxa"/>
            <w:gridSpan w:val="2"/>
            <w:tcBorders>
              <w:bottom w:val="single" w:sz="6" w:space="0" w:color="000000"/>
            </w:tcBorders>
            <w:tcPrChange w:id="160" w:author="GURU PRAKASH G" w:date="2024-01-08T17:56:00Z">
              <w:tcPr>
                <w:tcW w:w="1246" w:type="dxa"/>
                <w:gridSpan w:val="2"/>
                <w:tcBorders>
                  <w:bottom w:val="single" w:sz="6" w:space="0" w:color="000000"/>
                </w:tcBorders>
              </w:tcPr>
            </w:tcPrChange>
          </w:tcPr>
          <w:p w14:paraId="13777915" w14:textId="77777777" w:rsidR="00155260" w:rsidRDefault="00155260">
            <w:pPr>
              <w:pStyle w:val="TableParagraph"/>
              <w:spacing w:before="0"/>
              <w:ind w:left="0"/>
              <w:rPr>
                <w:sz w:val="20"/>
              </w:rPr>
            </w:pPr>
          </w:p>
        </w:tc>
        <w:tc>
          <w:tcPr>
            <w:tcW w:w="1861" w:type="dxa"/>
            <w:tcBorders>
              <w:bottom w:val="single" w:sz="6" w:space="0" w:color="000000"/>
            </w:tcBorders>
            <w:tcPrChange w:id="161" w:author="GURU PRAKASH G" w:date="2024-01-08T17:56:00Z">
              <w:tcPr>
                <w:tcW w:w="1861" w:type="dxa"/>
                <w:tcBorders>
                  <w:bottom w:val="single" w:sz="6" w:space="0" w:color="000000"/>
                </w:tcBorders>
              </w:tcPr>
            </w:tcPrChange>
          </w:tcPr>
          <w:p w14:paraId="696CDE23" w14:textId="77777777" w:rsidR="00155260" w:rsidRDefault="00F00BF3">
            <w:pPr>
              <w:pStyle w:val="TableParagraph"/>
              <w:ind w:left="57"/>
            </w:pPr>
            <w:r>
              <w:rPr>
                <w:spacing w:val="-4"/>
              </w:rPr>
              <w:t>97.6</w:t>
            </w:r>
          </w:p>
        </w:tc>
        <w:tc>
          <w:tcPr>
            <w:tcW w:w="1111" w:type="dxa"/>
            <w:tcBorders>
              <w:bottom w:val="single" w:sz="6" w:space="0" w:color="000000"/>
            </w:tcBorders>
            <w:tcPrChange w:id="162" w:author="GURU PRAKASH G" w:date="2024-01-08T17:56:00Z">
              <w:tcPr>
                <w:tcW w:w="1111" w:type="dxa"/>
                <w:tcBorders>
                  <w:bottom w:val="single" w:sz="6" w:space="0" w:color="000000"/>
                </w:tcBorders>
              </w:tcPr>
            </w:tcPrChange>
          </w:tcPr>
          <w:p w14:paraId="1092D7CF" w14:textId="77777777" w:rsidR="00155260" w:rsidRDefault="00F00BF3">
            <w:pPr>
              <w:pStyle w:val="TableParagraph"/>
              <w:ind w:left="143"/>
            </w:pPr>
            <w:r>
              <w:rPr>
                <w:spacing w:val="-5"/>
              </w:rPr>
              <w:t>96</w:t>
            </w:r>
          </w:p>
        </w:tc>
        <w:tc>
          <w:tcPr>
            <w:tcW w:w="1122" w:type="dxa"/>
            <w:tcBorders>
              <w:bottom w:val="single" w:sz="6" w:space="0" w:color="000000"/>
            </w:tcBorders>
            <w:tcPrChange w:id="163" w:author="GURU PRAKASH G" w:date="2024-01-08T17:56:00Z">
              <w:tcPr>
                <w:tcW w:w="1122" w:type="dxa"/>
                <w:tcBorders>
                  <w:bottom w:val="single" w:sz="6" w:space="0" w:color="000000"/>
                </w:tcBorders>
              </w:tcPr>
            </w:tcPrChange>
          </w:tcPr>
          <w:p w14:paraId="6C6DD3AC" w14:textId="77777777" w:rsidR="00155260" w:rsidRDefault="00F00BF3">
            <w:pPr>
              <w:pStyle w:val="TableParagraph"/>
              <w:ind w:left="154"/>
            </w:pPr>
            <w:r>
              <w:rPr>
                <w:spacing w:val="-5"/>
              </w:rPr>
              <w:t>98</w:t>
            </w:r>
          </w:p>
        </w:tc>
        <w:tc>
          <w:tcPr>
            <w:tcW w:w="1514" w:type="dxa"/>
            <w:tcBorders>
              <w:bottom w:val="single" w:sz="6" w:space="0" w:color="000000"/>
            </w:tcBorders>
            <w:tcPrChange w:id="164" w:author="GURU PRAKASH G" w:date="2024-01-08T17:56:00Z">
              <w:tcPr>
                <w:tcW w:w="1514" w:type="dxa"/>
                <w:tcBorders>
                  <w:bottom w:val="single" w:sz="6" w:space="0" w:color="000000"/>
                </w:tcBorders>
              </w:tcPr>
            </w:tcPrChange>
          </w:tcPr>
          <w:p w14:paraId="4C5E6585" w14:textId="77777777" w:rsidR="00155260" w:rsidRDefault="00F00BF3">
            <w:pPr>
              <w:pStyle w:val="TableParagraph"/>
              <w:ind w:left="255"/>
            </w:pPr>
            <w:r>
              <w:rPr>
                <w:spacing w:val="-4"/>
              </w:rPr>
              <w:t>98.3</w:t>
            </w:r>
          </w:p>
        </w:tc>
      </w:tr>
      <w:tr w:rsidR="00155260" w14:paraId="39AA9892" w14:textId="77777777">
        <w:trPr>
          <w:trHeight w:val="622"/>
          <w:trPrChange w:id="165" w:author="GURU PRAKASH G" w:date="2024-01-08T17:56:00Z">
            <w:trPr>
              <w:trHeight w:val="622"/>
            </w:trPr>
          </w:trPrChange>
        </w:trPr>
        <w:tc>
          <w:tcPr>
            <w:tcW w:w="9370" w:type="dxa"/>
            <w:gridSpan w:val="8"/>
            <w:tcPrChange w:id="166" w:author="GURU PRAKASH G" w:date="2024-01-08T17:56:00Z">
              <w:tcPr>
                <w:tcW w:w="9370" w:type="dxa"/>
                <w:gridSpan w:val="8"/>
              </w:tcPr>
            </w:tcPrChange>
          </w:tcPr>
          <w:p w14:paraId="554E45B8" w14:textId="77777777" w:rsidR="00155260" w:rsidRDefault="00155260">
            <w:pPr>
              <w:pStyle w:val="TableParagraph"/>
              <w:spacing w:before="7"/>
              <w:ind w:left="0"/>
            </w:pPr>
          </w:p>
          <w:p w14:paraId="36D58DB8" w14:textId="77777777" w:rsidR="00155260" w:rsidRDefault="00F00BF3">
            <w:pPr>
              <w:pStyle w:val="TableParagraph"/>
              <w:spacing w:before="0"/>
              <w:ind w:left="993"/>
            </w:pPr>
            <w:bookmarkStart w:id="167" w:name="_bookmark21"/>
            <w:bookmarkEnd w:id="167"/>
            <w:r>
              <w:t>Table</w:t>
            </w:r>
            <w:r>
              <w:rPr>
                <w:spacing w:val="-1"/>
              </w:rPr>
              <w:t xml:space="preserve"> </w:t>
            </w:r>
            <w:r>
              <w:t>5:</w:t>
            </w:r>
            <w:r>
              <w:rPr>
                <w:spacing w:val="38"/>
              </w:rPr>
              <w:t xml:space="preserve"> </w:t>
            </w:r>
            <w:r>
              <w:t>Compares the performance</w:t>
            </w:r>
            <w:r>
              <w:rPr>
                <w:spacing w:val="1"/>
              </w:rPr>
              <w:t xml:space="preserve"> </w:t>
            </w:r>
            <w:r>
              <w:t>of</w:t>
            </w:r>
            <w:r>
              <w:rPr>
                <w:spacing w:val="-1"/>
              </w:rPr>
              <w:t xml:space="preserve"> </w:t>
            </w:r>
            <w:r>
              <w:t>the</w:t>
            </w:r>
            <w:r>
              <w:rPr>
                <w:spacing w:val="1"/>
              </w:rPr>
              <w:t xml:space="preserve"> </w:t>
            </w:r>
            <w:r>
              <w:t>method</w:t>
            </w:r>
            <w:r>
              <w:rPr>
                <w:spacing w:val="1"/>
              </w:rPr>
              <w:t xml:space="preserve"> </w:t>
            </w:r>
            <w:r>
              <w:t>to that of other similar</w:t>
            </w:r>
            <w:r>
              <w:rPr>
                <w:spacing w:val="1"/>
              </w:rPr>
              <w:t xml:space="preserve"> </w:t>
            </w:r>
            <w:r>
              <w:rPr>
                <w:spacing w:val="-2"/>
              </w:rPr>
              <w:t>methods</w:t>
            </w:r>
          </w:p>
        </w:tc>
      </w:tr>
      <w:tr w:rsidR="00155260" w14:paraId="58D70B4E" w14:textId="77777777">
        <w:trPr>
          <w:trHeight w:val="373"/>
          <w:trPrChange w:id="168" w:author="GURU PRAKASH G" w:date="2024-01-08T17:56:00Z">
            <w:trPr>
              <w:trHeight w:val="373"/>
            </w:trPr>
          </w:trPrChange>
        </w:trPr>
        <w:tc>
          <w:tcPr>
            <w:tcW w:w="1226" w:type="dxa"/>
            <w:tcBorders>
              <w:top w:val="single" w:sz="6" w:space="0" w:color="000000"/>
              <w:bottom w:val="single" w:sz="6" w:space="0" w:color="000000"/>
            </w:tcBorders>
            <w:tcPrChange w:id="169" w:author="GURU PRAKASH G" w:date="2024-01-08T17:56:00Z">
              <w:tcPr>
                <w:tcW w:w="1226" w:type="dxa"/>
                <w:tcBorders>
                  <w:top w:val="single" w:sz="6" w:space="0" w:color="000000"/>
                  <w:bottom w:val="single" w:sz="6" w:space="0" w:color="000000"/>
                </w:tcBorders>
              </w:tcPr>
            </w:tcPrChange>
          </w:tcPr>
          <w:p w14:paraId="60ABF2E0" w14:textId="77777777" w:rsidR="00155260" w:rsidRDefault="00F00BF3">
            <w:pPr>
              <w:pStyle w:val="TableParagraph"/>
              <w:spacing w:before="52"/>
            </w:pPr>
            <w:r>
              <w:rPr>
                <w:spacing w:val="-2"/>
              </w:rPr>
              <w:t>Reference</w:t>
            </w:r>
          </w:p>
        </w:tc>
        <w:tc>
          <w:tcPr>
            <w:tcW w:w="1988" w:type="dxa"/>
            <w:gridSpan w:val="2"/>
            <w:tcBorders>
              <w:top w:val="single" w:sz="6" w:space="0" w:color="000000"/>
              <w:bottom w:val="single" w:sz="6" w:space="0" w:color="000000"/>
            </w:tcBorders>
            <w:tcPrChange w:id="170" w:author="GURU PRAKASH G" w:date="2024-01-08T17:56:00Z">
              <w:tcPr>
                <w:tcW w:w="1988" w:type="dxa"/>
                <w:gridSpan w:val="2"/>
                <w:tcBorders>
                  <w:top w:val="single" w:sz="6" w:space="0" w:color="000000"/>
                  <w:bottom w:val="single" w:sz="6" w:space="0" w:color="000000"/>
                </w:tcBorders>
              </w:tcPr>
            </w:tcPrChange>
          </w:tcPr>
          <w:p w14:paraId="3F917369" w14:textId="77777777" w:rsidR="00155260" w:rsidRDefault="00F00BF3">
            <w:pPr>
              <w:pStyle w:val="TableParagraph"/>
              <w:spacing w:before="52"/>
              <w:ind w:left="220"/>
            </w:pPr>
            <w:r>
              <w:rPr>
                <w:spacing w:val="-2"/>
              </w:rPr>
              <w:t>Identiﬁed</w:t>
            </w:r>
            <w:r>
              <w:rPr>
                <w:spacing w:val="4"/>
              </w:rPr>
              <w:t xml:space="preserve"> </w:t>
            </w:r>
            <w:r>
              <w:rPr>
                <w:spacing w:val="-2"/>
              </w:rPr>
              <w:t>Classes</w:t>
            </w:r>
          </w:p>
        </w:tc>
        <w:tc>
          <w:tcPr>
            <w:tcW w:w="2409" w:type="dxa"/>
            <w:gridSpan w:val="2"/>
            <w:tcBorders>
              <w:top w:val="single" w:sz="6" w:space="0" w:color="000000"/>
              <w:bottom w:val="single" w:sz="6" w:space="0" w:color="000000"/>
            </w:tcBorders>
            <w:tcPrChange w:id="171" w:author="GURU PRAKASH G" w:date="2024-01-08T17:56:00Z">
              <w:tcPr>
                <w:tcW w:w="2409" w:type="dxa"/>
                <w:gridSpan w:val="2"/>
                <w:tcBorders>
                  <w:top w:val="single" w:sz="6" w:space="0" w:color="000000"/>
                  <w:bottom w:val="single" w:sz="6" w:space="0" w:color="000000"/>
                </w:tcBorders>
              </w:tcPr>
            </w:tcPrChange>
          </w:tcPr>
          <w:p w14:paraId="4A055C89" w14:textId="77777777" w:rsidR="00155260" w:rsidRDefault="00F00BF3">
            <w:pPr>
              <w:pStyle w:val="TableParagraph"/>
              <w:spacing w:before="52"/>
              <w:ind w:left="219"/>
            </w:pPr>
            <w:r>
              <w:t>Number</w:t>
            </w:r>
            <w:r>
              <w:rPr>
                <w:spacing w:val="-2"/>
              </w:rPr>
              <w:t xml:space="preserve"> </w:t>
            </w:r>
            <w:r>
              <w:t>of</w:t>
            </w:r>
            <w:r>
              <w:rPr>
                <w:spacing w:val="-2"/>
              </w:rPr>
              <w:t xml:space="preserve"> Samples</w:t>
            </w:r>
          </w:p>
        </w:tc>
        <w:tc>
          <w:tcPr>
            <w:tcW w:w="2233" w:type="dxa"/>
            <w:gridSpan w:val="2"/>
            <w:tcBorders>
              <w:top w:val="single" w:sz="6" w:space="0" w:color="000000"/>
              <w:bottom w:val="single" w:sz="6" w:space="0" w:color="000000"/>
            </w:tcBorders>
            <w:tcPrChange w:id="172" w:author="GURU PRAKASH G" w:date="2024-01-08T17:56:00Z">
              <w:tcPr>
                <w:tcW w:w="2233" w:type="dxa"/>
                <w:gridSpan w:val="2"/>
                <w:tcBorders>
                  <w:top w:val="single" w:sz="6" w:space="0" w:color="000000"/>
                  <w:bottom w:val="single" w:sz="6" w:space="0" w:color="000000"/>
                </w:tcBorders>
              </w:tcPr>
            </w:tcPrChange>
          </w:tcPr>
          <w:p w14:paraId="4ABBC1FF" w14:textId="77777777" w:rsidR="00155260" w:rsidRDefault="00F00BF3">
            <w:pPr>
              <w:pStyle w:val="TableParagraph"/>
              <w:spacing w:before="52"/>
              <w:ind w:left="9"/>
            </w:pPr>
            <w:r>
              <w:rPr>
                <w:spacing w:val="-2"/>
              </w:rPr>
              <w:t>Classiﬁcation</w:t>
            </w:r>
            <w:r>
              <w:rPr>
                <w:spacing w:val="1"/>
              </w:rPr>
              <w:t xml:space="preserve"> </w:t>
            </w:r>
            <w:r>
              <w:rPr>
                <w:spacing w:val="-4"/>
              </w:rPr>
              <w:t>Model</w:t>
            </w:r>
          </w:p>
        </w:tc>
        <w:tc>
          <w:tcPr>
            <w:tcW w:w="1514" w:type="dxa"/>
            <w:tcBorders>
              <w:top w:val="single" w:sz="6" w:space="0" w:color="000000"/>
              <w:bottom w:val="single" w:sz="6" w:space="0" w:color="000000"/>
            </w:tcBorders>
            <w:tcPrChange w:id="173" w:author="GURU PRAKASH G" w:date="2024-01-08T17:56:00Z">
              <w:tcPr>
                <w:tcW w:w="1514" w:type="dxa"/>
                <w:tcBorders>
                  <w:top w:val="single" w:sz="6" w:space="0" w:color="000000"/>
                  <w:bottom w:val="single" w:sz="6" w:space="0" w:color="000000"/>
                </w:tcBorders>
              </w:tcPr>
            </w:tcPrChange>
          </w:tcPr>
          <w:p w14:paraId="200E1F64" w14:textId="77777777" w:rsidR="00155260" w:rsidRDefault="00F00BF3">
            <w:pPr>
              <w:pStyle w:val="TableParagraph"/>
              <w:spacing w:before="52"/>
              <w:ind w:left="31"/>
            </w:pPr>
            <w:r>
              <w:rPr>
                <w:spacing w:val="-2"/>
              </w:rPr>
              <w:t>Accuracy</w:t>
            </w:r>
            <w:r>
              <w:rPr>
                <w:spacing w:val="2"/>
              </w:rPr>
              <w:t xml:space="preserve"> </w:t>
            </w:r>
            <w:r>
              <w:rPr>
                <w:spacing w:val="-5"/>
              </w:rPr>
              <w:t>(%)</w:t>
            </w:r>
          </w:p>
        </w:tc>
      </w:tr>
      <w:tr w:rsidR="00155260" w14:paraId="02A5509E" w14:textId="77777777">
        <w:trPr>
          <w:trHeight w:val="344"/>
        </w:trPr>
        <w:tc>
          <w:tcPr>
            <w:tcW w:w="1226" w:type="dxa"/>
            <w:tcBorders>
              <w:top w:val="single" w:sz="6" w:space="0" w:color="000000"/>
            </w:tcBorders>
          </w:tcPr>
          <w:p w14:paraId="4CD99038" w14:textId="77777777" w:rsidR="00155260" w:rsidRDefault="00F00BF3">
            <w:pPr>
              <w:pStyle w:val="TableParagraph"/>
              <w:spacing w:before="50"/>
            </w:pPr>
            <w:r>
              <w:rPr>
                <w:spacing w:val="-5"/>
              </w:rPr>
              <w:t>[</w:t>
            </w:r>
            <w:hyperlink w:anchor="_bookmark24" w:history="1">
              <w:r>
                <w:rPr>
                  <w:color w:val="008CC0"/>
                  <w:spacing w:val="-5"/>
                </w:rPr>
                <w:t>4</w:t>
              </w:r>
            </w:hyperlink>
            <w:r>
              <w:rPr>
                <w:spacing w:val="-5"/>
              </w:rPr>
              <w:t>]</w:t>
            </w:r>
          </w:p>
        </w:tc>
        <w:tc>
          <w:tcPr>
            <w:tcW w:w="1988" w:type="dxa"/>
            <w:gridSpan w:val="2"/>
            <w:tcBorders>
              <w:top w:val="single" w:sz="6" w:space="0" w:color="000000"/>
            </w:tcBorders>
          </w:tcPr>
          <w:p w14:paraId="517E88DD" w14:textId="77777777" w:rsidR="00155260" w:rsidRDefault="00F00BF3">
            <w:pPr>
              <w:pStyle w:val="TableParagraph"/>
              <w:spacing w:before="50"/>
              <w:ind w:left="220"/>
            </w:pPr>
            <w:r>
              <w:rPr>
                <w:spacing w:val="-5"/>
              </w:rPr>
              <w:t>COVID-CXR</w:t>
            </w:r>
          </w:p>
        </w:tc>
        <w:tc>
          <w:tcPr>
            <w:tcW w:w="2409" w:type="dxa"/>
            <w:gridSpan w:val="2"/>
            <w:tcBorders>
              <w:top w:val="single" w:sz="6" w:space="0" w:color="000000"/>
            </w:tcBorders>
          </w:tcPr>
          <w:p w14:paraId="7E555BED" w14:textId="77777777" w:rsidR="00155260" w:rsidRDefault="00F00BF3">
            <w:pPr>
              <w:pStyle w:val="TableParagraph"/>
              <w:spacing w:before="50"/>
              <w:ind w:left="219"/>
            </w:pPr>
            <w:r>
              <w:rPr>
                <w:spacing w:val="-2"/>
              </w:rPr>
              <w:t>21456</w:t>
            </w:r>
          </w:p>
        </w:tc>
        <w:tc>
          <w:tcPr>
            <w:tcW w:w="2233" w:type="dxa"/>
            <w:gridSpan w:val="2"/>
            <w:tcBorders>
              <w:top w:val="single" w:sz="6" w:space="0" w:color="000000"/>
            </w:tcBorders>
          </w:tcPr>
          <w:p w14:paraId="2BB4848A" w14:textId="77777777" w:rsidR="00155260" w:rsidRDefault="00F00BF3">
            <w:pPr>
              <w:pStyle w:val="TableParagraph"/>
              <w:spacing w:before="50"/>
              <w:ind w:left="9"/>
            </w:pPr>
            <w:r>
              <w:rPr>
                <w:spacing w:val="-2"/>
              </w:rPr>
              <w:t>CovXNet</w:t>
            </w:r>
          </w:p>
        </w:tc>
        <w:tc>
          <w:tcPr>
            <w:tcW w:w="1514" w:type="dxa"/>
            <w:tcBorders>
              <w:top w:val="single" w:sz="6" w:space="0" w:color="000000"/>
            </w:tcBorders>
          </w:tcPr>
          <w:p w14:paraId="474D7C45" w14:textId="77777777" w:rsidR="00155260" w:rsidRDefault="00F00BF3">
            <w:pPr>
              <w:pStyle w:val="TableParagraph"/>
              <w:spacing w:before="50"/>
              <w:ind w:left="31"/>
            </w:pPr>
            <w:r>
              <w:rPr>
                <w:spacing w:val="-2"/>
              </w:rPr>
              <w:t>95.00</w:t>
            </w:r>
          </w:p>
        </w:tc>
      </w:tr>
      <w:tr w:rsidR="00155260" w14:paraId="1AD2F1A6" w14:textId="77777777">
        <w:trPr>
          <w:trHeight w:val="322"/>
        </w:trPr>
        <w:tc>
          <w:tcPr>
            <w:tcW w:w="1226" w:type="dxa"/>
          </w:tcPr>
          <w:p w14:paraId="1B125FF1" w14:textId="77777777" w:rsidR="00155260" w:rsidRDefault="00F00BF3">
            <w:pPr>
              <w:pStyle w:val="TableParagraph"/>
            </w:pPr>
            <w:r>
              <w:rPr>
                <w:spacing w:val="-4"/>
              </w:rPr>
              <w:t>[</w:t>
            </w:r>
            <w:hyperlink w:anchor="_bookmark34" w:history="1">
              <w:r>
                <w:rPr>
                  <w:color w:val="008CC0"/>
                  <w:spacing w:val="-4"/>
                </w:rPr>
                <w:t>14</w:t>
              </w:r>
            </w:hyperlink>
            <w:r>
              <w:rPr>
                <w:spacing w:val="-4"/>
              </w:rPr>
              <w:t>]</w:t>
            </w:r>
          </w:p>
        </w:tc>
        <w:tc>
          <w:tcPr>
            <w:tcW w:w="1988" w:type="dxa"/>
            <w:gridSpan w:val="2"/>
          </w:tcPr>
          <w:p w14:paraId="2AF77047" w14:textId="77777777" w:rsidR="00155260" w:rsidRDefault="00F00BF3">
            <w:pPr>
              <w:pStyle w:val="TableParagraph"/>
              <w:ind w:left="220"/>
            </w:pPr>
            <w:r>
              <w:rPr>
                <w:spacing w:val="-5"/>
              </w:rPr>
              <w:t>COVID-CXR</w:t>
            </w:r>
          </w:p>
        </w:tc>
        <w:tc>
          <w:tcPr>
            <w:tcW w:w="2409" w:type="dxa"/>
            <w:gridSpan w:val="2"/>
          </w:tcPr>
          <w:p w14:paraId="719B2876" w14:textId="77777777" w:rsidR="00155260" w:rsidRDefault="00F00BF3">
            <w:pPr>
              <w:pStyle w:val="TableParagraph"/>
              <w:ind w:left="219"/>
            </w:pPr>
            <w:r>
              <w:rPr>
                <w:spacing w:val="-4"/>
              </w:rPr>
              <w:t>5349</w:t>
            </w:r>
          </w:p>
        </w:tc>
        <w:tc>
          <w:tcPr>
            <w:tcW w:w="2233" w:type="dxa"/>
            <w:gridSpan w:val="2"/>
          </w:tcPr>
          <w:p w14:paraId="686C1A72" w14:textId="77777777" w:rsidR="00155260" w:rsidRDefault="00F00BF3">
            <w:pPr>
              <w:pStyle w:val="TableParagraph"/>
              <w:ind w:left="9"/>
            </w:pPr>
            <w:r>
              <w:rPr>
                <w:spacing w:val="-5"/>
              </w:rPr>
              <w:t>CNN-AD</w:t>
            </w:r>
          </w:p>
        </w:tc>
        <w:tc>
          <w:tcPr>
            <w:tcW w:w="1514" w:type="dxa"/>
          </w:tcPr>
          <w:p w14:paraId="163F70B1" w14:textId="77777777" w:rsidR="00155260" w:rsidRDefault="00F00BF3">
            <w:pPr>
              <w:pStyle w:val="TableParagraph"/>
              <w:ind w:left="31"/>
            </w:pPr>
            <w:r>
              <w:rPr>
                <w:spacing w:val="-2"/>
              </w:rPr>
              <w:t>85.00</w:t>
            </w:r>
          </w:p>
        </w:tc>
      </w:tr>
      <w:tr w:rsidR="00155260" w14:paraId="2C436B49" w14:textId="77777777">
        <w:trPr>
          <w:trHeight w:val="322"/>
        </w:trPr>
        <w:tc>
          <w:tcPr>
            <w:tcW w:w="1226" w:type="dxa"/>
          </w:tcPr>
          <w:p w14:paraId="298D1B63" w14:textId="77777777" w:rsidR="00155260" w:rsidRDefault="00F00BF3">
            <w:pPr>
              <w:pStyle w:val="TableParagraph"/>
            </w:pPr>
            <w:r>
              <w:rPr>
                <w:spacing w:val="-4"/>
              </w:rPr>
              <w:t>[</w:t>
            </w:r>
            <w:hyperlink w:anchor="_bookmark34" w:history="1">
              <w:r>
                <w:rPr>
                  <w:color w:val="008CC0"/>
                  <w:spacing w:val="-4"/>
                </w:rPr>
                <w:t>14</w:t>
              </w:r>
            </w:hyperlink>
            <w:r>
              <w:rPr>
                <w:spacing w:val="-4"/>
              </w:rPr>
              <w:t>]</w:t>
            </w:r>
          </w:p>
        </w:tc>
        <w:tc>
          <w:tcPr>
            <w:tcW w:w="1988" w:type="dxa"/>
            <w:gridSpan w:val="2"/>
          </w:tcPr>
          <w:p w14:paraId="256073A4" w14:textId="77777777" w:rsidR="00155260" w:rsidRDefault="00F00BF3">
            <w:pPr>
              <w:pStyle w:val="TableParagraph"/>
              <w:ind w:left="220"/>
            </w:pPr>
            <w:r>
              <w:rPr>
                <w:spacing w:val="-4"/>
              </w:rPr>
              <w:t>NORMAL-</w:t>
            </w:r>
            <w:r>
              <w:rPr>
                <w:spacing w:val="-5"/>
              </w:rPr>
              <w:t>CXR</w:t>
            </w:r>
          </w:p>
        </w:tc>
        <w:tc>
          <w:tcPr>
            <w:tcW w:w="2409" w:type="dxa"/>
            <w:gridSpan w:val="2"/>
          </w:tcPr>
          <w:p w14:paraId="004129C8" w14:textId="77777777" w:rsidR="00155260" w:rsidRDefault="00F00BF3">
            <w:pPr>
              <w:pStyle w:val="TableParagraph"/>
              <w:ind w:left="219"/>
            </w:pPr>
            <w:r>
              <w:rPr>
                <w:spacing w:val="-4"/>
              </w:rPr>
              <w:t>5349</w:t>
            </w:r>
          </w:p>
        </w:tc>
        <w:tc>
          <w:tcPr>
            <w:tcW w:w="2233" w:type="dxa"/>
            <w:gridSpan w:val="2"/>
          </w:tcPr>
          <w:p w14:paraId="5EEC90E8" w14:textId="77777777" w:rsidR="00155260" w:rsidRDefault="00F00BF3">
            <w:pPr>
              <w:pStyle w:val="TableParagraph"/>
              <w:ind w:left="10"/>
            </w:pPr>
            <w:r>
              <w:rPr>
                <w:spacing w:val="-5"/>
              </w:rPr>
              <w:t>CNN-AD</w:t>
            </w:r>
          </w:p>
        </w:tc>
        <w:tc>
          <w:tcPr>
            <w:tcW w:w="1514" w:type="dxa"/>
          </w:tcPr>
          <w:p w14:paraId="347FF76A" w14:textId="77777777" w:rsidR="00155260" w:rsidRDefault="00F00BF3">
            <w:pPr>
              <w:pStyle w:val="TableParagraph"/>
              <w:ind w:left="31"/>
            </w:pPr>
            <w:r>
              <w:rPr>
                <w:spacing w:val="-2"/>
              </w:rPr>
              <w:t>85.00</w:t>
            </w:r>
          </w:p>
        </w:tc>
      </w:tr>
      <w:tr w:rsidR="00155260" w14:paraId="54922712" w14:textId="77777777">
        <w:trPr>
          <w:trHeight w:val="321"/>
        </w:trPr>
        <w:tc>
          <w:tcPr>
            <w:tcW w:w="1226" w:type="dxa"/>
          </w:tcPr>
          <w:p w14:paraId="317797D4" w14:textId="77777777" w:rsidR="00155260" w:rsidRDefault="00F00BF3">
            <w:pPr>
              <w:pStyle w:val="TableParagraph"/>
            </w:pPr>
            <w:r>
              <w:rPr>
                <w:spacing w:val="-4"/>
              </w:rPr>
              <w:t>[</w:t>
            </w:r>
            <w:hyperlink w:anchor="_bookmark34" w:history="1">
              <w:r>
                <w:rPr>
                  <w:color w:val="008CC0"/>
                  <w:spacing w:val="-4"/>
                </w:rPr>
                <w:t>14</w:t>
              </w:r>
            </w:hyperlink>
            <w:r>
              <w:rPr>
                <w:spacing w:val="-4"/>
              </w:rPr>
              <w:t>]</w:t>
            </w:r>
          </w:p>
        </w:tc>
        <w:tc>
          <w:tcPr>
            <w:tcW w:w="1988" w:type="dxa"/>
            <w:gridSpan w:val="2"/>
          </w:tcPr>
          <w:p w14:paraId="54085E5B" w14:textId="77777777" w:rsidR="00155260" w:rsidRDefault="00F00BF3">
            <w:pPr>
              <w:pStyle w:val="TableParagraph"/>
              <w:ind w:left="220"/>
            </w:pPr>
            <w:r>
              <w:rPr>
                <w:spacing w:val="-5"/>
              </w:rPr>
              <w:t>COVID-CXR</w:t>
            </w:r>
          </w:p>
        </w:tc>
        <w:tc>
          <w:tcPr>
            <w:tcW w:w="2409" w:type="dxa"/>
            <w:gridSpan w:val="2"/>
          </w:tcPr>
          <w:p w14:paraId="6018A7B1" w14:textId="77777777" w:rsidR="00155260" w:rsidRDefault="00F00BF3">
            <w:pPr>
              <w:pStyle w:val="TableParagraph"/>
              <w:ind w:left="219"/>
            </w:pPr>
            <w:r>
              <w:rPr>
                <w:spacing w:val="-4"/>
              </w:rPr>
              <w:t>5349</w:t>
            </w:r>
          </w:p>
        </w:tc>
        <w:tc>
          <w:tcPr>
            <w:tcW w:w="2233" w:type="dxa"/>
            <w:gridSpan w:val="2"/>
          </w:tcPr>
          <w:p w14:paraId="2CE61AF3" w14:textId="77777777" w:rsidR="00155260" w:rsidRDefault="00F00BF3">
            <w:pPr>
              <w:pStyle w:val="TableParagraph"/>
              <w:ind w:left="9"/>
            </w:pPr>
            <w:r>
              <w:rPr>
                <w:spacing w:val="-5"/>
              </w:rPr>
              <w:t>CNN-SA</w:t>
            </w:r>
          </w:p>
        </w:tc>
        <w:tc>
          <w:tcPr>
            <w:tcW w:w="1514" w:type="dxa"/>
          </w:tcPr>
          <w:p w14:paraId="12A4BA77" w14:textId="77777777" w:rsidR="00155260" w:rsidRDefault="00F00BF3">
            <w:pPr>
              <w:pStyle w:val="TableParagraph"/>
              <w:ind w:left="31"/>
            </w:pPr>
            <w:r>
              <w:rPr>
                <w:spacing w:val="-2"/>
              </w:rPr>
              <w:t>95.00</w:t>
            </w:r>
          </w:p>
        </w:tc>
      </w:tr>
      <w:tr w:rsidR="00155260" w14:paraId="14338D69" w14:textId="77777777">
        <w:trPr>
          <w:trHeight w:val="294"/>
        </w:trPr>
        <w:tc>
          <w:tcPr>
            <w:tcW w:w="1226" w:type="dxa"/>
            <w:tcBorders>
              <w:bottom w:val="single" w:sz="6" w:space="0" w:color="000000"/>
            </w:tcBorders>
          </w:tcPr>
          <w:p w14:paraId="05F1AE17" w14:textId="77777777" w:rsidR="00155260" w:rsidRDefault="00F00BF3">
            <w:pPr>
              <w:pStyle w:val="TableParagraph"/>
              <w:spacing w:line="246" w:lineRule="exact"/>
            </w:pPr>
            <w:r>
              <w:rPr>
                <w:spacing w:val="-4"/>
              </w:rPr>
              <w:t>[</w:t>
            </w:r>
            <w:hyperlink w:anchor="_bookmark34" w:history="1">
              <w:r>
                <w:rPr>
                  <w:color w:val="008CC0"/>
                  <w:spacing w:val="-4"/>
                </w:rPr>
                <w:t>14</w:t>
              </w:r>
            </w:hyperlink>
            <w:r>
              <w:rPr>
                <w:spacing w:val="-4"/>
              </w:rPr>
              <w:t>]</w:t>
            </w:r>
          </w:p>
        </w:tc>
        <w:tc>
          <w:tcPr>
            <w:tcW w:w="1988" w:type="dxa"/>
            <w:gridSpan w:val="2"/>
            <w:tcBorders>
              <w:bottom w:val="single" w:sz="6" w:space="0" w:color="000000"/>
            </w:tcBorders>
          </w:tcPr>
          <w:p w14:paraId="23B065F3" w14:textId="77777777" w:rsidR="00155260" w:rsidRDefault="00F00BF3">
            <w:pPr>
              <w:pStyle w:val="TableParagraph"/>
              <w:spacing w:line="246" w:lineRule="exact"/>
              <w:ind w:left="220"/>
            </w:pPr>
            <w:r>
              <w:rPr>
                <w:spacing w:val="-4"/>
              </w:rPr>
              <w:t>NORMAL-</w:t>
            </w:r>
            <w:r>
              <w:rPr>
                <w:spacing w:val="-5"/>
              </w:rPr>
              <w:t>CXR</w:t>
            </w:r>
          </w:p>
        </w:tc>
        <w:tc>
          <w:tcPr>
            <w:tcW w:w="2409" w:type="dxa"/>
            <w:gridSpan w:val="2"/>
            <w:tcBorders>
              <w:bottom w:val="single" w:sz="6" w:space="0" w:color="000000"/>
            </w:tcBorders>
          </w:tcPr>
          <w:p w14:paraId="4143DA98" w14:textId="77777777" w:rsidR="00155260" w:rsidRDefault="00F00BF3">
            <w:pPr>
              <w:pStyle w:val="TableParagraph"/>
              <w:spacing w:line="246" w:lineRule="exact"/>
              <w:ind w:left="219"/>
            </w:pPr>
            <w:r>
              <w:rPr>
                <w:spacing w:val="-4"/>
              </w:rPr>
              <w:t>5349</w:t>
            </w:r>
          </w:p>
        </w:tc>
        <w:tc>
          <w:tcPr>
            <w:tcW w:w="2233" w:type="dxa"/>
            <w:gridSpan w:val="2"/>
            <w:tcBorders>
              <w:bottom w:val="single" w:sz="6" w:space="0" w:color="000000"/>
            </w:tcBorders>
          </w:tcPr>
          <w:p w14:paraId="6325BF5A" w14:textId="77777777" w:rsidR="00155260" w:rsidRDefault="00F00BF3">
            <w:pPr>
              <w:pStyle w:val="TableParagraph"/>
              <w:spacing w:line="246" w:lineRule="exact"/>
              <w:ind w:left="10"/>
            </w:pPr>
            <w:r>
              <w:rPr>
                <w:spacing w:val="-5"/>
              </w:rPr>
              <w:t>CNN-SA</w:t>
            </w:r>
          </w:p>
        </w:tc>
        <w:tc>
          <w:tcPr>
            <w:tcW w:w="1514" w:type="dxa"/>
            <w:tcBorders>
              <w:bottom w:val="single" w:sz="6" w:space="0" w:color="000000"/>
            </w:tcBorders>
          </w:tcPr>
          <w:p w14:paraId="3A2ABA22" w14:textId="77777777" w:rsidR="00155260" w:rsidRDefault="00F00BF3">
            <w:pPr>
              <w:pStyle w:val="TableParagraph"/>
              <w:spacing w:line="246" w:lineRule="exact"/>
              <w:ind w:left="31"/>
            </w:pPr>
            <w:r>
              <w:rPr>
                <w:spacing w:val="-2"/>
              </w:rPr>
              <w:t>95.00</w:t>
            </w:r>
          </w:p>
        </w:tc>
      </w:tr>
    </w:tbl>
    <w:p w14:paraId="18C4AD91" w14:textId="77777777" w:rsidR="00155260" w:rsidRDefault="00F00BF3">
      <w:pPr>
        <w:spacing w:before="46"/>
        <w:ind w:right="935"/>
        <w:jc w:val="right"/>
        <w:rPr>
          <w:sz w:val="18"/>
        </w:rPr>
      </w:pPr>
      <w:r>
        <w:rPr>
          <w:spacing w:val="-4"/>
          <w:sz w:val="18"/>
        </w:rPr>
        <w:t>(Continued</w:t>
      </w:r>
      <w:r>
        <w:rPr>
          <w:spacing w:val="-11"/>
          <w:sz w:val="18"/>
        </w:rPr>
        <w:t xml:space="preserve"> </w:t>
      </w:r>
      <w:r>
        <w:rPr>
          <w:spacing w:val="-10"/>
          <w:sz w:val="18"/>
        </w:rPr>
        <w:t>)</w:t>
      </w:r>
    </w:p>
    <w:p w14:paraId="4C4364E6" w14:textId="77777777" w:rsidR="00155260" w:rsidRDefault="00155260">
      <w:pPr>
        <w:jc w:val="right"/>
        <w:rPr>
          <w:sz w:val="18"/>
        </w:rPr>
        <w:sectPr w:rsidR="00155260">
          <w:pgSz w:w="12240" w:h="15840"/>
          <w:pgMar w:top="1600" w:right="500" w:bottom="280" w:left="680" w:header="1410" w:footer="0" w:gutter="0"/>
          <w:cols w:space="720"/>
        </w:sectPr>
      </w:pPr>
    </w:p>
    <w:p w14:paraId="5082A17F" w14:textId="77777777" w:rsidR="00155260" w:rsidRDefault="00155260">
      <w:pPr>
        <w:pStyle w:val="BodyText"/>
        <w:rPr>
          <w:sz w:val="20"/>
        </w:rPr>
      </w:pPr>
    </w:p>
    <w:p w14:paraId="3E7A6C17" w14:textId="77777777" w:rsidR="00155260" w:rsidRDefault="00155260">
      <w:pPr>
        <w:pStyle w:val="BodyText"/>
        <w:spacing w:before="7"/>
        <w:rPr>
          <w:sz w:val="23"/>
        </w:rPr>
      </w:pPr>
    </w:p>
    <w:p w14:paraId="799177DB" w14:textId="1891D6F5" w:rsidR="00155260" w:rsidRDefault="00BF4B2A">
      <w:pPr>
        <w:pStyle w:val="BodyText"/>
        <w:spacing w:line="20" w:lineRule="exact"/>
        <w:ind w:left="760"/>
        <w:rPr>
          <w:sz w:val="2"/>
        </w:rPr>
      </w:pPr>
      <w:r>
        <w:rPr>
          <w:noProof/>
          <w:sz w:val="2"/>
          <w:lang w:val="en-IN" w:eastAsia="en-IN" w:bidi="ta-IN"/>
        </w:rPr>
        <mc:AlternateContent>
          <mc:Choice Requires="wpg">
            <w:drawing>
              <wp:inline distT="0" distB="0" distL="0" distR="0" wp14:anchorId="3A9C76D7" wp14:editId="58D5AE70">
                <wp:extent cx="5946140" cy="6985"/>
                <wp:effectExtent l="0" t="1270" r="635" b="1270"/>
                <wp:docPr id="1906848729"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6985"/>
                          <a:chOff x="0" y="0"/>
                          <a:chExt cx="9364" cy="11"/>
                        </a:xfrm>
                      </wpg:grpSpPr>
                      <wps:wsp>
                        <wps:cNvPr id="1949975730" name="docshape29"/>
                        <wps:cNvSpPr>
                          <a:spLocks noChangeArrowheads="1"/>
                        </wps:cNvSpPr>
                        <wps:spPr bwMode="auto">
                          <a:xfrm>
                            <a:off x="0" y="0"/>
                            <a:ext cx="9364"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95DD027" id="docshapegroup28" o:spid="_x0000_s1026" style="width:468.2pt;height:.55pt;mso-position-horizontal-relative:char;mso-position-vertical-relative:line" coordsize="93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">
                <v:rect id="docshape29" o:spid="_x0000_s1027" style="position:absolute;width:936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" fillcolor="black" stroked="f"/>
                <w10:anchorlock/>
              </v:group>
            </w:pict>
          </mc:Fallback>
        </mc:AlternateContent>
      </w:r>
    </w:p>
    <w:p w14:paraId="5CB01407" w14:textId="77777777" w:rsidR="00155260" w:rsidRDefault="00F00BF3">
      <w:pPr>
        <w:spacing w:before="41"/>
        <w:ind w:left="959"/>
        <w:rPr>
          <w:sz w:val="18"/>
        </w:rPr>
      </w:pPr>
      <w:bookmarkStart w:id="174" w:name="Conclusion"/>
      <w:bookmarkStart w:id="175" w:name="flink7"/>
      <w:bookmarkStart w:id="176" w:name="References"/>
      <w:bookmarkEnd w:id="174"/>
      <w:bookmarkEnd w:id="175"/>
      <w:bookmarkEnd w:id="176"/>
      <w:r>
        <w:rPr>
          <w:sz w:val="18"/>
        </w:rPr>
        <w:t>Table</w:t>
      </w:r>
      <w:r>
        <w:rPr>
          <w:spacing w:val="17"/>
          <w:sz w:val="18"/>
        </w:rPr>
        <w:t xml:space="preserve"> </w:t>
      </w:r>
      <w:r>
        <w:rPr>
          <w:sz w:val="18"/>
        </w:rPr>
        <w:t>5</w:t>
      </w:r>
      <w:r>
        <w:rPr>
          <w:spacing w:val="58"/>
          <w:sz w:val="18"/>
        </w:rPr>
        <w:t xml:space="preserve"> </w:t>
      </w:r>
      <w:r>
        <w:rPr>
          <w:sz w:val="18"/>
        </w:rPr>
        <w:t>(continued</w:t>
      </w:r>
      <w:r>
        <w:rPr>
          <w:spacing w:val="-22"/>
          <w:sz w:val="18"/>
        </w:rPr>
        <w:t xml:space="preserve"> </w:t>
      </w:r>
      <w:r>
        <w:rPr>
          <w:spacing w:val="-5"/>
          <w:sz w:val="18"/>
        </w:rPr>
        <w:t>).</w:t>
      </w:r>
    </w:p>
    <w:p w14:paraId="69FD39F7" w14:textId="77777777" w:rsidR="00155260" w:rsidRDefault="00155260">
      <w:pPr>
        <w:pStyle w:val="BodyText"/>
        <w:spacing w:before="9" w:after="1"/>
        <w:rPr>
          <w:sz w:val="10"/>
        </w:rPr>
      </w:pPr>
    </w:p>
    <w:tbl>
      <w:tblPr>
        <w:tblW w:w="0" w:type="auto"/>
        <w:tblInd w:w="767" w:type="dxa"/>
        <w:tblLayout w:type="fixed"/>
        <w:tblCellMar>
          <w:left w:w="0" w:type="dxa"/>
          <w:right w:w="0" w:type="dxa"/>
        </w:tblCellMar>
        <w:tblLook w:val="01E0" w:firstRow="1" w:lastRow="1" w:firstColumn="1" w:lastColumn="1" w:noHBand="0" w:noVBand="0"/>
        <w:tblPrChange w:id="177" w:author="GURU PRAKASH G" w:date="2024-01-08T17:56:00Z">
          <w:tblPr>
            <w:tblW w:w="0" w:type="auto"/>
            <w:tblInd w:w="767" w:type="dxa"/>
            <w:tblLayout w:type="fixed"/>
            <w:tblCellMar>
              <w:left w:w="0" w:type="dxa"/>
              <w:right w:w="0" w:type="dxa"/>
            </w:tblCellMar>
            <w:tblLook w:val="01E0" w:firstRow="1" w:lastRow="1" w:firstColumn="1" w:lastColumn="1" w:noHBand="0" w:noVBand="0"/>
          </w:tblPr>
        </w:tblPrChange>
      </w:tblPr>
      <w:tblGrid>
        <w:gridCol w:w="1226"/>
        <w:gridCol w:w="1987"/>
        <w:gridCol w:w="2199"/>
        <w:gridCol w:w="2253"/>
        <w:gridCol w:w="1697"/>
        <w:tblGridChange w:id="178">
          <w:tblGrid>
            <w:gridCol w:w="1226"/>
            <w:gridCol w:w="1987"/>
            <w:gridCol w:w="2199"/>
            <w:gridCol w:w="2253"/>
            <w:gridCol w:w="1697"/>
          </w:tblGrid>
        </w:tblGridChange>
      </w:tblGrid>
      <w:tr w:rsidR="00155260" w14:paraId="55C1EBF1" w14:textId="77777777">
        <w:trPr>
          <w:trHeight w:val="373"/>
          <w:trPrChange w:id="179" w:author="GURU PRAKASH G" w:date="2024-01-08T17:56:00Z">
            <w:trPr>
              <w:trHeight w:val="373"/>
            </w:trPr>
          </w:trPrChange>
        </w:trPr>
        <w:tc>
          <w:tcPr>
            <w:tcW w:w="1226" w:type="dxa"/>
            <w:tcBorders>
              <w:top w:val="single" w:sz="6" w:space="0" w:color="000000"/>
              <w:bottom w:val="single" w:sz="6" w:space="0" w:color="000000"/>
            </w:tcBorders>
            <w:tcPrChange w:id="180" w:author="GURU PRAKASH G" w:date="2024-01-08T17:56:00Z">
              <w:tcPr>
                <w:tcW w:w="1226" w:type="dxa"/>
                <w:tcBorders>
                  <w:top w:val="single" w:sz="6" w:space="0" w:color="000000"/>
                  <w:bottom w:val="single" w:sz="6" w:space="0" w:color="000000"/>
                </w:tcBorders>
              </w:tcPr>
            </w:tcPrChange>
          </w:tcPr>
          <w:p w14:paraId="32A5A860" w14:textId="77777777" w:rsidR="00155260" w:rsidRDefault="00F00BF3">
            <w:pPr>
              <w:pStyle w:val="TableParagraph"/>
              <w:spacing w:before="52"/>
            </w:pPr>
            <w:r>
              <w:rPr>
                <w:spacing w:val="-2"/>
              </w:rPr>
              <w:t>Reference</w:t>
            </w:r>
          </w:p>
        </w:tc>
        <w:tc>
          <w:tcPr>
            <w:tcW w:w="1987" w:type="dxa"/>
            <w:tcBorders>
              <w:top w:val="single" w:sz="6" w:space="0" w:color="000000"/>
              <w:bottom w:val="single" w:sz="6" w:space="0" w:color="000000"/>
            </w:tcBorders>
            <w:tcPrChange w:id="181" w:author="GURU PRAKASH G" w:date="2024-01-08T17:56:00Z">
              <w:tcPr>
                <w:tcW w:w="1987" w:type="dxa"/>
                <w:tcBorders>
                  <w:top w:val="single" w:sz="6" w:space="0" w:color="000000"/>
                  <w:bottom w:val="single" w:sz="6" w:space="0" w:color="000000"/>
                </w:tcBorders>
              </w:tcPr>
            </w:tcPrChange>
          </w:tcPr>
          <w:p w14:paraId="18393714" w14:textId="77777777" w:rsidR="00155260" w:rsidRDefault="00F00BF3">
            <w:pPr>
              <w:pStyle w:val="TableParagraph"/>
              <w:spacing w:before="52"/>
              <w:ind w:left="220"/>
            </w:pPr>
            <w:r>
              <w:rPr>
                <w:spacing w:val="-2"/>
              </w:rPr>
              <w:t>Identiﬁed</w:t>
            </w:r>
            <w:r>
              <w:rPr>
                <w:spacing w:val="4"/>
              </w:rPr>
              <w:t xml:space="preserve"> </w:t>
            </w:r>
            <w:r>
              <w:rPr>
                <w:spacing w:val="-2"/>
              </w:rPr>
              <w:t>Classes</w:t>
            </w:r>
          </w:p>
        </w:tc>
        <w:tc>
          <w:tcPr>
            <w:tcW w:w="2199" w:type="dxa"/>
            <w:tcBorders>
              <w:top w:val="single" w:sz="6" w:space="0" w:color="000000"/>
              <w:bottom w:val="single" w:sz="6" w:space="0" w:color="000000"/>
            </w:tcBorders>
            <w:tcPrChange w:id="182" w:author="GURU PRAKASH G" w:date="2024-01-08T17:56:00Z">
              <w:tcPr>
                <w:tcW w:w="2199" w:type="dxa"/>
                <w:tcBorders>
                  <w:top w:val="single" w:sz="6" w:space="0" w:color="000000"/>
                  <w:bottom w:val="single" w:sz="6" w:space="0" w:color="000000"/>
                </w:tcBorders>
              </w:tcPr>
            </w:tcPrChange>
          </w:tcPr>
          <w:p w14:paraId="6602C9B0" w14:textId="77777777" w:rsidR="00155260" w:rsidRDefault="00F00BF3">
            <w:pPr>
              <w:pStyle w:val="TableParagraph"/>
              <w:spacing w:before="52"/>
              <w:ind w:left="220"/>
            </w:pPr>
            <w:r>
              <w:t>Number</w:t>
            </w:r>
            <w:r>
              <w:rPr>
                <w:spacing w:val="-2"/>
              </w:rPr>
              <w:t xml:space="preserve"> </w:t>
            </w:r>
            <w:r>
              <w:t>of</w:t>
            </w:r>
            <w:r>
              <w:rPr>
                <w:spacing w:val="-2"/>
              </w:rPr>
              <w:t xml:space="preserve"> Samples</w:t>
            </w:r>
          </w:p>
        </w:tc>
        <w:tc>
          <w:tcPr>
            <w:tcW w:w="2253" w:type="dxa"/>
            <w:tcBorders>
              <w:top w:val="single" w:sz="6" w:space="0" w:color="000000"/>
              <w:bottom w:val="single" w:sz="6" w:space="0" w:color="000000"/>
            </w:tcBorders>
            <w:tcPrChange w:id="183" w:author="GURU PRAKASH G" w:date="2024-01-08T17:56:00Z">
              <w:tcPr>
                <w:tcW w:w="2253" w:type="dxa"/>
                <w:tcBorders>
                  <w:top w:val="single" w:sz="6" w:space="0" w:color="000000"/>
                  <w:bottom w:val="single" w:sz="6" w:space="0" w:color="000000"/>
                </w:tcBorders>
              </w:tcPr>
            </w:tcPrChange>
          </w:tcPr>
          <w:p w14:paraId="14005376" w14:textId="77777777" w:rsidR="00155260" w:rsidRDefault="00F00BF3">
            <w:pPr>
              <w:pStyle w:val="TableParagraph"/>
              <w:spacing w:before="52"/>
              <w:ind w:left="220"/>
            </w:pPr>
            <w:r>
              <w:rPr>
                <w:spacing w:val="-2"/>
              </w:rPr>
              <w:t>Classiﬁcation</w:t>
            </w:r>
            <w:r>
              <w:rPr>
                <w:spacing w:val="1"/>
              </w:rPr>
              <w:t xml:space="preserve"> </w:t>
            </w:r>
            <w:r>
              <w:rPr>
                <w:spacing w:val="-4"/>
              </w:rPr>
              <w:t>Model</w:t>
            </w:r>
          </w:p>
        </w:tc>
        <w:tc>
          <w:tcPr>
            <w:tcW w:w="1697" w:type="dxa"/>
            <w:tcBorders>
              <w:top w:val="single" w:sz="6" w:space="0" w:color="000000"/>
              <w:bottom w:val="single" w:sz="6" w:space="0" w:color="000000"/>
            </w:tcBorders>
            <w:tcPrChange w:id="184" w:author="GURU PRAKASH G" w:date="2024-01-08T17:56:00Z">
              <w:tcPr>
                <w:tcW w:w="1697" w:type="dxa"/>
                <w:tcBorders>
                  <w:top w:val="single" w:sz="6" w:space="0" w:color="000000"/>
                  <w:bottom w:val="single" w:sz="6" w:space="0" w:color="000000"/>
                </w:tcBorders>
              </w:tcPr>
            </w:tcPrChange>
          </w:tcPr>
          <w:p w14:paraId="6B8E8645" w14:textId="77777777" w:rsidR="00155260" w:rsidRDefault="00F00BF3">
            <w:pPr>
              <w:pStyle w:val="TableParagraph"/>
              <w:spacing w:before="52"/>
              <w:ind w:left="222"/>
            </w:pPr>
            <w:r>
              <w:rPr>
                <w:spacing w:val="-2"/>
              </w:rPr>
              <w:t>Accuracy</w:t>
            </w:r>
            <w:r>
              <w:rPr>
                <w:spacing w:val="2"/>
              </w:rPr>
              <w:t xml:space="preserve"> </w:t>
            </w:r>
            <w:r>
              <w:rPr>
                <w:spacing w:val="-5"/>
              </w:rPr>
              <w:t>(%)</w:t>
            </w:r>
          </w:p>
        </w:tc>
      </w:tr>
      <w:tr w:rsidR="00155260" w14:paraId="2FE72AAF" w14:textId="77777777">
        <w:trPr>
          <w:trHeight w:val="344"/>
        </w:trPr>
        <w:tc>
          <w:tcPr>
            <w:tcW w:w="1226" w:type="dxa"/>
            <w:tcBorders>
              <w:top w:val="single" w:sz="6" w:space="0" w:color="000000"/>
            </w:tcBorders>
          </w:tcPr>
          <w:p w14:paraId="0B856587" w14:textId="77777777" w:rsidR="00155260" w:rsidRDefault="00F00BF3">
            <w:pPr>
              <w:pStyle w:val="TableParagraph"/>
              <w:spacing w:before="50"/>
            </w:pPr>
            <w:r>
              <w:rPr>
                <w:spacing w:val="-4"/>
              </w:rPr>
              <w:t>[</w:t>
            </w:r>
            <w:hyperlink w:anchor="_bookmark35" w:history="1">
              <w:r>
                <w:rPr>
                  <w:color w:val="008CC0"/>
                  <w:spacing w:val="-4"/>
                </w:rPr>
                <w:t>15</w:t>
              </w:r>
            </w:hyperlink>
            <w:r>
              <w:rPr>
                <w:spacing w:val="-4"/>
              </w:rPr>
              <w:t>]</w:t>
            </w:r>
          </w:p>
        </w:tc>
        <w:tc>
          <w:tcPr>
            <w:tcW w:w="1987" w:type="dxa"/>
            <w:tcBorders>
              <w:top w:val="single" w:sz="6" w:space="0" w:color="000000"/>
            </w:tcBorders>
          </w:tcPr>
          <w:p w14:paraId="1794B1E1" w14:textId="77777777" w:rsidR="00155260" w:rsidRDefault="00F00BF3">
            <w:pPr>
              <w:pStyle w:val="TableParagraph"/>
              <w:spacing w:before="50"/>
              <w:ind w:left="220"/>
            </w:pPr>
            <w:r>
              <w:rPr>
                <w:spacing w:val="-5"/>
              </w:rPr>
              <w:t>COVID-CXR</w:t>
            </w:r>
          </w:p>
        </w:tc>
        <w:tc>
          <w:tcPr>
            <w:tcW w:w="2199" w:type="dxa"/>
            <w:tcBorders>
              <w:top w:val="single" w:sz="6" w:space="0" w:color="000000"/>
            </w:tcBorders>
          </w:tcPr>
          <w:p w14:paraId="3E78C34E" w14:textId="77777777" w:rsidR="00155260" w:rsidRDefault="00F00BF3">
            <w:pPr>
              <w:pStyle w:val="TableParagraph"/>
              <w:spacing w:before="50"/>
              <w:ind w:left="220"/>
            </w:pPr>
            <w:r>
              <w:rPr>
                <w:spacing w:val="-4"/>
              </w:rPr>
              <w:t>6432</w:t>
            </w:r>
          </w:p>
        </w:tc>
        <w:tc>
          <w:tcPr>
            <w:tcW w:w="2253" w:type="dxa"/>
            <w:tcBorders>
              <w:top w:val="single" w:sz="6" w:space="0" w:color="000000"/>
            </w:tcBorders>
          </w:tcPr>
          <w:p w14:paraId="39E95483" w14:textId="77777777" w:rsidR="00155260" w:rsidRDefault="00F00BF3">
            <w:pPr>
              <w:pStyle w:val="TableParagraph"/>
              <w:spacing w:before="50"/>
              <w:ind w:left="220"/>
            </w:pPr>
            <w:r>
              <w:rPr>
                <w:spacing w:val="-2"/>
              </w:rPr>
              <w:t>VGG16</w:t>
            </w:r>
          </w:p>
        </w:tc>
        <w:tc>
          <w:tcPr>
            <w:tcW w:w="1697" w:type="dxa"/>
            <w:tcBorders>
              <w:top w:val="single" w:sz="6" w:space="0" w:color="000000"/>
            </w:tcBorders>
          </w:tcPr>
          <w:p w14:paraId="475C02E0" w14:textId="77777777" w:rsidR="00155260" w:rsidRDefault="00F00BF3">
            <w:pPr>
              <w:pStyle w:val="TableParagraph"/>
              <w:spacing w:before="50"/>
              <w:ind w:left="222"/>
            </w:pPr>
            <w:r>
              <w:rPr>
                <w:spacing w:val="-2"/>
              </w:rPr>
              <w:t>91.69</w:t>
            </w:r>
          </w:p>
        </w:tc>
      </w:tr>
      <w:tr w:rsidR="00155260" w14:paraId="6A2025E4" w14:textId="77777777">
        <w:trPr>
          <w:trHeight w:val="322"/>
        </w:trPr>
        <w:tc>
          <w:tcPr>
            <w:tcW w:w="1226" w:type="dxa"/>
          </w:tcPr>
          <w:p w14:paraId="525D5736" w14:textId="77777777" w:rsidR="00155260" w:rsidRDefault="00F00BF3">
            <w:pPr>
              <w:pStyle w:val="TableParagraph"/>
            </w:pPr>
            <w:r>
              <w:rPr>
                <w:spacing w:val="-4"/>
              </w:rPr>
              <w:t>[</w:t>
            </w:r>
            <w:hyperlink w:anchor="_bookmark36" w:history="1">
              <w:r>
                <w:rPr>
                  <w:color w:val="008CC0"/>
                  <w:spacing w:val="-4"/>
                </w:rPr>
                <w:t>16</w:t>
              </w:r>
            </w:hyperlink>
            <w:r>
              <w:rPr>
                <w:spacing w:val="-4"/>
              </w:rPr>
              <w:t>]</w:t>
            </w:r>
          </w:p>
        </w:tc>
        <w:tc>
          <w:tcPr>
            <w:tcW w:w="1987" w:type="dxa"/>
          </w:tcPr>
          <w:p w14:paraId="61E79213" w14:textId="77777777" w:rsidR="00155260" w:rsidRDefault="00F00BF3">
            <w:pPr>
              <w:pStyle w:val="TableParagraph"/>
              <w:ind w:left="220"/>
            </w:pPr>
            <w:r>
              <w:rPr>
                <w:spacing w:val="-5"/>
              </w:rPr>
              <w:t>COVID-CXR</w:t>
            </w:r>
          </w:p>
        </w:tc>
        <w:tc>
          <w:tcPr>
            <w:tcW w:w="2199" w:type="dxa"/>
          </w:tcPr>
          <w:p w14:paraId="0BDBCC7B" w14:textId="77777777" w:rsidR="00155260" w:rsidRDefault="00F00BF3">
            <w:pPr>
              <w:pStyle w:val="TableParagraph"/>
              <w:ind w:left="220"/>
            </w:pPr>
            <w:r>
              <w:rPr>
                <w:spacing w:val="-4"/>
              </w:rPr>
              <w:t>3000</w:t>
            </w:r>
          </w:p>
        </w:tc>
        <w:tc>
          <w:tcPr>
            <w:tcW w:w="2253" w:type="dxa"/>
          </w:tcPr>
          <w:p w14:paraId="0A403B8A" w14:textId="77777777" w:rsidR="00155260" w:rsidRDefault="00F00BF3">
            <w:pPr>
              <w:pStyle w:val="TableParagraph"/>
              <w:ind w:left="220"/>
            </w:pPr>
            <w:r>
              <w:rPr>
                <w:spacing w:val="-5"/>
              </w:rPr>
              <w:t>RF</w:t>
            </w:r>
          </w:p>
        </w:tc>
        <w:tc>
          <w:tcPr>
            <w:tcW w:w="1697" w:type="dxa"/>
          </w:tcPr>
          <w:p w14:paraId="5D38E117" w14:textId="77777777" w:rsidR="00155260" w:rsidRDefault="00F00BF3">
            <w:pPr>
              <w:pStyle w:val="TableParagraph"/>
              <w:ind w:left="222"/>
            </w:pPr>
            <w:r>
              <w:rPr>
                <w:spacing w:val="-2"/>
              </w:rPr>
              <w:t>89.41</w:t>
            </w:r>
          </w:p>
        </w:tc>
      </w:tr>
      <w:tr w:rsidR="00155260" w14:paraId="53720949" w14:textId="77777777">
        <w:trPr>
          <w:trHeight w:val="322"/>
        </w:trPr>
        <w:tc>
          <w:tcPr>
            <w:tcW w:w="1226" w:type="dxa"/>
          </w:tcPr>
          <w:p w14:paraId="6E5A834D" w14:textId="77777777" w:rsidR="00155260" w:rsidRDefault="00F00BF3">
            <w:pPr>
              <w:pStyle w:val="TableParagraph"/>
            </w:pPr>
            <w:r>
              <w:rPr>
                <w:spacing w:val="-4"/>
              </w:rPr>
              <w:t>[</w:t>
            </w:r>
            <w:hyperlink w:anchor="_bookmark36" w:history="1">
              <w:r>
                <w:rPr>
                  <w:color w:val="008CC0"/>
                  <w:spacing w:val="-4"/>
                </w:rPr>
                <w:t>16</w:t>
              </w:r>
            </w:hyperlink>
            <w:r>
              <w:rPr>
                <w:spacing w:val="-4"/>
              </w:rPr>
              <w:t>]</w:t>
            </w:r>
          </w:p>
        </w:tc>
        <w:tc>
          <w:tcPr>
            <w:tcW w:w="1987" w:type="dxa"/>
          </w:tcPr>
          <w:p w14:paraId="216C1B42" w14:textId="77777777" w:rsidR="00155260" w:rsidRDefault="00F00BF3">
            <w:pPr>
              <w:pStyle w:val="TableParagraph"/>
              <w:ind w:left="220"/>
            </w:pPr>
            <w:r>
              <w:rPr>
                <w:spacing w:val="-5"/>
              </w:rPr>
              <w:t>COVID-CXR</w:t>
            </w:r>
          </w:p>
        </w:tc>
        <w:tc>
          <w:tcPr>
            <w:tcW w:w="2199" w:type="dxa"/>
          </w:tcPr>
          <w:p w14:paraId="4B5E773C" w14:textId="77777777" w:rsidR="00155260" w:rsidRDefault="00F00BF3">
            <w:pPr>
              <w:pStyle w:val="TableParagraph"/>
              <w:ind w:left="220"/>
            </w:pPr>
            <w:r>
              <w:rPr>
                <w:spacing w:val="-4"/>
              </w:rPr>
              <w:t>3000</w:t>
            </w:r>
          </w:p>
        </w:tc>
        <w:tc>
          <w:tcPr>
            <w:tcW w:w="2253" w:type="dxa"/>
          </w:tcPr>
          <w:p w14:paraId="021124D9" w14:textId="77777777" w:rsidR="00155260" w:rsidRDefault="00F00BF3">
            <w:pPr>
              <w:pStyle w:val="TableParagraph"/>
              <w:ind w:left="220"/>
            </w:pPr>
            <w:r>
              <w:rPr>
                <w:spacing w:val="-5"/>
              </w:rPr>
              <w:t>LR</w:t>
            </w:r>
          </w:p>
        </w:tc>
        <w:tc>
          <w:tcPr>
            <w:tcW w:w="1697" w:type="dxa"/>
          </w:tcPr>
          <w:p w14:paraId="66BF4975" w14:textId="77777777" w:rsidR="00155260" w:rsidRDefault="00F00BF3">
            <w:pPr>
              <w:pStyle w:val="TableParagraph"/>
              <w:ind w:left="222"/>
            </w:pPr>
            <w:r>
              <w:rPr>
                <w:spacing w:val="-2"/>
              </w:rPr>
              <w:t>88.36</w:t>
            </w:r>
          </w:p>
        </w:tc>
      </w:tr>
      <w:tr w:rsidR="00155260" w14:paraId="4CFC6216" w14:textId="77777777">
        <w:trPr>
          <w:trHeight w:val="322"/>
        </w:trPr>
        <w:tc>
          <w:tcPr>
            <w:tcW w:w="1226" w:type="dxa"/>
          </w:tcPr>
          <w:p w14:paraId="58DB290F" w14:textId="77777777" w:rsidR="00155260" w:rsidRDefault="00F00BF3">
            <w:pPr>
              <w:pStyle w:val="TableParagraph"/>
            </w:pPr>
            <w:r>
              <w:rPr>
                <w:spacing w:val="-4"/>
              </w:rPr>
              <w:t>[</w:t>
            </w:r>
            <w:hyperlink w:anchor="_bookmark36" w:history="1">
              <w:r>
                <w:rPr>
                  <w:color w:val="008CC0"/>
                  <w:spacing w:val="-4"/>
                </w:rPr>
                <w:t>16</w:t>
              </w:r>
            </w:hyperlink>
            <w:r>
              <w:rPr>
                <w:spacing w:val="-4"/>
              </w:rPr>
              <w:t>]</w:t>
            </w:r>
          </w:p>
        </w:tc>
        <w:tc>
          <w:tcPr>
            <w:tcW w:w="1987" w:type="dxa"/>
          </w:tcPr>
          <w:p w14:paraId="6AC301BC" w14:textId="77777777" w:rsidR="00155260" w:rsidRDefault="00F00BF3">
            <w:pPr>
              <w:pStyle w:val="TableParagraph"/>
              <w:ind w:left="220"/>
            </w:pPr>
            <w:r>
              <w:rPr>
                <w:spacing w:val="-5"/>
              </w:rPr>
              <w:t>COVID-CXR</w:t>
            </w:r>
          </w:p>
        </w:tc>
        <w:tc>
          <w:tcPr>
            <w:tcW w:w="2199" w:type="dxa"/>
          </w:tcPr>
          <w:p w14:paraId="5626689B" w14:textId="77777777" w:rsidR="00155260" w:rsidRDefault="00F00BF3">
            <w:pPr>
              <w:pStyle w:val="TableParagraph"/>
              <w:ind w:left="220"/>
            </w:pPr>
            <w:r>
              <w:rPr>
                <w:spacing w:val="-4"/>
              </w:rPr>
              <w:t>3000</w:t>
            </w:r>
          </w:p>
        </w:tc>
        <w:tc>
          <w:tcPr>
            <w:tcW w:w="2253" w:type="dxa"/>
          </w:tcPr>
          <w:p w14:paraId="1A87DDF3" w14:textId="77777777" w:rsidR="00155260" w:rsidRDefault="00F00BF3">
            <w:pPr>
              <w:pStyle w:val="TableParagraph"/>
              <w:ind w:left="220"/>
            </w:pPr>
            <w:r>
              <w:rPr>
                <w:spacing w:val="-5"/>
              </w:rPr>
              <w:t>KNN</w:t>
            </w:r>
          </w:p>
        </w:tc>
        <w:tc>
          <w:tcPr>
            <w:tcW w:w="1697" w:type="dxa"/>
          </w:tcPr>
          <w:p w14:paraId="695A6C5F" w14:textId="77777777" w:rsidR="00155260" w:rsidRDefault="00F00BF3">
            <w:pPr>
              <w:pStyle w:val="TableParagraph"/>
              <w:ind w:left="222"/>
            </w:pPr>
            <w:r>
              <w:rPr>
                <w:spacing w:val="-2"/>
              </w:rPr>
              <w:t>69.25</w:t>
            </w:r>
          </w:p>
        </w:tc>
      </w:tr>
      <w:tr w:rsidR="00155260" w14:paraId="2B27D379" w14:textId="77777777">
        <w:trPr>
          <w:trHeight w:val="321"/>
        </w:trPr>
        <w:tc>
          <w:tcPr>
            <w:tcW w:w="1226" w:type="dxa"/>
          </w:tcPr>
          <w:p w14:paraId="094BBD36" w14:textId="77777777" w:rsidR="00155260" w:rsidRDefault="00F00BF3">
            <w:pPr>
              <w:pStyle w:val="TableParagraph"/>
            </w:pPr>
            <w:r>
              <w:rPr>
                <w:spacing w:val="-4"/>
              </w:rPr>
              <w:t>[</w:t>
            </w:r>
            <w:hyperlink w:anchor="_bookmark36" w:history="1">
              <w:r>
                <w:rPr>
                  <w:color w:val="008CC0"/>
                  <w:spacing w:val="-4"/>
                </w:rPr>
                <w:t>16</w:t>
              </w:r>
            </w:hyperlink>
            <w:r>
              <w:rPr>
                <w:spacing w:val="-4"/>
              </w:rPr>
              <w:t>]</w:t>
            </w:r>
          </w:p>
        </w:tc>
        <w:tc>
          <w:tcPr>
            <w:tcW w:w="1987" w:type="dxa"/>
          </w:tcPr>
          <w:p w14:paraId="39A68494" w14:textId="77777777" w:rsidR="00155260" w:rsidRDefault="00F00BF3">
            <w:pPr>
              <w:pStyle w:val="TableParagraph"/>
              <w:ind w:left="220"/>
            </w:pPr>
            <w:r>
              <w:rPr>
                <w:spacing w:val="-5"/>
              </w:rPr>
              <w:t>COVID-CXR</w:t>
            </w:r>
          </w:p>
        </w:tc>
        <w:tc>
          <w:tcPr>
            <w:tcW w:w="2199" w:type="dxa"/>
          </w:tcPr>
          <w:p w14:paraId="4438F1F0" w14:textId="77777777" w:rsidR="00155260" w:rsidRDefault="00F00BF3">
            <w:pPr>
              <w:pStyle w:val="TableParagraph"/>
              <w:ind w:left="220"/>
            </w:pPr>
            <w:r>
              <w:rPr>
                <w:spacing w:val="-4"/>
              </w:rPr>
              <w:t>3000</w:t>
            </w:r>
          </w:p>
        </w:tc>
        <w:tc>
          <w:tcPr>
            <w:tcW w:w="2253" w:type="dxa"/>
          </w:tcPr>
          <w:p w14:paraId="57A66BAA" w14:textId="77777777" w:rsidR="00155260" w:rsidRDefault="00F00BF3">
            <w:pPr>
              <w:pStyle w:val="TableParagraph"/>
              <w:ind w:left="220"/>
            </w:pPr>
            <w:r>
              <w:rPr>
                <w:spacing w:val="-2"/>
              </w:rPr>
              <w:t>DenseNet</w:t>
            </w:r>
          </w:p>
        </w:tc>
        <w:tc>
          <w:tcPr>
            <w:tcW w:w="1697" w:type="dxa"/>
          </w:tcPr>
          <w:p w14:paraId="267D2CAE" w14:textId="77777777" w:rsidR="00155260" w:rsidRDefault="00F00BF3">
            <w:pPr>
              <w:pStyle w:val="TableParagraph"/>
              <w:ind w:left="222"/>
            </w:pPr>
            <w:r>
              <w:rPr>
                <w:spacing w:val="-2"/>
              </w:rPr>
              <w:t>85.73</w:t>
            </w:r>
          </w:p>
        </w:tc>
      </w:tr>
      <w:tr w:rsidR="00155260" w14:paraId="487C2E08" w14:textId="77777777">
        <w:trPr>
          <w:trHeight w:val="353"/>
          <w:trPrChange w:id="185" w:author="GURU PRAKASH G" w:date="2024-01-08T17:56:00Z">
            <w:trPr>
              <w:trHeight w:val="353"/>
            </w:trPr>
          </w:trPrChange>
        </w:trPr>
        <w:tc>
          <w:tcPr>
            <w:tcW w:w="1226" w:type="dxa"/>
            <w:tcBorders>
              <w:bottom w:val="single" w:sz="6" w:space="0" w:color="000000"/>
            </w:tcBorders>
            <w:tcPrChange w:id="186" w:author="GURU PRAKASH G" w:date="2024-01-08T17:56:00Z">
              <w:tcPr>
                <w:tcW w:w="1226" w:type="dxa"/>
                <w:tcBorders>
                  <w:bottom w:val="single" w:sz="6" w:space="0" w:color="000000"/>
                </w:tcBorders>
              </w:tcPr>
            </w:tcPrChange>
          </w:tcPr>
          <w:p w14:paraId="31E88EA4" w14:textId="77777777" w:rsidR="00155260" w:rsidRDefault="00F00BF3">
            <w:pPr>
              <w:pStyle w:val="TableParagraph"/>
            </w:pPr>
            <w:r>
              <w:rPr>
                <w:spacing w:val="-2"/>
              </w:rPr>
              <w:t>Proposed</w:t>
            </w:r>
          </w:p>
        </w:tc>
        <w:tc>
          <w:tcPr>
            <w:tcW w:w="1987" w:type="dxa"/>
            <w:tcBorders>
              <w:bottom w:val="single" w:sz="6" w:space="0" w:color="000000"/>
            </w:tcBorders>
            <w:tcPrChange w:id="187" w:author="GURU PRAKASH G" w:date="2024-01-08T17:56:00Z">
              <w:tcPr>
                <w:tcW w:w="1987" w:type="dxa"/>
                <w:tcBorders>
                  <w:bottom w:val="single" w:sz="6" w:space="0" w:color="000000"/>
                </w:tcBorders>
              </w:tcPr>
            </w:tcPrChange>
          </w:tcPr>
          <w:p w14:paraId="41B50092" w14:textId="77777777" w:rsidR="00155260" w:rsidRDefault="00F00BF3">
            <w:pPr>
              <w:pStyle w:val="TableParagraph"/>
              <w:ind w:left="220"/>
            </w:pPr>
            <w:r>
              <w:rPr>
                <w:spacing w:val="-5"/>
              </w:rPr>
              <w:t>COVID-CXR</w:t>
            </w:r>
          </w:p>
        </w:tc>
        <w:tc>
          <w:tcPr>
            <w:tcW w:w="2199" w:type="dxa"/>
            <w:tcBorders>
              <w:bottom w:val="single" w:sz="6" w:space="0" w:color="000000"/>
            </w:tcBorders>
            <w:tcPrChange w:id="188" w:author="GURU PRAKASH G" w:date="2024-01-08T17:56:00Z">
              <w:tcPr>
                <w:tcW w:w="2199" w:type="dxa"/>
                <w:tcBorders>
                  <w:bottom w:val="single" w:sz="6" w:space="0" w:color="000000"/>
                </w:tcBorders>
              </w:tcPr>
            </w:tcPrChange>
          </w:tcPr>
          <w:p w14:paraId="57E3B675" w14:textId="77777777" w:rsidR="00155260" w:rsidRDefault="00F00BF3">
            <w:pPr>
              <w:pStyle w:val="TableParagraph"/>
              <w:ind w:left="220"/>
            </w:pPr>
            <w:r>
              <w:rPr>
                <w:spacing w:val="-4"/>
              </w:rPr>
              <w:t>5668</w:t>
            </w:r>
          </w:p>
        </w:tc>
        <w:tc>
          <w:tcPr>
            <w:tcW w:w="2253" w:type="dxa"/>
            <w:tcBorders>
              <w:bottom w:val="single" w:sz="6" w:space="0" w:color="000000"/>
            </w:tcBorders>
            <w:tcPrChange w:id="189" w:author="GURU PRAKASH G" w:date="2024-01-08T17:56:00Z">
              <w:tcPr>
                <w:tcW w:w="2253" w:type="dxa"/>
                <w:tcBorders>
                  <w:bottom w:val="single" w:sz="6" w:space="0" w:color="000000"/>
                </w:tcBorders>
              </w:tcPr>
            </w:tcPrChange>
          </w:tcPr>
          <w:p w14:paraId="55DB830A" w14:textId="77777777" w:rsidR="00155260" w:rsidRDefault="00F00BF3">
            <w:pPr>
              <w:pStyle w:val="TableParagraph"/>
              <w:ind w:left="220"/>
            </w:pPr>
            <w:r>
              <w:rPr>
                <w:spacing w:val="-5"/>
              </w:rPr>
              <w:t>CNN</w:t>
            </w:r>
          </w:p>
        </w:tc>
        <w:tc>
          <w:tcPr>
            <w:tcW w:w="1697" w:type="dxa"/>
            <w:tcBorders>
              <w:bottom w:val="single" w:sz="6" w:space="0" w:color="000000"/>
            </w:tcBorders>
            <w:tcPrChange w:id="190" w:author="GURU PRAKASH G" w:date="2024-01-08T17:56:00Z">
              <w:tcPr>
                <w:tcW w:w="1697" w:type="dxa"/>
                <w:tcBorders>
                  <w:bottom w:val="single" w:sz="6" w:space="0" w:color="000000"/>
                </w:tcBorders>
              </w:tcPr>
            </w:tcPrChange>
          </w:tcPr>
          <w:p w14:paraId="613EFCFC" w14:textId="77777777" w:rsidR="00155260" w:rsidRDefault="00F00BF3">
            <w:pPr>
              <w:pStyle w:val="TableParagraph"/>
              <w:ind w:left="222"/>
            </w:pPr>
            <w:r>
              <w:rPr>
                <w:spacing w:val="-4"/>
              </w:rPr>
              <w:t>98.3</w:t>
            </w:r>
          </w:p>
        </w:tc>
      </w:tr>
    </w:tbl>
    <w:p w14:paraId="5EFEC49E" w14:textId="77777777" w:rsidR="00155260" w:rsidRDefault="00F00BF3">
      <w:pPr>
        <w:spacing w:before="12"/>
        <w:ind w:left="760"/>
        <w:rPr>
          <w:sz w:val="16"/>
        </w:rPr>
      </w:pPr>
      <w:r>
        <w:rPr>
          <w:rFonts w:ascii="Arial" w:hAnsi="Arial"/>
          <w:sz w:val="16"/>
        </w:rPr>
        <w:t>“–”</w:t>
      </w:r>
      <w:r>
        <w:rPr>
          <w:rFonts w:ascii="Arial" w:hAnsi="Arial"/>
          <w:spacing w:val="-6"/>
          <w:sz w:val="16"/>
        </w:rPr>
        <w:t xml:space="preserve"> </w:t>
      </w:r>
      <w:r>
        <w:rPr>
          <w:sz w:val="16"/>
        </w:rPr>
        <w:t>denotes</w:t>
      </w:r>
      <w:r>
        <w:rPr>
          <w:spacing w:val="-2"/>
          <w:sz w:val="16"/>
        </w:rPr>
        <w:t xml:space="preserve"> </w:t>
      </w:r>
      <w:r>
        <w:rPr>
          <w:sz w:val="16"/>
        </w:rPr>
        <w:t>that</w:t>
      </w:r>
      <w:r>
        <w:rPr>
          <w:spacing w:val="-1"/>
          <w:sz w:val="16"/>
        </w:rPr>
        <w:t xml:space="preserve"> </w:t>
      </w:r>
      <w:r>
        <w:rPr>
          <w:sz w:val="16"/>
        </w:rPr>
        <w:t>the</w:t>
      </w:r>
      <w:r>
        <w:rPr>
          <w:spacing w:val="-2"/>
          <w:sz w:val="16"/>
        </w:rPr>
        <w:t xml:space="preserve"> </w:t>
      </w:r>
      <w:r>
        <w:rPr>
          <w:sz w:val="16"/>
        </w:rPr>
        <w:t>information</w:t>
      </w:r>
      <w:r>
        <w:rPr>
          <w:spacing w:val="-3"/>
          <w:sz w:val="16"/>
        </w:rPr>
        <w:t xml:space="preserve"> </w:t>
      </w:r>
      <w:r>
        <w:rPr>
          <w:sz w:val="16"/>
        </w:rPr>
        <w:t>is not</w:t>
      </w:r>
      <w:r>
        <w:rPr>
          <w:spacing w:val="-2"/>
          <w:sz w:val="16"/>
        </w:rPr>
        <w:t xml:space="preserve"> </w:t>
      </w:r>
      <w:r>
        <w:rPr>
          <w:sz w:val="16"/>
        </w:rPr>
        <w:t>mentioned</w:t>
      </w:r>
      <w:r>
        <w:rPr>
          <w:spacing w:val="-2"/>
          <w:sz w:val="16"/>
        </w:rPr>
        <w:t xml:space="preserve"> </w:t>
      </w:r>
      <w:r>
        <w:rPr>
          <w:sz w:val="16"/>
        </w:rPr>
        <w:t>in</w:t>
      </w:r>
      <w:r>
        <w:rPr>
          <w:spacing w:val="-1"/>
          <w:sz w:val="16"/>
        </w:rPr>
        <w:t xml:space="preserve"> </w:t>
      </w:r>
      <w:r>
        <w:rPr>
          <w:sz w:val="16"/>
        </w:rPr>
        <w:t>the</w:t>
      </w:r>
      <w:r>
        <w:rPr>
          <w:spacing w:val="-1"/>
          <w:sz w:val="16"/>
        </w:rPr>
        <w:t xml:space="preserve"> </w:t>
      </w:r>
      <w:r>
        <w:rPr>
          <w:sz w:val="16"/>
        </w:rPr>
        <w:t>associated</w:t>
      </w:r>
      <w:r>
        <w:rPr>
          <w:spacing w:val="-2"/>
          <w:sz w:val="16"/>
        </w:rPr>
        <w:t xml:space="preserve"> paper.</w:t>
      </w:r>
    </w:p>
    <w:p w14:paraId="6EC9C7D3" w14:textId="77777777" w:rsidR="00155260" w:rsidRDefault="00155260">
      <w:pPr>
        <w:pStyle w:val="BodyText"/>
        <w:spacing w:before="2"/>
        <w:rPr>
          <w:sz w:val="14"/>
        </w:rPr>
      </w:pPr>
    </w:p>
    <w:p w14:paraId="4E03CF1B" w14:textId="77777777" w:rsidR="00CF2AEF" w:rsidRDefault="00CF2AEF">
      <w:pPr>
        <w:pStyle w:val="BodyText"/>
        <w:spacing w:before="2"/>
        <w:rPr>
          <w:sz w:val="14"/>
        </w:rPr>
      </w:pPr>
    </w:p>
    <w:p w14:paraId="032D168E" w14:textId="77777777" w:rsidR="00CF2AEF" w:rsidRDefault="00CF2AEF">
      <w:pPr>
        <w:pStyle w:val="BodyText"/>
        <w:spacing w:before="2"/>
        <w:rPr>
          <w:sz w:val="14"/>
        </w:rPr>
      </w:pPr>
    </w:p>
    <w:p w14:paraId="73C6ED98" w14:textId="77777777" w:rsidR="00E96882" w:rsidRDefault="00E96882" w:rsidP="00E96882">
      <w:pPr>
        <w:pStyle w:val="ListParagraph"/>
        <w:numPr>
          <w:ilvl w:val="0"/>
          <w:numId w:val="3"/>
        </w:numPr>
        <w:tabs>
          <w:tab w:val="left" w:pos="838"/>
        </w:tabs>
        <w:spacing w:before="206" w:line="228" w:lineRule="auto"/>
        <w:ind w:right="134" w:hanging="164"/>
        <w:rPr>
          <w:sz w:val="20"/>
        </w:rPr>
      </w:pPr>
      <w:r>
        <w:rPr>
          <w:i/>
          <w:sz w:val="20"/>
        </w:rPr>
        <w:t>Real-Time</w:t>
      </w:r>
      <w:r>
        <w:rPr>
          <w:i/>
          <w:spacing w:val="-13"/>
          <w:sz w:val="20"/>
        </w:rPr>
        <w:t xml:space="preserve"> </w:t>
      </w:r>
      <w:r>
        <w:rPr>
          <w:i/>
          <w:sz w:val="20"/>
        </w:rPr>
        <w:t>Reverse</w:t>
      </w:r>
      <w:r>
        <w:rPr>
          <w:i/>
          <w:spacing w:val="-12"/>
          <w:sz w:val="20"/>
        </w:rPr>
        <w:t xml:space="preserve"> </w:t>
      </w:r>
      <w:r>
        <w:rPr>
          <w:i/>
          <w:sz w:val="20"/>
        </w:rPr>
        <w:t>Transcription</w:t>
      </w:r>
      <w:r>
        <w:rPr>
          <w:i/>
          <w:spacing w:val="-13"/>
          <w:sz w:val="20"/>
        </w:rPr>
        <w:t xml:space="preserve"> </w:t>
      </w:r>
      <w:r>
        <w:rPr>
          <w:i/>
          <w:sz w:val="20"/>
        </w:rPr>
        <w:t>Polymerase</w:t>
      </w:r>
      <w:r>
        <w:rPr>
          <w:i/>
          <w:spacing w:val="-12"/>
          <w:sz w:val="20"/>
        </w:rPr>
        <w:t xml:space="preserve"> </w:t>
      </w:r>
      <w:r>
        <w:rPr>
          <w:i/>
          <w:sz w:val="20"/>
        </w:rPr>
        <w:t>Chain</w:t>
      </w:r>
      <w:r>
        <w:rPr>
          <w:i/>
          <w:spacing w:val="-13"/>
          <w:sz w:val="20"/>
        </w:rPr>
        <w:t xml:space="preserve"> </w:t>
      </w:r>
      <w:r>
        <w:rPr>
          <w:i/>
          <w:sz w:val="20"/>
        </w:rPr>
        <w:t>Reaction</w:t>
      </w:r>
      <w:r>
        <w:rPr>
          <w:sz w:val="20"/>
        </w:rPr>
        <w:t>:</w:t>
      </w:r>
      <w:r>
        <w:rPr>
          <w:spacing w:val="-12"/>
          <w:sz w:val="20"/>
        </w:rPr>
        <w:t xml:space="preserve"> </w:t>
      </w:r>
      <w:r>
        <w:rPr>
          <w:sz w:val="20"/>
        </w:rPr>
        <w:t>the</w:t>
      </w:r>
      <w:r>
        <w:rPr>
          <w:spacing w:val="-13"/>
          <w:sz w:val="20"/>
        </w:rPr>
        <w:t xml:space="preserve"> </w:t>
      </w:r>
      <w:r>
        <w:rPr>
          <w:sz w:val="20"/>
        </w:rPr>
        <w:t>viral</w:t>
      </w:r>
      <w:r>
        <w:rPr>
          <w:spacing w:val="-12"/>
          <w:sz w:val="20"/>
        </w:rPr>
        <w:t xml:space="preserve"> </w:t>
      </w:r>
      <w:r>
        <w:rPr>
          <w:sz w:val="20"/>
        </w:rPr>
        <w:t>gene</w:t>
      </w:r>
      <w:r>
        <w:rPr>
          <w:spacing w:val="-13"/>
          <w:sz w:val="20"/>
        </w:rPr>
        <w:t xml:space="preserve"> </w:t>
      </w:r>
      <w:r>
        <w:rPr>
          <w:sz w:val="20"/>
        </w:rPr>
        <w:t>detection</w:t>
      </w:r>
      <w:r>
        <w:rPr>
          <w:spacing w:val="-12"/>
          <w:sz w:val="20"/>
        </w:rPr>
        <w:t xml:space="preserve"> </w:t>
      </w:r>
      <w:r>
        <w:rPr>
          <w:sz w:val="20"/>
        </w:rPr>
        <w:t>by</w:t>
      </w:r>
      <w:r>
        <w:rPr>
          <w:spacing w:val="-13"/>
          <w:sz w:val="20"/>
        </w:rPr>
        <w:t xml:space="preserve"> </w:t>
      </w:r>
      <w:r>
        <w:rPr>
          <w:sz w:val="20"/>
        </w:rPr>
        <w:t>Real-Time</w:t>
      </w:r>
      <w:r>
        <w:rPr>
          <w:spacing w:val="-12"/>
          <w:sz w:val="20"/>
        </w:rPr>
        <w:t xml:space="preserve"> </w:t>
      </w:r>
      <w:r>
        <w:rPr>
          <w:sz w:val="20"/>
        </w:rPr>
        <w:t xml:space="preserve">Reverse </w:t>
      </w:r>
      <w:r>
        <w:rPr>
          <w:spacing w:val="-2"/>
          <w:sz w:val="20"/>
        </w:rPr>
        <w:t>Transcription</w:t>
      </w:r>
      <w:r>
        <w:rPr>
          <w:spacing w:val="-5"/>
          <w:sz w:val="20"/>
        </w:rPr>
        <w:t xml:space="preserve"> </w:t>
      </w:r>
      <w:r>
        <w:rPr>
          <w:spacing w:val="-2"/>
          <w:sz w:val="20"/>
        </w:rPr>
        <w:t>Polymerase</w:t>
      </w:r>
      <w:r>
        <w:rPr>
          <w:spacing w:val="-6"/>
          <w:sz w:val="20"/>
        </w:rPr>
        <w:t xml:space="preserve"> </w:t>
      </w:r>
      <w:r>
        <w:rPr>
          <w:spacing w:val="-2"/>
          <w:sz w:val="20"/>
        </w:rPr>
        <w:t>Chain</w:t>
      </w:r>
      <w:r>
        <w:rPr>
          <w:spacing w:val="-5"/>
          <w:sz w:val="20"/>
        </w:rPr>
        <w:t xml:space="preserve"> </w:t>
      </w:r>
      <w:r>
        <w:rPr>
          <w:spacing w:val="-2"/>
          <w:sz w:val="20"/>
        </w:rPr>
        <w:t>Reaction</w:t>
      </w:r>
      <w:r>
        <w:rPr>
          <w:spacing w:val="-6"/>
          <w:sz w:val="20"/>
        </w:rPr>
        <w:t xml:space="preserve"> </w:t>
      </w:r>
      <w:r>
        <w:rPr>
          <w:spacing w:val="-2"/>
          <w:sz w:val="20"/>
        </w:rPr>
        <w:t>(RT-PCR)</w:t>
      </w:r>
      <w:r>
        <w:rPr>
          <w:spacing w:val="-6"/>
          <w:sz w:val="20"/>
        </w:rPr>
        <w:t xml:space="preserve"> </w:t>
      </w:r>
      <w:r>
        <w:rPr>
          <w:spacing w:val="-2"/>
          <w:sz w:val="20"/>
        </w:rPr>
        <w:t>is</w:t>
      </w:r>
      <w:r>
        <w:rPr>
          <w:spacing w:val="-5"/>
          <w:sz w:val="20"/>
        </w:rPr>
        <w:t xml:space="preserve"> </w:t>
      </w:r>
      <w:r>
        <w:rPr>
          <w:spacing w:val="-2"/>
          <w:sz w:val="20"/>
        </w:rPr>
        <w:t>very</w:t>
      </w:r>
      <w:r>
        <w:rPr>
          <w:spacing w:val="-5"/>
          <w:sz w:val="20"/>
        </w:rPr>
        <w:t xml:space="preserve"> </w:t>
      </w:r>
      <w:r>
        <w:rPr>
          <w:spacing w:val="-2"/>
          <w:sz w:val="20"/>
        </w:rPr>
        <w:t>sensitive</w:t>
      </w:r>
      <w:r>
        <w:rPr>
          <w:spacing w:val="-5"/>
          <w:sz w:val="20"/>
        </w:rPr>
        <w:t xml:space="preserve"> </w:t>
      </w:r>
      <w:r>
        <w:rPr>
          <w:spacing w:val="-2"/>
          <w:sz w:val="20"/>
        </w:rPr>
        <w:t>because</w:t>
      </w:r>
      <w:r>
        <w:rPr>
          <w:spacing w:val="-6"/>
          <w:sz w:val="20"/>
        </w:rPr>
        <w:t xml:space="preserve"> </w:t>
      </w:r>
      <w:r>
        <w:rPr>
          <w:spacing w:val="-2"/>
          <w:sz w:val="20"/>
        </w:rPr>
        <w:t>it</w:t>
      </w:r>
      <w:r>
        <w:rPr>
          <w:spacing w:val="-5"/>
          <w:sz w:val="20"/>
        </w:rPr>
        <w:t xml:space="preserve"> </w:t>
      </w:r>
      <w:r>
        <w:rPr>
          <w:spacing w:val="-2"/>
          <w:sz w:val="20"/>
        </w:rPr>
        <w:t>can</w:t>
      </w:r>
      <w:r>
        <w:rPr>
          <w:spacing w:val="-6"/>
          <w:sz w:val="20"/>
        </w:rPr>
        <w:t xml:space="preserve"> </w:t>
      </w:r>
      <w:r>
        <w:rPr>
          <w:spacing w:val="-2"/>
          <w:sz w:val="20"/>
        </w:rPr>
        <w:t>detect</w:t>
      </w:r>
      <w:r>
        <w:rPr>
          <w:spacing w:val="-6"/>
          <w:sz w:val="20"/>
        </w:rPr>
        <w:t xml:space="preserve"> </w:t>
      </w:r>
      <w:r>
        <w:rPr>
          <w:spacing w:val="-2"/>
          <w:sz w:val="20"/>
        </w:rPr>
        <w:t>a</w:t>
      </w:r>
      <w:r>
        <w:rPr>
          <w:spacing w:val="-5"/>
          <w:sz w:val="20"/>
        </w:rPr>
        <w:t xml:space="preserve"> </w:t>
      </w:r>
      <w:r>
        <w:rPr>
          <w:spacing w:val="-2"/>
          <w:sz w:val="20"/>
        </w:rPr>
        <w:t>copy</w:t>
      </w:r>
      <w:r>
        <w:rPr>
          <w:spacing w:val="-6"/>
          <w:sz w:val="20"/>
        </w:rPr>
        <w:t xml:space="preserve"> </w:t>
      </w:r>
      <w:r>
        <w:rPr>
          <w:spacing w:val="-2"/>
          <w:sz w:val="20"/>
        </w:rPr>
        <w:t>of</w:t>
      </w:r>
      <w:r>
        <w:rPr>
          <w:spacing w:val="-5"/>
          <w:sz w:val="20"/>
        </w:rPr>
        <w:t xml:space="preserve"> </w:t>
      </w:r>
      <w:r>
        <w:rPr>
          <w:spacing w:val="-2"/>
          <w:sz w:val="20"/>
        </w:rPr>
        <w:t>a</w:t>
      </w:r>
      <w:r>
        <w:rPr>
          <w:spacing w:val="-6"/>
          <w:sz w:val="20"/>
        </w:rPr>
        <w:t xml:space="preserve"> </w:t>
      </w:r>
      <w:r>
        <w:rPr>
          <w:spacing w:val="-2"/>
          <w:sz w:val="20"/>
        </w:rPr>
        <w:t xml:space="preserve">specific </w:t>
      </w:r>
      <w:r>
        <w:rPr>
          <w:sz w:val="20"/>
        </w:rPr>
        <w:t xml:space="preserve">genomic sequence, which has lead to the development of many commercial technologies that use nasal or nasopharyngeal swabs along with RT-PCR for COVID-19 detection </w:t>
      </w:r>
      <w:hyperlink w:anchor="_bookmark16" w:history="1">
        <w:r>
          <w:rPr>
            <w:sz w:val="20"/>
          </w:rPr>
          <w:t>[Yüce et al.,</w:t>
        </w:r>
      </w:hyperlink>
      <w:r>
        <w:rPr>
          <w:sz w:val="20"/>
        </w:rPr>
        <w:t xml:space="preserve"> </w:t>
      </w:r>
      <w:hyperlink w:anchor="_bookmark16" w:history="1">
        <w:r>
          <w:rPr>
            <w:sz w:val="20"/>
          </w:rPr>
          <w:t>2021].</w:t>
        </w:r>
      </w:hyperlink>
    </w:p>
    <w:p w14:paraId="3195E046" w14:textId="77777777" w:rsidR="00E96882" w:rsidRDefault="00E96882" w:rsidP="00E96882">
      <w:pPr>
        <w:pStyle w:val="BodyText"/>
        <w:spacing w:before="38" w:line="228" w:lineRule="auto"/>
        <w:ind w:left="822" w:right="113" w:firstLine="14"/>
        <w:jc w:val="both"/>
      </w:pPr>
      <w:r>
        <w:t>However,</w:t>
      </w:r>
      <w:r>
        <w:rPr>
          <w:spacing w:val="-12"/>
        </w:rPr>
        <w:t xml:space="preserve"> </w:t>
      </w:r>
      <w:r>
        <w:t>the</w:t>
      </w:r>
      <w:r>
        <w:rPr>
          <w:spacing w:val="-11"/>
        </w:rPr>
        <w:t xml:space="preserve"> </w:t>
      </w:r>
      <w:r>
        <w:t>detection</w:t>
      </w:r>
      <w:r>
        <w:rPr>
          <w:spacing w:val="-12"/>
        </w:rPr>
        <w:t xml:space="preserve"> </w:t>
      </w:r>
      <w:r>
        <w:t>of</w:t>
      </w:r>
      <w:r>
        <w:rPr>
          <w:spacing w:val="-12"/>
        </w:rPr>
        <w:t xml:space="preserve"> </w:t>
      </w:r>
      <w:r>
        <w:t>COVID-19</w:t>
      </w:r>
      <w:r>
        <w:rPr>
          <w:spacing w:val="-11"/>
        </w:rPr>
        <w:t xml:space="preserve"> </w:t>
      </w:r>
      <w:r>
        <w:t>using</w:t>
      </w:r>
      <w:r>
        <w:rPr>
          <w:spacing w:val="-12"/>
        </w:rPr>
        <w:t xml:space="preserve"> </w:t>
      </w:r>
      <w:r>
        <w:t>RT-PCR</w:t>
      </w:r>
      <w:r>
        <w:rPr>
          <w:spacing w:val="-12"/>
        </w:rPr>
        <w:t xml:space="preserve"> </w:t>
      </w:r>
      <w:r>
        <w:t>is</w:t>
      </w:r>
      <w:r>
        <w:rPr>
          <w:spacing w:val="-12"/>
        </w:rPr>
        <w:t xml:space="preserve"> </w:t>
      </w:r>
      <w:r>
        <w:t>complex,</w:t>
      </w:r>
      <w:r>
        <w:rPr>
          <w:spacing w:val="-11"/>
        </w:rPr>
        <w:t xml:space="preserve"> </w:t>
      </w:r>
      <w:r>
        <w:t>the</w:t>
      </w:r>
      <w:r>
        <w:rPr>
          <w:spacing w:val="-12"/>
        </w:rPr>
        <w:t xml:space="preserve"> </w:t>
      </w:r>
      <w:r>
        <w:t>materials</w:t>
      </w:r>
      <w:r>
        <w:rPr>
          <w:spacing w:val="-11"/>
        </w:rPr>
        <w:t xml:space="preserve"> </w:t>
      </w:r>
      <w:r>
        <w:t>are</w:t>
      </w:r>
      <w:r>
        <w:rPr>
          <w:spacing w:val="-12"/>
        </w:rPr>
        <w:t xml:space="preserve"> </w:t>
      </w:r>
      <w:r>
        <w:t>sometimes</w:t>
      </w:r>
      <w:r>
        <w:rPr>
          <w:spacing w:val="-12"/>
        </w:rPr>
        <w:t xml:space="preserve"> </w:t>
      </w:r>
      <w:r>
        <w:t>slow</w:t>
      </w:r>
      <w:r>
        <w:rPr>
          <w:spacing w:val="-11"/>
        </w:rPr>
        <w:t xml:space="preserve"> </w:t>
      </w:r>
      <w:r>
        <w:t>to</w:t>
      </w:r>
      <w:r>
        <w:rPr>
          <w:spacing w:val="-12"/>
        </w:rPr>
        <w:t xml:space="preserve"> </w:t>
      </w:r>
      <w:r>
        <w:t>deliver, and</w:t>
      </w:r>
      <w:r>
        <w:rPr>
          <w:spacing w:val="-13"/>
        </w:rPr>
        <w:t xml:space="preserve"> </w:t>
      </w:r>
      <w:r>
        <w:t>the</w:t>
      </w:r>
      <w:r>
        <w:rPr>
          <w:spacing w:val="-12"/>
        </w:rPr>
        <w:t xml:space="preserve"> </w:t>
      </w:r>
      <w:r>
        <w:t>complete</w:t>
      </w:r>
      <w:r>
        <w:rPr>
          <w:spacing w:val="-13"/>
        </w:rPr>
        <w:t xml:space="preserve"> </w:t>
      </w:r>
      <w:r>
        <w:t>process</w:t>
      </w:r>
      <w:r>
        <w:rPr>
          <w:spacing w:val="-12"/>
        </w:rPr>
        <w:t xml:space="preserve"> </w:t>
      </w:r>
      <w:r>
        <w:t>can</w:t>
      </w:r>
      <w:r>
        <w:rPr>
          <w:spacing w:val="-13"/>
        </w:rPr>
        <w:t xml:space="preserve"> </w:t>
      </w:r>
      <w:r>
        <w:t>only</w:t>
      </w:r>
      <w:r>
        <w:rPr>
          <w:spacing w:val="-12"/>
        </w:rPr>
        <w:t xml:space="preserve"> </w:t>
      </w:r>
      <w:r>
        <w:t>be</w:t>
      </w:r>
      <w:r>
        <w:rPr>
          <w:spacing w:val="-13"/>
        </w:rPr>
        <w:t xml:space="preserve"> </w:t>
      </w:r>
      <w:r>
        <w:t>performed</w:t>
      </w:r>
      <w:r>
        <w:rPr>
          <w:spacing w:val="-12"/>
        </w:rPr>
        <w:t xml:space="preserve"> </w:t>
      </w:r>
      <w:r>
        <w:t>by</w:t>
      </w:r>
      <w:r>
        <w:rPr>
          <w:spacing w:val="-13"/>
        </w:rPr>
        <w:t xml:space="preserve"> </w:t>
      </w:r>
      <w:r>
        <w:t>qualified</w:t>
      </w:r>
      <w:r>
        <w:rPr>
          <w:spacing w:val="-12"/>
        </w:rPr>
        <w:t xml:space="preserve"> </w:t>
      </w:r>
      <w:r>
        <w:t>clinical</w:t>
      </w:r>
      <w:r>
        <w:rPr>
          <w:spacing w:val="-13"/>
        </w:rPr>
        <w:t xml:space="preserve"> </w:t>
      </w:r>
      <w:r>
        <w:t>laboratory</w:t>
      </w:r>
      <w:r>
        <w:rPr>
          <w:spacing w:val="-12"/>
        </w:rPr>
        <w:t xml:space="preserve"> </w:t>
      </w:r>
      <w:r>
        <w:t>personnel,</w:t>
      </w:r>
      <w:r>
        <w:rPr>
          <w:spacing w:val="-13"/>
        </w:rPr>
        <w:t xml:space="preserve"> </w:t>
      </w:r>
      <w:r>
        <w:t>which</w:t>
      </w:r>
      <w:r>
        <w:rPr>
          <w:spacing w:val="-12"/>
        </w:rPr>
        <w:t xml:space="preserve"> </w:t>
      </w:r>
      <w:r>
        <w:t>take</w:t>
      </w:r>
      <w:r>
        <w:rPr>
          <w:spacing w:val="-13"/>
        </w:rPr>
        <w:t xml:space="preserve"> </w:t>
      </w:r>
      <w:r>
        <w:t>over</w:t>
      </w:r>
      <w:r>
        <w:rPr>
          <w:spacing w:val="-12"/>
        </w:rPr>
        <w:t xml:space="preserve"> </w:t>
      </w:r>
      <w:r>
        <w:t>24 hours from taking the sample to getting the analysis results. It is also expensive due to one kit can cost over 100 USD and setting a lab costs more than 15,000 USD. Additionally, many factors like storage, collection, processing,</w:t>
      </w:r>
      <w:r>
        <w:rPr>
          <w:spacing w:val="-5"/>
        </w:rPr>
        <w:t xml:space="preserve"> </w:t>
      </w:r>
      <w:r>
        <w:t>and</w:t>
      </w:r>
      <w:r>
        <w:rPr>
          <w:spacing w:val="-5"/>
        </w:rPr>
        <w:t xml:space="preserve"> </w:t>
      </w:r>
      <w:r>
        <w:t>genomic</w:t>
      </w:r>
      <w:r>
        <w:rPr>
          <w:spacing w:val="-5"/>
        </w:rPr>
        <w:t xml:space="preserve"> </w:t>
      </w:r>
      <w:r>
        <w:t>mutations,</w:t>
      </w:r>
      <w:r>
        <w:rPr>
          <w:spacing w:val="-5"/>
        </w:rPr>
        <w:t xml:space="preserve"> </w:t>
      </w:r>
      <w:r>
        <w:t>can</w:t>
      </w:r>
      <w:r>
        <w:rPr>
          <w:spacing w:val="-5"/>
        </w:rPr>
        <w:t xml:space="preserve"> </w:t>
      </w:r>
      <w:r>
        <w:t>lead</w:t>
      </w:r>
      <w:r>
        <w:rPr>
          <w:spacing w:val="-5"/>
        </w:rPr>
        <w:t xml:space="preserve"> </w:t>
      </w:r>
      <w:r>
        <w:t>to</w:t>
      </w:r>
      <w:r>
        <w:rPr>
          <w:spacing w:val="-5"/>
        </w:rPr>
        <w:t xml:space="preserve"> </w:t>
      </w:r>
      <w:r>
        <w:t>incorrect</w:t>
      </w:r>
      <w:r>
        <w:rPr>
          <w:spacing w:val="-5"/>
        </w:rPr>
        <w:t xml:space="preserve"> </w:t>
      </w:r>
      <w:r>
        <w:t>results</w:t>
      </w:r>
      <w:r>
        <w:rPr>
          <w:spacing w:val="-5"/>
        </w:rPr>
        <w:t xml:space="preserve"> </w:t>
      </w:r>
      <w:hyperlink w:anchor="_bookmark17" w:history="1">
        <w:r>
          <w:t>[Afzal,</w:t>
        </w:r>
      </w:hyperlink>
      <w:r>
        <w:rPr>
          <w:spacing w:val="-5"/>
        </w:rPr>
        <w:t xml:space="preserve"> </w:t>
      </w:r>
      <w:hyperlink w:anchor="_bookmark17" w:history="1">
        <w:r>
          <w:t>2020].</w:t>
        </w:r>
      </w:hyperlink>
      <w:r>
        <w:t xml:space="preserve"> Other</w:t>
      </w:r>
      <w:r>
        <w:rPr>
          <w:spacing w:val="-5"/>
        </w:rPr>
        <w:t xml:space="preserve"> </w:t>
      </w:r>
      <w:r>
        <w:t>drawbacks</w:t>
      </w:r>
      <w:r>
        <w:rPr>
          <w:spacing w:val="-5"/>
        </w:rPr>
        <w:t xml:space="preserve"> </w:t>
      </w:r>
      <w:r>
        <w:t>include</w:t>
      </w:r>
      <w:r>
        <w:rPr>
          <w:spacing w:val="-5"/>
        </w:rPr>
        <w:t xml:space="preserve"> </w:t>
      </w:r>
      <w:r>
        <w:t xml:space="preserve">low availability in some countries </w:t>
      </w:r>
      <w:hyperlink w:anchor="_bookmark18" w:history="1">
        <w:r>
          <w:t>[Aziz et al.,</w:t>
        </w:r>
      </w:hyperlink>
      <w:r>
        <w:t xml:space="preserve"> </w:t>
      </w:r>
      <w:hyperlink w:anchor="_bookmark18" w:history="1">
        <w:r>
          <w:t>2020],</w:t>
        </w:r>
      </w:hyperlink>
      <w:r>
        <w:t xml:space="preserve"> and high false-negative rates [F</w:t>
      </w:r>
      <w:hyperlink w:anchor="_bookmark19" w:history="1">
        <w:r>
          <w:t>an et al.,</w:t>
        </w:r>
      </w:hyperlink>
      <w:r>
        <w:t xml:space="preserve"> </w:t>
      </w:r>
      <w:hyperlink w:anchor="_bookmark19" w:history="1">
        <w:r>
          <w:t>2020].</w:t>
        </w:r>
      </w:hyperlink>
    </w:p>
    <w:p w14:paraId="5DC9B82B" w14:textId="77777777" w:rsidR="00E96882" w:rsidRDefault="00E96882" w:rsidP="00E96882">
      <w:pPr>
        <w:pStyle w:val="ListParagraph"/>
        <w:numPr>
          <w:ilvl w:val="0"/>
          <w:numId w:val="3"/>
        </w:numPr>
        <w:tabs>
          <w:tab w:val="left" w:pos="838"/>
        </w:tabs>
        <w:spacing w:before="77" w:line="228" w:lineRule="auto"/>
        <w:ind w:left="837" w:right="131"/>
        <w:rPr>
          <w:sz w:val="20"/>
        </w:rPr>
      </w:pPr>
      <w:r>
        <w:rPr>
          <w:i/>
          <w:sz w:val="20"/>
        </w:rPr>
        <w:t>Computed Tomography scan</w:t>
      </w:r>
      <w:r>
        <w:rPr>
          <w:sz w:val="20"/>
        </w:rPr>
        <w:t xml:space="preserve">: this is an advanced technique that allows to generates detailed 3D images of organs and soft tissues </w:t>
      </w:r>
      <w:hyperlink w:anchor="_bookmark20" w:history="1">
        <w:r>
          <w:rPr>
            <w:sz w:val="20"/>
          </w:rPr>
          <w:t>[Ohata et al.,</w:t>
        </w:r>
      </w:hyperlink>
      <w:r>
        <w:rPr>
          <w:sz w:val="20"/>
        </w:rPr>
        <w:t xml:space="preserve"> </w:t>
      </w:r>
      <w:hyperlink w:anchor="_bookmark20" w:history="1">
        <w:r>
          <w:rPr>
            <w:sz w:val="20"/>
          </w:rPr>
          <w:t>2021].</w:t>
        </w:r>
      </w:hyperlink>
      <w:r>
        <w:rPr>
          <w:spacing w:val="28"/>
          <w:sz w:val="20"/>
        </w:rPr>
        <w:t xml:space="preserve"> </w:t>
      </w:r>
      <w:r>
        <w:rPr>
          <w:sz w:val="20"/>
        </w:rPr>
        <w:t>Unlike RT-PCR, a CT scan is fast to obtain and it is relatively easy to perform. It has been recently reported that this technique shows typical features of COVID-19 like ground-glass opacities and multifocal patchy consolidation, even in patients with negative PCR but clinical symptoms</w:t>
      </w:r>
      <w:r>
        <w:rPr>
          <w:spacing w:val="-3"/>
          <w:sz w:val="20"/>
        </w:rPr>
        <w:t xml:space="preserve"> </w:t>
      </w:r>
      <w:hyperlink w:anchor="_bookmark21" w:history="1">
        <w:r>
          <w:rPr>
            <w:sz w:val="20"/>
          </w:rPr>
          <w:t>[Ai</w:t>
        </w:r>
        <w:r>
          <w:rPr>
            <w:spacing w:val="-3"/>
            <w:sz w:val="20"/>
          </w:rPr>
          <w:t xml:space="preserve"> </w:t>
        </w:r>
        <w:r>
          <w:rPr>
            <w:sz w:val="20"/>
          </w:rPr>
          <w:t>et</w:t>
        </w:r>
        <w:r>
          <w:rPr>
            <w:spacing w:val="-3"/>
            <w:sz w:val="20"/>
          </w:rPr>
          <w:t xml:space="preserve"> </w:t>
        </w:r>
        <w:r>
          <w:rPr>
            <w:sz w:val="20"/>
          </w:rPr>
          <w:t>al.,</w:t>
        </w:r>
      </w:hyperlink>
      <w:r>
        <w:rPr>
          <w:spacing w:val="-3"/>
          <w:sz w:val="20"/>
        </w:rPr>
        <w:t xml:space="preserve"> </w:t>
      </w:r>
      <w:hyperlink w:anchor="_bookmark21" w:history="1">
        <w:r>
          <w:rPr>
            <w:sz w:val="20"/>
          </w:rPr>
          <w:t>2020].</w:t>
        </w:r>
      </w:hyperlink>
      <w:r>
        <w:rPr>
          <w:sz w:val="20"/>
        </w:rPr>
        <w:t xml:space="preserve"> However,</w:t>
      </w:r>
      <w:r>
        <w:rPr>
          <w:spacing w:val="-3"/>
          <w:sz w:val="20"/>
        </w:rPr>
        <w:t xml:space="preserve"> </w:t>
      </w:r>
      <w:r>
        <w:rPr>
          <w:sz w:val="20"/>
        </w:rPr>
        <w:t>decontaminate</w:t>
      </w:r>
      <w:r>
        <w:rPr>
          <w:spacing w:val="-3"/>
          <w:sz w:val="20"/>
        </w:rPr>
        <w:t xml:space="preserve"> </w:t>
      </w:r>
      <w:r>
        <w:rPr>
          <w:sz w:val="20"/>
        </w:rPr>
        <w:t>CT</w:t>
      </w:r>
      <w:r>
        <w:rPr>
          <w:spacing w:val="-3"/>
          <w:sz w:val="20"/>
        </w:rPr>
        <w:t xml:space="preserve"> </w:t>
      </w:r>
      <w:r>
        <w:rPr>
          <w:sz w:val="20"/>
        </w:rPr>
        <w:t>equipment</w:t>
      </w:r>
      <w:r>
        <w:rPr>
          <w:spacing w:val="-3"/>
          <w:sz w:val="20"/>
        </w:rPr>
        <w:t xml:space="preserve"> </w:t>
      </w:r>
      <w:r>
        <w:rPr>
          <w:sz w:val="20"/>
        </w:rPr>
        <w:t>after</w:t>
      </w:r>
      <w:r>
        <w:rPr>
          <w:spacing w:val="-3"/>
          <w:sz w:val="20"/>
        </w:rPr>
        <w:t xml:space="preserve"> </w:t>
      </w:r>
      <w:r>
        <w:rPr>
          <w:sz w:val="20"/>
        </w:rPr>
        <w:t>scanning</w:t>
      </w:r>
      <w:r>
        <w:rPr>
          <w:spacing w:val="-3"/>
          <w:sz w:val="20"/>
        </w:rPr>
        <w:t xml:space="preserve"> </w:t>
      </w:r>
      <w:r>
        <w:rPr>
          <w:sz w:val="20"/>
        </w:rPr>
        <w:t>COVID-19</w:t>
      </w:r>
      <w:r>
        <w:rPr>
          <w:spacing w:val="-3"/>
          <w:sz w:val="20"/>
        </w:rPr>
        <w:t xml:space="preserve"> </w:t>
      </w:r>
      <w:r>
        <w:rPr>
          <w:sz w:val="20"/>
        </w:rPr>
        <w:t>patients</w:t>
      </w:r>
      <w:r>
        <w:rPr>
          <w:spacing w:val="-3"/>
          <w:sz w:val="20"/>
        </w:rPr>
        <w:t xml:space="preserve"> </w:t>
      </w:r>
      <w:r>
        <w:rPr>
          <w:sz w:val="20"/>
        </w:rPr>
        <w:t>may damage it.</w:t>
      </w:r>
      <w:r>
        <w:rPr>
          <w:spacing w:val="40"/>
          <w:sz w:val="20"/>
        </w:rPr>
        <w:t xml:space="preserve"> </w:t>
      </w:r>
      <w:r>
        <w:rPr>
          <w:sz w:val="20"/>
        </w:rPr>
        <w:t xml:space="preserve">Thus, to minimize the risk of cross-infection, it is suggested to use portable devices like chest radiography, which is already a triage tool in many hospitals </w:t>
      </w:r>
      <w:hyperlink w:anchor="_bookmark22" w:history="1">
        <w:r>
          <w:rPr>
            <w:sz w:val="20"/>
          </w:rPr>
          <w:t>Wong et al.</w:t>
        </w:r>
      </w:hyperlink>
      <w:r>
        <w:rPr>
          <w:sz w:val="20"/>
        </w:rPr>
        <w:t xml:space="preserve"> </w:t>
      </w:r>
      <w:hyperlink w:anchor="_bookmark22" w:history="1">
        <w:r>
          <w:rPr>
            <w:sz w:val="20"/>
          </w:rPr>
          <w:t>[2020].</w:t>
        </w:r>
      </w:hyperlink>
    </w:p>
    <w:p w14:paraId="1EAB2230" w14:textId="77777777" w:rsidR="00E96882" w:rsidRDefault="00E96882" w:rsidP="00E96882">
      <w:pPr>
        <w:pStyle w:val="ListParagraph"/>
        <w:numPr>
          <w:ilvl w:val="0"/>
          <w:numId w:val="3"/>
        </w:numPr>
        <w:tabs>
          <w:tab w:val="left" w:pos="838"/>
        </w:tabs>
        <w:spacing w:before="77" w:line="228" w:lineRule="auto"/>
        <w:ind w:left="837" w:right="132"/>
        <w:rPr>
          <w:sz w:val="20"/>
        </w:rPr>
      </w:pPr>
      <w:r>
        <w:rPr>
          <w:i/>
          <w:sz w:val="20"/>
        </w:rPr>
        <w:t>Chest</w:t>
      </w:r>
      <w:r>
        <w:rPr>
          <w:i/>
          <w:spacing w:val="-6"/>
          <w:sz w:val="20"/>
        </w:rPr>
        <w:t xml:space="preserve"> </w:t>
      </w:r>
      <w:r>
        <w:rPr>
          <w:i/>
          <w:sz w:val="20"/>
        </w:rPr>
        <w:t>X-ray</w:t>
      </w:r>
      <w:r>
        <w:rPr>
          <w:sz w:val="20"/>
        </w:rPr>
        <w:t>: X-ray</w:t>
      </w:r>
      <w:r>
        <w:rPr>
          <w:spacing w:val="-6"/>
          <w:sz w:val="20"/>
        </w:rPr>
        <w:t xml:space="preserve"> </w:t>
      </w:r>
      <w:r>
        <w:rPr>
          <w:sz w:val="20"/>
        </w:rPr>
        <w:t>refers</w:t>
      </w:r>
      <w:r>
        <w:rPr>
          <w:spacing w:val="-6"/>
          <w:sz w:val="20"/>
        </w:rPr>
        <w:t xml:space="preserve"> </w:t>
      </w:r>
      <w:r>
        <w:rPr>
          <w:sz w:val="20"/>
        </w:rPr>
        <w:t>to</w:t>
      </w:r>
      <w:r>
        <w:rPr>
          <w:spacing w:val="-6"/>
          <w:sz w:val="20"/>
        </w:rPr>
        <w:t xml:space="preserve"> </w:t>
      </w:r>
      <w:r>
        <w:rPr>
          <w:sz w:val="20"/>
        </w:rPr>
        <w:t>a</w:t>
      </w:r>
      <w:r>
        <w:rPr>
          <w:spacing w:val="-6"/>
          <w:sz w:val="20"/>
        </w:rPr>
        <w:t xml:space="preserve"> </w:t>
      </w:r>
      <w:r>
        <w:rPr>
          <w:sz w:val="20"/>
        </w:rPr>
        <w:t>medical</w:t>
      </w:r>
      <w:r>
        <w:rPr>
          <w:spacing w:val="-6"/>
          <w:sz w:val="20"/>
        </w:rPr>
        <w:t xml:space="preserve"> </w:t>
      </w:r>
      <w:r>
        <w:rPr>
          <w:sz w:val="20"/>
        </w:rPr>
        <w:t>imaging</w:t>
      </w:r>
      <w:r>
        <w:rPr>
          <w:spacing w:val="-6"/>
          <w:sz w:val="20"/>
        </w:rPr>
        <w:t xml:space="preserve"> </w:t>
      </w:r>
      <w:r>
        <w:rPr>
          <w:sz w:val="20"/>
        </w:rPr>
        <w:t>technique</w:t>
      </w:r>
      <w:r>
        <w:rPr>
          <w:spacing w:val="-6"/>
          <w:sz w:val="20"/>
        </w:rPr>
        <w:t xml:space="preserve"> </w:t>
      </w:r>
      <w:r>
        <w:rPr>
          <w:sz w:val="20"/>
        </w:rPr>
        <w:t>that</w:t>
      </w:r>
      <w:r>
        <w:rPr>
          <w:spacing w:val="-6"/>
          <w:sz w:val="20"/>
        </w:rPr>
        <w:t xml:space="preserve"> </w:t>
      </w:r>
      <w:r>
        <w:rPr>
          <w:sz w:val="20"/>
        </w:rPr>
        <w:t>uses</w:t>
      </w:r>
      <w:r>
        <w:rPr>
          <w:spacing w:val="-6"/>
          <w:sz w:val="20"/>
        </w:rPr>
        <w:t xml:space="preserve"> </w:t>
      </w:r>
      <w:r>
        <w:rPr>
          <w:sz w:val="20"/>
        </w:rPr>
        <w:t>radiation</w:t>
      </w:r>
      <w:r>
        <w:rPr>
          <w:spacing w:val="-6"/>
          <w:sz w:val="20"/>
        </w:rPr>
        <w:t xml:space="preserve"> </w:t>
      </w:r>
      <w:r>
        <w:rPr>
          <w:sz w:val="20"/>
        </w:rPr>
        <w:t>to</w:t>
      </w:r>
      <w:r>
        <w:rPr>
          <w:spacing w:val="-6"/>
          <w:sz w:val="20"/>
        </w:rPr>
        <w:t xml:space="preserve"> </w:t>
      </w:r>
      <w:r>
        <w:rPr>
          <w:sz w:val="20"/>
        </w:rPr>
        <w:t>generate</w:t>
      </w:r>
      <w:r>
        <w:rPr>
          <w:spacing w:val="-6"/>
          <w:sz w:val="20"/>
        </w:rPr>
        <w:t xml:space="preserve"> </w:t>
      </w:r>
      <w:r>
        <w:rPr>
          <w:sz w:val="20"/>
        </w:rPr>
        <w:t>an</w:t>
      </w:r>
      <w:r>
        <w:rPr>
          <w:spacing w:val="-6"/>
          <w:sz w:val="20"/>
        </w:rPr>
        <w:t xml:space="preserve"> </w:t>
      </w:r>
      <w:r>
        <w:rPr>
          <w:sz w:val="20"/>
        </w:rPr>
        <w:t>image</w:t>
      </w:r>
      <w:r>
        <w:rPr>
          <w:spacing w:val="-6"/>
          <w:sz w:val="20"/>
        </w:rPr>
        <w:t xml:space="preserve"> </w:t>
      </w:r>
      <w:r>
        <w:rPr>
          <w:sz w:val="20"/>
        </w:rPr>
        <w:t>of</w:t>
      </w:r>
      <w:r>
        <w:rPr>
          <w:spacing w:val="-6"/>
          <w:sz w:val="20"/>
        </w:rPr>
        <w:t xml:space="preserve"> </w:t>
      </w:r>
      <w:r>
        <w:rPr>
          <w:sz w:val="20"/>
        </w:rPr>
        <w:t>internal structures</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z w:val="20"/>
        </w:rPr>
        <w:t>human</w:t>
      </w:r>
      <w:r>
        <w:rPr>
          <w:spacing w:val="-12"/>
          <w:sz w:val="20"/>
        </w:rPr>
        <w:t xml:space="preserve"> </w:t>
      </w:r>
      <w:r>
        <w:rPr>
          <w:sz w:val="20"/>
        </w:rPr>
        <w:t>body.</w:t>
      </w:r>
      <w:r>
        <w:rPr>
          <w:spacing w:val="-3"/>
          <w:sz w:val="20"/>
        </w:rPr>
        <w:t xml:space="preserve"> </w:t>
      </w:r>
      <w:r>
        <w:rPr>
          <w:sz w:val="20"/>
        </w:rPr>
        <w:t>The</w:t>
      </w:r>
      <w:r>
        <w:rPr>
          <w:spacing w:val="-12"/>
          <w:sz w:val="20"/>
        </w:rPr>
        <w:t xml:space="preserve"> </w:t>
      </w:r>
      <w:r>
        <w:rPr>
          <w:sz w:val="20"/>
        </w:rPr>
        <w:t>main</w:t>
      </w:r>
      <w:r>
        <w:rPr>
          <w:spacing w:val="-12"/>
          <w:sz w:val="20"/>
        </w:rPr>
        <w:t xml:space="preserve"> </w:t>
      </w:r>
      <w:r>
        <w:rPr>
          <w:sz w:val="20"/>
        </w:rPr>
        <w:t>elements</w:t>
      </w:r>
      <w:r>
        <w:rPr>
          <w:spacing w:val="-12"/>
          <w:sz w:val="20"/>
        </w:rPr>
        <w:t xml:space="preserve"> </w:t>
      </w:r>
      <w:r>
        <w:rPr>
          <w:sz w:val="20"/>
        </w:rPr>
        <w:t>that</w:t>
      </w:r>
      <w:r>
        <w:rPr>
          <w:spacing w:val="-12"/>
          <w:sz w:val="20"/>
        </w:rPr>
        <w:t xml:space="preserve"> </w:t>
      </w:r>
      <w:r>
        <w:rPr>
          <w:sz w:val="20"/>
        </w:rPr>
        <w:t>are</w:t>
      </w:r>
      <w:r>
        <w:rPr>
          <w:spacing w:val="-12"/>
          <w:sz w:val="20"/>
        </w:rPr>
        <w:t xml:space="preserve"> </w:t>
      </w:r>
      <w:r>
        <w:rPr>
          <w:sz w:val="20"/>
        </w:rPr>
        <w:t>assessed</w:t>
      </w:r>
      <w:r>
        <w:rPr>
          <w:spacing w:val="-12"/>
          <w:sz w:val="20"/>
        </w:rPr>
        <w:t xml:space="preserve"> </w:t>
      </w:r>
      <w:r>
        <w:rPr>
          <w:sz w:val="20"/>
        </w:rPr>
        <w:t>using</w:t>
      </w:r>
      <w:r>
        <w:rPr>
          <w:spacing w:val="-12"/>
          <w:sz w:val="20"/>
        </w:rPr>
        <w:t xml:space="preserve"> </w:t>
      </w:r>
      <w:r>
        <w:rPr>
          <w:sz w:val="20"/>
        </w:rPr>
        <w:t>X-ray</w:t>
      </w:r>
      <w:r>
        <w:rPr>
          <w:spacing w:val="-12"/>
          <w:sz w:val="20"/>
        </w:rPr>
        <w:t xml:space="preserve"> </w:t>
      </w:r>
      <w:r>
        <w:rPr>
          <w:sz w:val="20"/>
        </w:rPr>
        <w:t>are</w:t>
      </w:r>
      <w:r>
        <w:rPr>
          <w:spacing w:val="-12"/>
          <w:sz w:val="20"/>
        </w:rPr>
        <w:t xml:space="preserve"> </w:t>
      </w:r>
      <w:r>
        <w:rPr>
          <w:sz w:val="20"/>
        </w:rPr>
        <w:t>bones,</w:t>
      </w:r>
      <w:r>
        <w:rPr>
          <w:spacing w:val="-12"/>
          <w:sz w:val="20"/>
        </w:rPr>
        <w:t xml:space="preserve"> </w:t>
      </w:r>
      <w:r>
        <w:rPr>
          <w:sz w:val="20"/>
        </w:rPr>
        <w:t>which</w:t>
      </w:r>
      <w:r>
        <w:rPr>
          <w:spacing w:val="-12"/>
          <w:sz w:val="20"/>
        </w:rPr>
        <w:t xml:space="preserve"> </w:t>
      </w:r>
      <w:r>
        <w:rPr>
          <w:sz w:val="20"/>
        </w:rPr>
        <w:t>appear</w:t>
      </w:r>
      <w:r>
        <w:rPr>
          <w:spacing w:val="-12"/>
          <w:sz w:val="20"/>
        </w:rPr>
        <w:t xml:space="preserve"> </w:t>
      </w:r>
      <w:r>
        <w:rPr>
          <w:sz w:val="20"/>
        </w:rPr>
        <w:t>white on</w:t>
      </w:r>
      <w:r>
        <w:rPr>
          <w:spacing w:val="-3"/>
          <w:sz w:val="20"/>
        </w:rPr>
        <w:t xml:space="preserve"> </w:t>
      </w:r>
      <w:r>
        <w:rPr>
          <w:sz w:val="20"/>
        </w:rPr>
        <w:t>the</w:t>
      </w:r>
      <w:r>
        <w:rPr>
          <w:spacing w:val="-3"/>
          <w:sz w:val="20"/>
        </w:rPr>
        <w:t xml:space="preserve"> </w:t>
      </w:r>
      <w:r>
        <w:rPr>
          <w:sz w:val="20"/>
        </w:rPr>
        <w:t>image;</w:t>
      </w:r>
      <w:r>
        <w:rPr>
          <w:spacing w:val="-3"/>
          <w:sz w:val="20"/>
        </w:rPr>
        <w:t xml:space="preserve"> </w:t>
      </w:r>
      <w:r>
        <w:rPr>
          <w:sz w:val="20"/>
        </w:rPr>
        <w:t>soft</w:t>
      </w:r>
      <w:r>
        <w:rPr>
          <w:spacing w:val="-3"/>
          <w:sz w:val="20"/>
        </w:rPr>
        <w:t xml:space="preserve"> </w:t>
      </w:r>
      <w:r>
        <w:rPr>
          <w:sz w:val="20"/>
        </w:rPr>
        <w:t>tissues,</w:t>
      </w:r>
      <w:r>
        <w:rPr>
          <w:spacing w:val="-3"/>
          <w:sz w:val="20"/>
        </w:rPr>
        <w:t xml:space="preserve"> </w:t>
      </w:r>
      <w:r>
        <w:rPr>
          <w:sz w:val="20"/>
        </w:rPr>
        <w:t>which</w:t>
      </w:r>
      <w:r>
        <w:rPr>
          <w:spacing w:val="-3"/>
          <w:sz w:val="20"/>
        </w:rPr>
        <w:t xml:space="preserve"> </w:t>
      </w:r>
      <w:r>
        <w:rPr>
          <w:sz w:val="20"/>
        </w:rPr>
        <w:t>appear</w:t>
      </w:r>
      <w:r>
        <w:rPr>
          <w:spacing w:val="-3"/>
          <w:sz w:val="20"/>
        </w:rPr>
        <w:t xml:space="preserve"> </w:t>
      </w:r>
      <w:r>
        <w:rPr>
          <w:sz w:val="20"/>
        </w:rPr>
        <w:t>as</w:t>
      </w:r>
      <w:r>
        <w:rPr>
          <w:spacing w:val="-3"/>
          <w:sz w:val="20"/>
        </w:rPr>
        <w:t xml:space="preserve"> </w:t>
      </w:r>
      <w:r>
        <w:rPr>
          <w:sz w:val="20"/>
        </w:rPr>
        <w:t>light</w:t>
      </w:r>
      <w:r>
        <w:rPr>
          <w:spacing w:val="-3"/>
          <w:sz w:val="20"/>
        </w:rPr>
        <w:t xml:space="preserve"> </w:t>
      </w:r>
      <w:r>
        <w:rPr>
          <w:sz w:val="20"/>
        </w:rPr>
        <w:t>gray;</w:t>
      </w:r>
      <w:r>
        <w:rPr>
          <w:spacing w:val="-3"/>
          <w:sz w:val="20"/>
        </w:rPr>
        <w:t xml:space="preserve"> </w:t>
      </w:r>
      <w:r>
        <w:rPr>
          <w:sz w:val="20"/>
        </w:rPr>
        <w:t>fat,</w:t>
      </w:r>
      <w:r>
        <w:rPr>
          <w:spacing w:val="-3"/>
          <w:sz w:val="20"/>
        </w:rPr>
        <w:t xml:space="preserve"> </w:t>
      </w:r>
      <w:r>
        <w:rPr>
          <w:sz w:val="20"/>
        </w:rPr>
        <w:t>which</w:t>
      </w:r>
      <w:r>
        <w:rPr>
          <w:spacing w:val="-3"/>
          <w:sz w:val="20"/>
        </w:rPr>
        <w:t xml:space="preserve"> </w:t>
      </w:r>
      <w:r>
        <w:rPr>
          <w:sz w:val="20"/>
        </w:rPr>
        <w:t>appears</w:t>
      </w:r>
      <w:r>
        <w:rPr>
          <w:spacing w:val="-3"/>
          <w:sz w:val="20"/>
        </w:rPr>
        <w:t xml:space="preserve"> </w:t>
      </w:r>
      <w:r>
        <w:rPr>
          <w:sz w:val="20"/>
        </w:rPr>
        <w:t>gray;</w:t>
      </w:r>
      <w:r>
        <w:rPr>
          <w:spacing w:val="-3"/>
          <w:sz w:val="20"/>
        </w:rPr>
        <w:t xml:space="preserve"> </w:t>
      </w:r>
      <w:r>
        <w:rPr>
          <w:sz w:val="20"/>
        </w:rPr>
        <w:t>and</w:t>
      </w:r>
      <w:r>
        <w:rPr>
          <w:spacing w:val="-3"/>
          <w:sz w:val="20"/>
        </w:rPr>
        <w:t xml:space="preserve"> </w:t>
      </w:r>
      <w:r>
        <w:rPr>
          <w:sz w:val="20"/>
        </w:rPr>
        <w:t>gas,</w:t>
      </w:r>
      <w:r>
        <w:rPr>
          <w:spacing w:val="-3"/>
          <w:sz w:val="20"/>
        </w:rPr>
        <w:t xml:space="preserve"> </w:t>
      </w:r>
      <w:r>
        <w:rPr>
          <w:sz w:val="20"/>
        </w:rPr>
        <w:t>which</w:t>
      </w:r>
      <w:r>
        <w:rPr>
          <w:spacing w:val="-3"/>
          <w:sz w:val="20"/>
        </w:rPr>
        <w:t xml:space="preserve"> </w:t>
      </w:r>
      <w:r>
        <w:rPr>
          <w:sz w:val="20"/>
        </w:rPr>
        <w:t>appears</w:t>
      </w:r>
      <w:r>
        <w:rPr>
          <w:spacing w:val="-3"/>
          <w:sz w:val="20"/>
        </w:rPr>
        <w:t xml:space="preserve"> </w:t>
      </w:r>
      <w:r>
        <w:rPr>
          <w:sz w:val="20"/>
        </w:rPr>
        <w:t xml:space="preserve">black </w:t>
      </w:r>
      <w:hyperlink w:anchor="_bookmark14" w:history="1">
        <w:r>
          <w:rPr>
            <w:sz w:val="20"/>
          </w:rPr>
          <w:t>[Anis</w:t>
        </w:r>
        <w:r>
          <w:rPr>
            <w:spacing w:val="-1"/>
            <w:sz w:val="20"/>
          </w:rPr>
          <w:t xml:space="preserve"> </w:t>
        </w:r>
        <w:r>
          <w:rPr>
            <w:sz w:val="20"/>
          </w:rPr>
          <w:t>et</w:t>
        </w:r>
        <w:r>
          <w:rPr>
            <w:spacing w:val="-1"/>
            <w:sz w:val="20"/>
          </w:rPr>
          <w:t xml:space="preserve"> </w:t>
        </w:r>
        <w:r>
          <w:rPr>
            <w:sz w:val="20"/>
          </w:rPr>
          <w:t>al.,</w:t>
        </w:r>
      </w:hyperlink>
      <w:r>
        <w:rPr>
          <w:spacing w:val="-1"/>
          <w:sz w:val="20"/>
        </w:rPr>
        <w:t xml:space="preserve"> </w:t>
      </w:r>
      <w:hyperlink w:anchor="_bookmark14" w:history="1">
        <w:r>
          <w:rPr>
            <w:sz w:val="20"/>
          </w:rPr>
          <w:t>2020].</w:t>
        </w:r>
      </w:hyperlink>
      <w:r>
        <w:rPr>
          <w:sz w:val="20"/>
        </w:rPr>
        <w:t xml:space="preserve"> In</w:t>
      </w:r>
      <w:r>
        <w:rPr>
          <w:spacing w:val="-1"/>
          <w:sz w:val="20"/>
        </w:rPr>
        <w:t xml:space="preserve"> </w:t>
      </w:r>
      <w:r>
        <w:rPr>
          <w:sz w:val="20"/>
        </w:rPr>
        <w:t>particular,</w:t>
      </w:r>
      <w:r>
        <w:rPr>
          <w:spacing w:val="-1"/>
          <w:sz w:val="20"/>
        </w:rPr>
        <w:t xml:space="preserve"> </w:t>
      </w:r>
      <w:r>
        <w:rPr>
          <w:sz w:val="20"/>
        </w:rPr>
        <w:t>a</w:t>
      </w:r>
      <w:r>
        <w:rPr>
          <w:spacing w:val="-1"/>
          <w:sz w:val="20"/>
        </w:rPr>
        <w:t xml:space="preserve"> </w:t>
      </w:r>
      <w:r>
        <w:rPr>
          <w:sz w:val="20"/>
        </w:rPr>
        <w:t>chest</w:t>
      </w:r>
      <w:r>
        <w:rPr>
          <w:spacing w:val="-1"/>
          <w:sz w:val="20"/>
        </w:rPr>
        <w:t xml:space="preserve"> </w:t>
      </w:r>
      <w:r>
        <w:rPr>
          <w:sz w:val="20"/>
        </w:rPr>
        <w:t>X-ray</w:t>
      </w:r>
      <w:r>
        <w:rPr>
          <w:spacing w:val="-1"/>
          <w:sz w:val="20"/>
        </w:rPr>
        <w:t xml:space="preserve"> </w:t>
      </w:r>
      <w:r>
        <w:rPr>
          <w:sz w:val="20"/>
        </w:rPr>
        <w:t>image</w:t>
      </w:r>
      <w:r>
        <w:rPr>
          <w:spacing w:val="-1"/>
          <w:sz w:val="20"/>
        </w:rPr>
        <w:t xml:space="preserve"> </w:t>
      </w:r>
      <w:r>
        <w:rPr>
          <w:sz w:val="20"/>
        </w:rPr>
        <w:t>allows</w:t>
      </w:r>
      <w:r>
        <w:rPr>
          <w:spacing w:val="-1"/>
          <w:sz w:val="20"/>
        </w:rPr>
        <w:t xml:space="preserve"> </w:t>
      </w:r>
      <w:r>
        <w:rPr>
          <w:sz w:val="20"/>
        </w:rPr>
        <w:t>a</w:t>
      </w:r>
      <w:r>
        <w:rPr>
          <w:spacing w:val="-1"/>
          <w:sz w:val="20"/>
        </w:rPr>
        <w:t xml:space="preserve"> </w:t>
      </w:r>
      <w:r>
        <w:rPr>
          <w:sz w:val="20"/>
        </w:rPr>
        <w:t>doctor</w:t>
      </w:r>
      <w:r>
        <w:rPr>
          <w:spacing w:val="-1"/>
          <w:sz w:val="20"/>
        </w:rPr>
        <w:t xml:space="preserve"> </w:t>
      </w:r>
      <w:r>
        <w:rPr>
          <w:sz w:val="20"/>
        </w:rPr>
        <w:t>to</w:t>
      </w:r>
      <w:r>
        <w:rPr>
          <w:spacing w:val="-1"/>
          <w:sz w:val="20"/>
        </w:rPr>
        <w:t xml:space="preserve"> </w:t>
      </w:r>
      <w:r>
        <w:rPr>
          <w:sz w:val="20"/>
        </w:rPr>
        <w:t>evaluate</w:t>
      </w:r>
      <w:r>
        <w:rPr>
          <w:spacing w:val="-1"/>
          <w:sz w:val="20"/>
        </w:rPr>
        <w:t xml:space="preserve"> </w:t>
      </w:r>
      <w:r>
        <w:rPr>
          <w:sz w:val="20"/>
        </w:rPr>
        <w:t>multiple</w:t>
      </w:r>
      <w:r>
        <w:rPr>
          <w:spacing w:val="-1"/>
          <w:sz w:val="20"/>
        </w:rPr>
        <w:t xml:space="preserve"> </w:t>
      </w:r>
      <w:r>
        <w:rPr>
          <w:sz w:val="20"/>
        </w:rPr>
        <w:t>organs,</w:t>
      </w:r>
      <w:r>
        <w:rPr>
          <w:spacing w:val="-1"/>
          <w:sz w:val="20"/>
        </w:rPr>
        <w:t xml:space="preserve"> </w:t>
      </w:r>
      <w:r>
        <w:rPr>
          <w:sz w:val="20"/>
        </w:rPr>
        <w:t xml:space="preserve">structures </w:t>
      </w:r>
      <w:r>
        <w:rPr>
          <w:spacing w:val="-2"/>
          <w:sz w:val="20"/>
        </w:rPr>
        <w:t>and</w:t>
      </w:r>
      <w:r>
        <w:rPr>
          <w:spacing w:val="-6"/>
          <w:sz w:val="20"/>
        </w:rPr>
        <w:t xml:space="preserve"> </w:t>
      </w:r>
      <w:r>
        <w:rPr>
          <w:spacing w:val="-2"/>
          <w:sz w:val="20"/>
        </w:rPr>
        <w:t>conditions</w:t>
      </w:r>
      <w:r>
        <w:rPr>
          <w:spacing w:val="-6"/>
          <w:sz w:val="20"/>
        </w:rPr>
        <w:t xml:space="preserve"> </w:t>
      </w:r>
      <w:hyperlink w:anchor="_bookmark23" w:history="1">
        <w:r>
          <w:rPr>
            <w:spacing w:val="-2"/>
            <w:sz w:val="20"/>
          </w:rPr>
          <w:t>Breiding</w:t>
        </w:r>
      </w:hyperlink>
      <w:r>
        <w:rPr>
          <w:spacing w:val="-6"/>
          <w:sz w:val="20"/>
        </w:rPr>
        <w:t xml:space="preserve"> </w:t>
      </w:r>
      <w:hyperlink w:anchor="_bookmark23" w:history="1">
        <w:r>
          <w:rPr>
            <w:spacing w:val="-2"/>
            <w:sz w:val="20"/>
          </w:rPr>
          <w:t>[2009].</w:t>
        </w:r>
      </w:hyperlink>
      <w:r>
        <w:rPr>
          <w:spacing w:val="8"/>
          <w:sz w:val="20"/>
        </w:rPr>
        <w:t xml:space="preserve"> </w:t>
      </w:r>
      <w:r>
        <w:rPr>
          <w:spacing w:val="-2"/>
          <w:sz w:val="20"/>
        </w:rPr>
        <w:t>It</w:t>
      </w:r>
      <w:r>
        <w:rPr>
          <w:spacing w:val="-6"/>
          <w:sz w:val="20"/>
        </w:rPr>
        <w:t xml:space="preserve"> </w:t>
      </w:r>
      <w:r>
        <w:rPr>
          <w:spacing w:val="-2"/>
          <w:sz w:val="20"/>
        </w:rPr>
        <w:t>is</w:t>
      </w:r>
      <w:r>
        <w:rPr>
          <w:spacing w:val="-6"/>
          <w:sz w:val="20"/>
        </w:rPr>
        <w:t xml:space="preserve"> </w:t>
      </w:r>
      <w:r>
        <w:rPr>
          <w:spacing w:val="-2"/>
          <w:sz w:val="20"/>
        </w:rPr>
        <w:t>one</w:t>
      </w:r>
      <w:r>
        <w:rPr>
          <w:spacing w:val="-6"/>
          <w:sz w:val="20"/>
        </w:rPr>
        <w:t xml:space="preserve"> </w:t>
      </w:r>
      <w:r>
        <w:rPr>
          <w:spacing w:val="-2"/>
          <w:sz w:val="20"/>
        </w:rPr>
        <w:t>of</w:t>
      </w:r>
      <w:r>
        <w:rPr>
          <w:spacing w:val="-6"/>
          <w:sz w:val="20"/>
        </w:rPr>
        <w:t xml:space="preserve"> </w:t>
      </w:r>
      <w:r>
        <w:rPr>
          <w:spacing w:val="-2"/>
          <w:sz w:val="20"/>
        </w:rPr>
        <w:t>the</w:t>
      </w:r>
      <w:r>
        <w:rPr>
          <w:spacing w:val="-6"/>
          <w:sz w:val="20"/>
        </w:rPr>
        <w:t xml:space="preserve"> </w:t>
      </w:r>
      <w:r>
        <w:rPr>
          <w:spacing w:val="-2"/>
          <w:sz w:val="20"/>
        </w:rPr>
        <w:t>most</w:t>
      </w:r>
      <w:r>
        <w:rPr>
          <w:spacing w:val="-6"/>
          <w:sz w:val="20"/>
        </w:rPr>
        <w:t xml:space="preserve"> </w:t>
      </w:r>
      <w:r>
        <w:rPr>
          <w:spacing w:val="-2"/>
          <w:sz w:val="20"/>
        </w:rPr>
        <w:t>used</w:t>
      </w:r>
      <w:r>
        <w:rPr>
          <w:spacing w:val="-6"/>
          <w:sz w:val="20"/>
        </w:rPr>
        <w:t xml:space="preserve"> </w:t>
      </w:r>
      <w:r>
        <w:rPr>
          <w:spacing w:val="-2"/>
          <w:sz w:val="20"/>
        </w:rPr>
        <w:t>methods</w:t>
      </w:r>
      <w:r>
        <w:rPr>
          <w:spacing w:val="-6"/>
          <w:sz w:val="20"/>
        </w:rPr>
        <w:t xml:space="preserve"> </w:t>
      </w:r>
      <w:r>
        <w:rPr>
          <w:spacing w:val="-2"/>
          <w:sz w:val="20"/>
        </w:rPr>
        <w:t>to</w:t>
      </w:r>
      <w:r>
        <w:rPr>
          <w:spacing w:val="-6"/>
          <w:sz w:val="20"/>
        </w:rPr>
        <w:t xml:space="preserve"> </w:t>
      </w:r>
      <w:r>
        <w:rPr>
          <w:spacing w:val="-2"/>
          <w:sz w:val="20"/>
        </w:rPr>
        <w:t>diagnose</w:t>
      </w:r>
      <w:r>
        <w:rPr>
          <w:spacing w:val="-6"/>
          <w:sz w:val="20"/>
        </w:rPr>
        <w:t xml:space="preserve"> </w:t>
      </w:r>
      <w:r>
        <w:rPr>
          <w:spacing w:val="-2"/>
          <w:sz w:val="20"/>
        </w:rPr>
        <w:t>pneumonia</w:t>
      </w:r>
      <w:r>
        <w:rPr>
          <w:spacing w:val="-6"/>
          <w:sz w:val="20"/>
        </w:rPr>
        <w:t xml:space="preserve"> </w:t>
      </w:r>
      <w:r>
        <w:rPr>
          <w:spacing w:val="-2"/>
          <w:sz w:val="20"/>
        </w:rPr>
        <w:t>worldwide</w:t>
      </w:r>
      <w:r>
        <w:rPr>
          <w:spacing w:val="-6"/>
          <w:sz w:val="20"/>
        </w:rPr>
        <w:t xml:space="preserve"> </w:t>
      </w:r>
      <w:hyperlink w:anchor="_bookmark24" w:history="1">
        <w:r>
          <w:rPr>
            <w:spacing w:val="-2"/>
            <w:sz w:val="20"/>
          </w:rPr>
          <w:t>[Jaiswal</w:t>
        </w:r>
      </w:hyperlink>
      <w:r>
        <w:rPr>
          <w:spacing w:val="-2"/>
          <w:sz w:val="20"/>
        </w:rPr>
        <w:t xml:space="preserve"> </w:t>
      </w:r>
      <w:hyperlink w:anchor="_bookmark24" w:history="1">
        <w:r>
          <w:rPr>
            <w:sz w:val="20"/>
          </w:rPr>
          <w:t>et al.,</w:t>
        </w:r>
      </w:hyperlink>
      <w:r>
        <w:rPr>
          <w:sz w:val="20"/>
        </w:rPr>
        <w:t xml:space="preserve"> </w:t>
      </w:r>
      <w:hyperlink w:anchor="_bookmark24" w:history="1">
        <w:r>
          <w:rPr>
            <w:sz w:val="20"/>
          </w:rPr>
          <w:t>2019].</w:t>
        </w:r>
      </w:hyperlink>
    </w:p>
    <w:p w14:paraId="264B59BD" w14:textId="77777777" w:rsidR="00E96882" w:rsidRDefault="00E96882" w:rsidP="00E96882">
      <w:pPr>
        <w:pStyle w:val="BodyText"/>
        <w:spacing w:before="37" w:line="228" w:lineRule="auto"/>
        <w:ind w:left="830" w:right="103" w:firstLine="7"/>
        <w:jc w:val="both"/>
      </w:pPr>
      <w:r>
        <w:t>Chest</w:t>
      </w:r>
      <w:r>
        <w:rPr>
          <w:spacing w:val="-10"/>
        </w:rPr>
        <w:t xml:space="preserve"> </w:t>
      </w:r>
      <w:r>
        <w:t>X-ray</w:t>
      </w:r>
      <w:r>
        <w:rPr>
          <w:spacing w:val="-10"/>
        </w:rPr>
        <w:t xml:space="preserve"> </w:t>
      </w:r>
      <w:r>
        <w:t>devices</w:t>
      </w:r>
      <w:r>
        <w:rPr>
          <w:spacing w:val="-10"/>
        </w:rPr>
        <w:t xml:space="preserve"> </w:t>
      </w:r>
      <w:r>
        <w:t>can</w:t>
      </w:r>
      <w:r>
        <w:rPr>
          <w:spacing w:val="-10"/>
        </w:rPr>
        <w:t xml:space="preserve"> </w:t>
      </w:r>
      <w:r>
        <w:t>be</w:t>
      </w:r>
      <w:r>
        <w:rPr>
          <w:spacing w:val="-10"/>
        </w:rPr>
        <w:t xml:space="preserve"> </w:t>
      </w:r>
      <w:r>
        <w:t>portable,</w:t>
      </w:r>
      <w:r>
        <w:rPr>
          <w:spacing w:val="-10"/>
        </w:rPr>
        <w:t xml:space="preserve"> </w:t>
      </w:r>
      <w:r>
        <w:t>are</w:t>
      </w:r>
      <w:r>
        <w:rPr>
          <w:spacing w:val="-10"/>
        </w:rPr>
        <w:t xml:space="preserve"> </w:t>
      </w:r>
      <w:r>
        <w:t>affordable,</w:t>
      </w:r>
      <w:r>
        <w:rPr>
          <w:spacing w:val="-10"/>
        </w:rPr>
        <w:t xml:space="preserve"> </w:t>
      </w:r>
      <w:r>
        <w:t>fast,</w:t>
      </w:r>
      <w:r>
        <w:rPr>
          <w:spacing w:val="-10"/>
        </w:rPr>
        <w:t xml:space="preserve"> </w:t>
      </w:r>
      <w:r>
        <w:t>and</w:t>
      </w:r>
      <w:r>
        <w:rPr>
          <w:spacing w:val="-10"/>
        </w:rPr>
        <w:t xml:space="preserve"> </w:t>
      </w:r>
      <w:r>
        <w:t>gives</w:t>
      </w:r>
      <w:r>
        <w:rPr>
          <w:spacing w:val="-10"/>
        </w:rPr>
        <w:t xml:space="preserve"> </w:t>
      </w:r>
      <w:r>
        <w:t>the</w:t>
      </w:r>
      <w:r>
        <w:rPr>
          <w:spacing w:val="-10"/>
        </w:rPr>
        <w:t xml:space="preserve"> </w:t>
      </w:r>
      <w:r>
        <w:t>patient</w:t>
      </w:r>
      <w:r>
        <w:rPr>
          <w:spacing w:val="-10"/>
        </w:rPr>
        <w:t xml:space="preserve"> </w:t>
      </w:r>
      <w:r>
        <w:t>a</w:t>
      </w:r>
      <w:r>
        <w:rPr>
          <w:spacing w:val="-10"/>
        </w:rPr>
        <w:t xml:space="preserve"> </w:t>
      </w:r>
      <w:r>
        <w:t>lower</w:t>
      </w:r>
      <w:r>
        <w:rPr>
          <w:spacing w:val="-10"/>
        </w:rPr>
        <w:t xml:space="preserve"> </w:t>
      </w:r>
      <w:r>
        <w:t>radiation</w:t>
      </w:r>
      <w:r>
        <w:rPr>
          <w:spacing w:val="-10"/>
        </w:rPr>
        <w:t xml:space="preserve"> </w:t>
      </w:r>
      <w:r>
        <w:t>dose</w:t>
      </w:r>
      <w:r>
        <w:rPr>
          <w:spacing w:val="-10"/>
        </w:rPr>
        <w:t xml:space="preserve"> </w:t>
      </w:r>
      <w:r>
        <w:t>than</w:t>
      </w:r>
      <w:r>
        <w:rPr>
          <w:spacing w:val="-10"/>
        </w:rPr>
        <w:t xml:space="preserve"> </w:t>
      </w:r>
      <w:r>
        <w:t>CT. It has been reported that common CT findings can also be detected on chest X-ray images, even in patients with</w:t>
      </w:r>
      <w:r>
        <w:rPr>
          <w:spacing w:val="-13"/>
        </w:rPr>
        <w:t xml:space="preserve"> </w:t>
      </w:r>
      <w:r>
        <w:t>initial</w:t>
      </w:r>
      <w:r>
        <w:rPr>
          <w:spacing w:val="-12"/>
        </w:rPr>
        <w:t xml:space="preserve"> </w:t>
      </w:r>
      <w:r>
        <w:t>negative</w:t>
      </w:r>
      <w:r>
        <w:rPr>
          <w:spacing w:val="-13"/>
        </w:rPr>
        <w:t xml:space="preserve"> </w:t>
      </w:r>
      <w:r>
        <w:t>RT-PCR</w:t>
      </w:r>
      <w:r>
        <w:rPr>
          <w:spacing w:val="-12"/>
        </w:rPr>
        <w:t xml:space="preserve"> </w:t>
      </w:r>
      <w:r>
        <w:t>for</w:t>
      </w:r>
      <w:r>
        <w:rPr>
          <w:spacing w:val="-13"/>
        </w:rPr>
        <w:t xml:space="preserve"> </w:t>
      </w:r>
      <w:r>
        <w:t>COVID-19.</w:t>
      </w:r>
      <w:r>
        <w:rPr>
          <w:spacing w:val="-3"/>
        </w:rPr>
        <w:t xml:space="preserve"> </w:t>
      </w:r>
      <w:r>
        <w:t>However,</w:t>
      </w:r>
      <w:r>
        <w:rPr>
          <w:spacing w:val="-13"/>
        </w:rPr>
        <w:t xml:space="preserve"> </w:t>
      </w:r>
      <w:r>
        <w:t>the</w:t>
      </w:r>
      <w:r>
        <w:rPr>
          <w:spacing w:val="-12"/>
        </w:rPr>
        <w:t xml:space="preserve"> </w:t>
      </w:r>
      <w:r>
        <w:t>diagnosis</w:t>
      </w:r>
      <w:r>
        <w:rPr>
          <w:spacing w:val="-13"/>
        </w:rPr>
        <w:t xml:space="preserve"> </w:t>
      </w:r>
      <w:r>
        <w:t>of</w:t>
      </w:r>
      <w:r>
        <w:rPr>
          <w:spacing w:val="-12"/>
        </w:rPr>
        <w:t xml:space="preserve"> </w:t>
      </w:r>
      <w:r>
        <w:t>COVID-19</w:t>
      </w:r>
      <w:r>
        <w:rPr>
          <w:spacing w:val="-13"/>
        </w:rPr>
        <w:t xml:space="preserve"> </w:t>
      </w:r>
      <w:r>
        <w:t>using</w:t>
      </w:r>
      <w:r>
        <w:rPr>
          <w:spacing w:val="-12"/>
        </w:rPr>
        <w:t xml:space="preserve"> </w:t>
      </w:r>
      <w:r>
        <w:t>chest</w:t>
      </w:r>
      <w:r>
        <w:rPr>
          <w:spacing w:val="-13"/>
        </w:rPr>
        <w:t xml:space="preserve"> </w:t>
      </w:r>
      <w:r>
        <w:t>X-ray</w:t>
      </w:r>
      <w:r>
        <w:rPr>
          <w:spacing w:val="-12"/>
        </w:rPr>
        <w:t xml:space="preserve"> </w:t>
      </w:r>
      <w:r>
        <w:t xml:space="preserve">images </w:t>
      </w:r>
      <w:r>
        <w:rPr>
          <w:spacing w:val="-2"/>
        </w:rPr>
        <w:t>is</w:t>
      </w:r>
      <w:r>
        <w:rPr>
          <w:spacing w:val="-6"/>
        </w:rPr>
        <w:t xml:space="preserve"> </w:t>
      </w:r>
      <w:r>
        <w:rPr>
          <w:spacing w:val="-2"/>
        </w:rPr>
        <w:t>more</w:t>
      </w:r>
      <w:r>
        <w:rPr>
          <w:spacing w:val="-6"/>
        </w:rPr>
        <w:t xml:space="preserve"> </w:t>
      </w:r>
      <w:r>
        <w:rPr>
          <w:spacing w:val="-2"/>
        </w:rPr>
        <w:t>difficult</w:t>
      </w:r>
      <w:r>
        <w:rPr>
          <w:spacing w:val="-6"/>
        </w:rPr>
        <w:t xml:space="preserve"> </w:t>
      </w:r>
      <w:r>
        <w:rPr>
          <w:spacing w:val="-2"/>
        </w:rPr>
        <w:t>than</w:t>
      </w:r>
      <w:r>
        <w:rPr>
          <w:spacing w:val="-6"/>
        </w:rPr>
        <w:t xml:space="preserve"> </w:t>
      </w:r>
      <w:r>
        <w:rPr>
          <w:spacing w:val="-2"/>
        </w:rPr>
        <w:t>using</w:t>
      </w:r>
      <w:r>
        <w:rPr>
          <w:spacing w:val="-6"/>
        </w:rPr>
        <w:t xml:space="preserve"> </w:t>
      </w:r>
      <w:r>
        <w:rPr>
          <w:spacing w:val="-2"/>
        </w:rPr>
        <w:t>CT</w:t>
      </w:r>
      <w:r>
        <w:rPr>
          <w:spacing w:val="-6"/>
        </w:rPr>
        <w:t xml:space="preserve"> </w:t>
      </w:r>
      <w:r>
        <w:rPr>
          <w:spacing w:val="-2"/>
        </w:rPr>
        <w:t>or</w:t>
      </w:r>
      <w:r>
        <w:rPr>
          <w:spacing w:val="-6"/>
        </w:rPr>
        <w:t xml:space="preserve"> </w:t>
      </w:r>
      <w:r>
        <w:rPr>
          <w:spacing w:val="-2"/>
        </w:rPr>
        <w:t>other</w:t>
      </w:r>
      <w:r>
        <w:rPr>
          <w:spacing w:val="-6"/>
        </w:rPr>
        <w:t xml:space="preserve"> </w:t>
      </w:r>
      <w:r>
        <w:rPr>
          <w:spacing w:val="-2"/>
        </w:rPr>
        <w:t>imaging</w:t>
      </w:r>
      <w:r>
        <w:rPr>
          <w:spacing w:val="-6"/>
        </w:rPr>
        <w:t xml:space="preserve"> </w:t>
      </w:r>
      <w:r>
        <w:rPr>
          <w:spacing w:val="-2"/>
        </w:rPr>
        <w:t>modalities</w:t>
      </w:r>
      <w:r>
        <w:rPr>
          <w:spacing w:val="-6"/>
        </w:rPr>
        <w:t xml:space="preserve"> </w:t>
      </w:r>
      <w:r>
        <w:rPr>
          <w:spacing w:val="-2"/>
        </w:rPr>
        <w:t>and</w:t>
      </w:r>
      <w:r>
        <w:rPr>
          <w:spacing w:val="-6"/>
        </w:rPr>
        <w:t xml:space="preserve"> </w:t>
      </w:r>
      <w:r>
        <w:rPr>
          <w:spacing w:val="-2"/>
        </w:rPr>
        <w:t>can</w:t>
      </w:r>
      <w:r>
        <w:rPr>
          <w:spacing w:val="-6"/>
        </w:rPr>
        <w:t xml:space="preserve"> </w:t>
      </w:r>
      <w:r>
        <w:rPr>
          <w:spacing w:val="-2"/>
        </w:rPr>
        <w:t>only</w:t>
      </w:r>
      <w:r>
        <w:rPr>
          <w:spacing w:val="-6"/>
        </w:rPr>
        <w:t xml:space="preserve"> </w:t>
      </w:r>
      <w:r>
        <w:rPr>
          <w:spacing w:val="-2"/>
        </w:rPr>
        <w:t>be</w:t>
      </w:r>
      <w:r>
        <w:rPr>
          <w:spacing w:val="-6"/>
        </w:rPr>
        <w:t xml:space="preserve"> </w:t>
      </w:r>
      <w:r>
        <w:rPr>
          <w:spacing w:val="-2"/>
        </w:rPr>
        <w:t>performed</w:t>
      </w:r>
      <w:r>
        <w:rPr>
          <w:spacing w:val="-6"/>
        </w:rPr>
        <w:t xml:space="preserve"> </w:t>
      </w:r>
      <w:r>
        <w:rPr>
          <w:spacing w:val="-2"/>
        </w:rPr>
        <w:t>by</w:t>
      </w:r>
      <w:r>
        <w:rPr>
          <w:spacing w:val="-6"/>
        </w:rPr>
        <w:t xml:space="preserve"> </w:t>
      </w:r>
      <w:r>
        <w:rPr>
          <w:spacing w:val="-2"/>
        </w:rPr>
        <w:t>specialist</w:t>
      </w:r>
      <w:r>
        <w:rPr>
          <w:spacing w:val="-6"/>
        </w:rPr>
        <w:t xml:space="preserve"> </w:t>
      </w:r>
      <w:r>
        <w:rPr>
          <w:spacing w:val="-2"/>
        </w:rPr>
        <w:t xml:space="preserve">physicians, </w:t>
      </w:r>
      <w:r>
        <w:t xml:space="preserve">which scarce </w:t>
      </w:r>
      <w:hyperlink w:anchor="_bookmark25" w:history="1">
        <w:r>
          <w:t>[Narin et al.,</w:t>
        </w:r>
      </w:hyperlink>
      <w:r>
        <w:t xml:space="preserve"> </w:t>
      </w:r>
      <w:hyperlink w:anchor="_bookmark25" w:history="1">
        <w:r>
          <w:t>2021,</w:t>
        </w:r>
      </w:hyperlink>
      <w:r>
        <w:t xml:space="preserve"> </w:t>
      </w:r>
      <w:hyperlink w:anchor="_bookmark22" w:history="1">
        <w:r>
          <w:t>Wong et al.,</w:t>
        </w:r>
      </w:hyperlink>
      <w:r>
        <w:t xml:space="preserve"> </w:t>
      </w:r>
      <w:hyperlink w:anchor="_bookmark22" w:history="1">
        <w:r>
          <w:t>2020].</w:t>
        </w:r>
      </w:hyperlink>
    </w:p>
    <w:p w14:paraId="33BE7A62" w14:textId="77777777" w:rsidR="00E96882" w:rsidRDefault="00E96882" w:rsidP="00E96882">
      <w:pPr>
        <w:pStyle w:val="BodyText"/>
        <w:spacing w:before="206" w:line="228" w:lineRule="auto"/>
        <w:ind w:left="120" w:right="137" w:hanging="7"/>
        <w:jc w:val="both"/>
      </w:pPr>
      <w:r>
        <w:t>There is a trade-off between quality and accessibility when choosing the imaging technique to use.</w:t>
      </w:r>
      <w:r>
        <w:rPr>
          <w:spacing w:val="37"/>
        </w:rPr>
        <w:t xml:space="preserve"> </w:t>
      </w:r>
      <w:r>
        <w:t>CT produces a higher quality image but requires a much more complex device, not always available in many institutions.</w:t>
      </w:r>
      <w:r>
        <w:rPr>
          <w:spacing w:val="40"/>
        </w:rPr>
        <w:t xml:space="preserve"> </w:t>
      </w:r>
      <w:r>
        <w:t>On the contrary, X-ray</w:t>
      </w:r>
      <w:r>
        <w:rPr>
          <w:spacing w:val="-1"/>
        </w:rPr>
        <w:t xml:space="preserve"> </w:t>
      </w:r>
      <w:r>
        <w:t>devices</w:t>
      </w:r>
      <w:r>
        <w:rPr>
          <w:spacing w:val="-1"/>
        </w:rPr>
        <w:t xml:space="preserve"> </w:t>
      </w:r>
      <w:r>
        <w:t>are much more</w:t>
      </w:r>
      <w:r>
        <w:rPr>
          <w:spacing w:val="-1"/>
        </w:rPr>
        <w:t xml:space="preserve"> </w:t>
      </w:r>
      <w:r>
        <w:t>affordable, can be</w:t>
      </w:r>
      <w:r>
        <w:rPr>
          <w:spacing w:val="-1"/>
        </w:rPr>
        <w:t xml:space="preserve"> </w:t>
      </w:r>
      <w:r>
        <w:t>portable, and are less</w:t>
      </w:r>
      <w:r>
        <w:rPr>
          <w:spacing w:val="-1"/>
        </w:rPr>
        <w:t xml:space="preserve"> </w:t>
      </w:r>
      <w:r>
        <w:t>harmful, given</w:t>
      </w:r>
      <w:r>
        <w:rPr>
          <w:spacing w:val="-1"/>
        </w:rPr>
        <w:t xml:space="preserve"> </w:t>
      </w:r>
      <w:r>
        <w:t xml:space="preserve">that a single CT scan can deliver a median effective radiation dose as high as 442 chest X-ray series </w:t>
      </w:r>
      <w:hyperlink w:anchor="_bookmark23" w:history="1">
        <w:r>
          <w:t>[Breiding,</w:t>
        </w:r>
      </w:hyperlink>
      <w:r>
        <w:t xml:space="preserve"> </w:t>
      </w:r>
      <w:hyperlink w:anchor="_bookmark23" w:history="1">
        <w:r>
          <w:t>2009].</w:t>
        </w:r>
      </w:hyperlink>
    </w:p>
    <w:p w14:paraId="2D69C976" w14:textId="77777777" w:rsidR="00E96882" w:rsidRDefault="00E96882" w:rsidP="00E96882">
      <w:pPr>
        <w:pStyle w:val="BodyText"/>
        <w:spacing w:before="108" w:line="228" w:lineRule="auto"/>
        <w:ind w:left="113" w:right="113" w:firstLine="6"/>
        <w:jc w:val="both"/>
      </w:pPr>
      <w:r>
        <w:t>Concerning</w:t>
      </w:r>
      <w:r>
        <w:rPr>
          <w:spacing w:val="-11"/>
        </w:rPr>
        <w:t xml:space="preserve"> </w:t>
      </w:r>
      <w:r>
        <w:t>the</w:t>
      </w:r>
      <w:r>
        <w:rPr>
          <w:spacing w:val="-12"/>
        </w:rPr>
        <w:t xml:space="preserve"> </w:t>
      </w:r>
      <w:r>
        <w:t>radiological</w:t>
      </w:r>
      <w:r>
        <w:rPr>
          <w:spacing w:val="-11"/>
        </w:rPr>
        <w:t xml:space="preserve"> </w:t>
      </w:r>
      <w:r>
        <w:t>findings</w:t>
      </w:r>
      <w:r>
        <w:rPr>
          <w:spacing w:val="-12"/>
        </w:rPr>
        <w:t xml:space="preserve"> </w:t>
      </w:r>
      <w:r>
        <w:t>on</w:t>
      </w:r>
      <w:r>
        <w:rPr>
          <w:spacing w:val="-11"/>
        </w:rPr>
        <w:t xml:space="preserve"> </w:t>
      </w:r>
      <w:r>
        <w:t>chest</w:t>
      </w:r>
      <w:r>
        <w:rPr>
          <w:spacing w:val="-12"/>
        </w:rPr>
        <w:t xml:space="preserve"> </w:t>
      </w:r>
      <w:r>
        <w:t>X-ray</w:t>
      </w:r>
      <w:r>
        <w:rPr>
          <w:spacing w:val="-11"/>
        </w:rPr>
        <w:t xml:space="preserve"> </w:t>
      </w:r>
      <w:r>
        <w:t>and</w:t>
      </w:r>
      <w:r>
        <w:rPr>
          <w:spacing w:val="-11"/>
        </w:rPr>
        <w:t xml:space="preserve"> </w:t>
      </w:r>
      <w:r>
        <w:t>CT</w:t>
      </w:r>
      <w:r>
        <w:rPr>
          <w:spacing w:val="-12"/>
        </w:rPr>
        <w:t xml:space="preserve"> </w:t>
      </w:r>
      <w:r>
        <w:t>associated</w:t>
      </w:r>
      <w:r>
        <w:rPr>
          <w:spacing w:val="-11"/>
        </w:rPr>
        <w:t xml:space="preserve"> </w:t>
      </w:r>
      <w:r>
        <w:t>with</w:t>
      </w:r>
      <w:r>
        <w:rPr>
          <w:spacing w:val="-12"/>
        </w:rPr>
        <w:t xml:space="preserve"> </w:t>
      </w:r>
      <w:r>
        <w:t>COVID-19</w:t>
      </w:r>
      <w:r>
        <w:rPr>
          <w:spacing w:val="-12"/>
        </w:rPr>
        <w:t xml:space="preserve"> </w:t>
      </w:r>
      <w:r>
        <w:t>pneumonia,</w:t>
      </w:r>
      <w:r>
        <w:rPr>
          <w:spacing w:val="-11"/>
        </w:rPr>
        <w:t xml:space="preserve"> </w:t>
      </w:r>
      <w:r>
        <w:t>the</w:t>
      </w:r>
      <w:r>
        <w:rPr>
          <w:spacing w:val="-11"/>
        </w:rPr>
        <w:t xml:space="preserve"> </w:t>
      </w:r>
      <w:r>
        <w:t>most</w:t>
      </w:r>
      <w:r>
        <w:rPr>
          <w:spacing w:val="-12"/>
        </w:rPr>
        <w:t xml:space="preserve"> </w:t>
      </w:r>
      <w:r>
        <w:t>common are</w:t>
      </w:r>
      <w:r>
        <w:rPr>
          <w:spacing w:val="-5"/>
        </w:rPr>
        <w:t xml:space="preserve"> </w:t>
      </w:r>
      <w:r>
        <w:t>ground</w:t>
      </w:r>
      <w:r>
        <w:rPr>
          <w:spacing w:val="-5"/>
        </w:rPr>
        <w:t xml:space="preserve"> </w:t>
      </w:r>
      <w:r>
        <w:t>glass</w:t>
      </w:r>
      <w:r>
        <w:rPr>
          <w:spacing w:val="-5"/>
        </w:rPr>
        <w:t xml:space="preserve"> </w:t>
      </w:r>
      <w:r>
        <w:t>opacities. These</w:t>
      </w:r>
      <w:r>
        <w:rPr>
          <w:spacing w:val="-5"/>
        </w:rPr>
        <w:t xml:space="preserve"> </w:t>
      </w:r>
      <w:r>
        <w:t>marks</w:t>
      </w:r>
      <w:r>
        <w:rPr>
          <w:spacing w:val="-5"/>
        </w:rPr>
        <w:t xml:space="preserve"> </w:t>
      </w:r>
      <w:r>
        <w:t>are</w:t>
      </w:r>
      <w:r>
        <w:rPr>
          <w:spacing w:val="-5"/>
        </w:rPr>
        <w:t xml:space="preserve"> </w:t>
      </w:r>
      <w:r>
        <w:t>usually</w:t>
      </w:r>
      <w:r>
        <w:rPr>
          <w:spacing w:val="-5"/>
        </w:rPr>
        <w:t xml:space="preserve"> </w:t>
      </w:r>
      <w:r>
        <w:t>bilateral,</w:t>
      </w:r>
      <w:r>
        <w:rPr>
          <w:spacing w:val="-5"/>
        </w:rPr>
        <w:t xml:space="preserve"> </w:t>
      </w:r>
      <w:r>
        <w:t>meaning</w:t>
      </w:r>
      <w:r>
        <w:rPr>
          <w:spacing w:val="-5"/>
        </w:rPr>
        <w:t xml:space="preserve"> </w:t>
      </w:r>
      <w:r>
        <w:t>they</w:t>
      </w:r>
      <w:r>
        <w:rPr>
          <w:spacing w:val="-5"/>
        </w:rPr>
        <w:t xml:space="preserve"> </w:t>
      </w:r>
      <w:r>
        <w:t>affect</w:t>
      </w:r>
      <w:r>
        <w:rPr>
          <w:spacing w:val="-5"/>
        </w:rPr>
        <w:t xml:space="preserve"> </w:t>
      </w:r>
      <w:r>
        <w:t>both</w:t>
      </w:r>
      <w:r>
        <w:rPr>
          <w:spacing w:val="-5"/>
        </w:rPr>
        <w:t xml:space="preserve"> </w:t>
      </w:r>
      <w:r>
        <w:t>lungs</w:t>
      </w:r>
      <w:r>
        <w:rPr>
          <w:spacing w:val="-5"/>
        </w:rPr>
        <w:t xml:space="preserve"> </w:t>
      </w:r>
      <w:r>
        <w:t>and</w:t>
      </w:r>
      <w:r>
        <w:rPr>
          <w:spacing w:val="-5"/>
        </w:rPr>
        <w:t xml:space="preserve"> </w:t>
      </w:r>
      <w:r>
        <w:t>are</w:t>
      </w:r>
      <w:r>
        <w:rPr>
          <w:spacing w:val="-5"/>
        </w:rPr>
        <w:t xml:space="preserve"> </w:t>
      </w:r>
      <w:r>
        <w:t>more</w:t>
      </w:r>
      <w:r>
        <w:rPr>
          <w:spacing w:val="-5"/>
        </w:rPr>
        <w:t xml:space="preserve"> </w:t>
      </w:r>
      <w:r>
        <w:t>likely</w:t>
      </w:r>
      <w:r>
        <w:rPr>
          <w:spacing w:val="-5"/>
        </w:rPr>
        <w:t xml:space="preserve"> </w:t>
      </w:r>
      <w:r>
        <w:t>to</w:t>
      </w:r>
      <w:r>
        <w:rPr>
          <w:spacing w:val="-5"/>
        </w:rPr>
        <w:t xml:space="preserve"> </w:t>
      </w:r>
      <w:r>
        <w:t>be located</w:t>
      </w:r>
      <w:r>
        <w:rPr>
          <w:spacing w:val="-9"/>
        </w:rPr>
        <w:t xml:space="preserve"> </w:t>
      </w:r>
      <w:r>
        <w:t>in</w:t>
      </w:r>
      <w:r>
        <w:rPr>
          <w:spacing w:val="-9"/>
        </w:rPr>
        <w:t xml:space="preserve"> </w:t>
      </w:r>
      <w:r>
        <w:t>the</w:t>
      </w:r>
      <w:r>
        <w:rPr>
          <w:spacing w:val="-9"/>
        </w:rPr>
        <w:t xml:space="preserve"> </w:t>
      </w:r>
      <w:r>
        <w:t>periphery</w:t>
      </w:r>
      <w:r>
        <w:rPr>
          <w:spacing w:val="-9"/>
        </w:rPr>
        <w:t xml:space="preserve"> </w:t>
      </w:r>
      <w:r>
        <w:t>and</w:t>
      </w:r>
      <w:r>
        <w:rPr>
          <w:spacing w:val="-9"/>
        </w:rPr>
        <w:t xml:space="preserve"> </w:t>
      </w:r>
      <w:r>
        <w:t>lower</w:t>
      </w:r>
      <w:r>
        <w:rPr>
          <w:spacing w:val="-9"/>
        </w:rPr>
        <w:t xml:space="preserve"> </w:t>
      </w:r>
      <w:r>
        <w:t>areas</w:t>
      </w:r>
      <w:r>
        <w:rPr>
          <w:spacing w:val="-9"/>
        </w:rPr>
        <w:t xml:space="preserve"> </w:t>
      </w:r>
      <w:r>
        <w:t>of</w:t>
      </w:r>
      <w:r>
        <w:rPr>
          <w:spacing w:val="-9"/>
        </w:rPr>
        <w:t xml:space="preserve"> </w:t>
      </w:r>
      <w:r>
        <w:t>the</w:t>
      </w:r>
      <w:r>
        <w:rPr>
          <w:spacing w:val="-9"/>
        </w:rPr>
        <w:t xml:space="preserve"> </w:t>
      </w:r>
      <w:r>
        <w:t>lungs</w:t>
      </w:r>
      <w:r>
        <w:rPr>
          <w:spacing w:val="-9"/>
        </w:rPr>
        <w:t xml:space="preserve"> </w:t>
      </w:r>
      <w:hyperlink w:anchor="_bookmark26" w:history="1">
        <w:r>
          <w:t>[Kaufman</w:t>
        </w:r>
        <w:r>
          <w:rPr>
            <w:spacing w:val="-9"/>
          </w:rPr>
          <w:t xml:space="preserve"> </w:t>
        </w:r>
        <w:r>
          <w:t>et</w:t>
        </w:r>
        <w:r>
          <w:rPr>
            <w:spacing w:val="-9"/>
          </w:rPr>
          <w:t xml:space="preserve"> </w:t>
        </w:r>
        <w:r>
          <w:t>al.,</w:t>
        </w:r>
      </w:hyperlink>
      <w:r>
        <w:rPr>
          <w:spacing w:val="-9"/>
        </w:rPr>
        <w:t xml:space="preserve"> </w:t>
      </w:r>
      <w:hyperlink w:anchor="_bookmark26" w:history="1">
        <w:r>
          <w:t>2020,</w:t>
        </w:r>
      </w:hyperlink>
      <w:r>
        <w:rPr>
          <w:spacing w:val="-9"/>
        </w:rPr>
        <w:t xml:space="preserve"> </w:t>
      </w:r>
      <w:hyperlink w:anchor="_bookmark27" w:history="1">
        <w:r>
          <w:t>Yasin</w:t>
        </w:r>
        <w:r>
          <w:rPr>
            <w:spacing w:val="-9"/>
          </w:rPr>
          <w:t xml:space="preserve"> </w:t>
        </w:r>
        <w:r>
          <w:t>and</w:t>
        </w:r>
        <w:r>
          <w:rPr>
            <w:spacing w:val="-9"/>
          </w:rPr>
          <w:t xml:space="preserve"> </w:t>
        </w:r>
        <w:r>
          <w:lastRenderedPageBreak/>
          <w:t>Gouda,</w:t>
        </w:r>
      </w:hyperlink>
      <w:r>
        <w:rPr>
          <w:spacing w:val="-9"/>
        </w:rPr>
        <w:t xml:space="preserve"> </w:t>
      </w:r>
      <w:hyperlink w:anchor="_bookmark27" w:history="1">
        <w:r>
          <w:t>2020].</w:t>
        </w:r>
      </w:hyperlink>
      <w:r>
        <w:t xml:space="preserve"> They</w:t>
      </w:r>
      <w:r>
        <w:rPr>
          <w:spacing w:val="-9"/>
        </w:rPr>
        <w:t xml:space="preserve"> </w:t>
      </w:r>
      <w:r>
        <w:t>can</w:t>
      </w:r>
      <w:r>
        <w:rPr>
          <w:spacing w:val="-9"/>
        </w:rPr>
        <w:t xml:space="preserve"> </w:t>
      </w:r>
      <w:r>
        <w:t>be</w:t>
      </w:r>
      <w:r>
        <w:rPr>
          <w:spacing w:val="-9"/>
        </w:rPr>
        <w:t xml:space="preserve"> </w:t>
      </w:r>
      <w:r>
        <w:t>seen in</w:t>
      </w:r>
      <w:r>
        <w:rPr>
          <w:spacing w:val="-4"/>
        </w:rPr>
        <w:t xml:space="preserve"> </w:t>
      </w:r>
      <w:r>
        <w:t>chest</w:t>
      </w:r>
      <w:r>
        <w:rPr>
          <w:spacing w:val="-5"/>
        </w:rPr>
        <w:t xml:space="preserve"> </w:t>
      </w:r>
      <w:r>
        <w:t>X-ray</w:t>
      </w:r>
      <w:r>
        <w:rPr>
          <w:spacing w:val="-4"/>
        </w:rPr>
        <w:t xml:space="preserve"> </w:t>
      </w:r>
      <w:r>
        <w:t>images,</w:t>
      </w:r>
      <w:r>
        <w:rPr>
          <w:spacing w:val="-4"/>
        </w:rPr>
        <w:t xml:space="preserve"> </w:t>
      </w:r>
      <w:r>
        <w:t>or</w:t>
      </w:r>
      <w:r>
        <w:rPr>
          <w:spacing w:val="-5"/>
        </w:rPr>
        <w:t xml:space="preserve"> </w:t>
      </w:r>
      <w:r>
        <w:t>CT</w:t>
      </w:r>
      <w:r>
        <w:rPr>
          <w:spacing w:val="-4"/>
        </w:rPr>
        <w:t xml:space="preserve"> </w:t>
      </w:r>
      <w:r>
        <w:t>images</w:t>
      </w:r>
      <w:r>
        <w:rPr>
          <w:spacing w:val="-4"/>
        </w:rPr>
        <w:t xml:space="preserve"> </w:t>
      </w:r>
      <w:r>
        <w:t>as</w:t>
      </w:r>
      <w:r>
        <w:rPr>
          <w:spacing w:val="-5"/>
        </w:rPr>
        <w:t xml:space="preserve"> </w:t>
      </w:r>
      <w:r>
        <w:t>regions</w:t>
      </w:r>
      <w:r>
        <w:rPr>
          <w:spacing w:val="-4"/>
        </w:rPr>
        <w:t xml:space="preserve"> </w:t>
      </w:r>
      <w:r>
        <w:t>of</w:t>
      </w:r>
      <w:r>
        <w:rPr>
          <w:spacing w:val="-4"/>
        </w:rPr>
        <w:t xml:space="preserve"> </w:t>
      </w:r>
      <w:r>
        <w:t>increased</w:t>
      </w:r>
      <w:r>
        <w:rPr>
          <w:spacing w:val="-5"/>
        </w:rPr>
        <w:t xml:space="preserve"> </w:t>
      </w:r>
      <w:r>
        <w:t>whiteness</w:t>
      </w:r>
      <w:r>
        <w:rPr>
          <w:spacing w:val="-4"/>
        </w:rPr>
        <w:t xml:space="preserve"> </w:t>
      </w:r>
      <w:r>
        <w:t>due</w:t>
      </w:r>
      <w:r>
        <w:rPr>
          <w:spacing w:val="-4"/>
        </w:rPr>
        <w:t xml:space="preserve"> </w:t>
      </w:r>
      <w:r>
        <w:t>to</w:t>
      </w:r>
      <w:r>
        <w:rPr>
          <w:spacing w:val="-5"/>
        </w:rPr>
        <w:t xml:space="preserve"> </w:t>
      </w:r>
      <w:r>
        <w:t>the</w:t>
      </w:r>
      <w:r>
        <w:rPr>
          <w:spacing w:val="-4"/>
        </w:rPr>
        <w:t xml:space="preserve"> </w:t>
      </w:r>
      <w:r>
        <w:t>augmented</w:t>
      </w:r>
      <w:r>
        <w:rPr>
          <w:spacing w:val="-4"/>
        </w:rPr>
        <w:t xml:space="preserve"> </w:t>
      </w:r>
      <w:r>
        <w:t>density</w:t>
      </w:r>
      <w:r>
        <w:rPr>
          <w:spacing w:val="-5"/>
        </w:rPr>
        <w:t xml:space="preserve"> </w:t>
      </w:r>
      <w:hyperlink w:anchor="_bookmark28" w:history="1">
        <w:r>
          <w:t>[Cleverley</w:t>
        </w:r>
        <w:r>
          <w:rPr>
            <w:spacing w:val="-4"/>
          </w:rPr>
          <w:t xml:space="preserve"> </w:t>
        </w:r>
        <w:r>
          <w:t>et</w:t>
        </w:r>
        <w:r>
          <w:rPr>
            <w:spacing w:val="-4"/>
          </w:rPr>
          <w:t xml:space="preserve"> </w:t>
        </w:r>
        <w:r>
          <w:t>al.,</w:t>
        </w:r>
      </w:hyperlink>
      <w:r>
        <w:t xml:space="preserve"> </w:t>
      </w:r>
      <w:hyperlink w:anchor="_bookmark28" w:history="1">
        <w:r>
          <w:t>2020],</w:t>
        </w:r>
      </w:hyperlink>
      <w:r>
        <w:rPr>
          <w:spacing w:val="-8"/>
        </w:rPr>
        <w:t xml:space="preserve"> </w:t>
      </w:r>
      <w:r>
        <w:t>which</w:t>
      </w:r>
      <w:r>
        <w:rPr>
          <w:spacing w:val="-8"/>
        </w:rPr>
        <w:t xml:space="preserve"> </w:t>
      </w:r>
      <w:r>
        <w:t>do</w:t>
      </w:r>
      <w:r>
        <w:rPr>
          <w:spacing w:val="-8"/>
        </w:rPr>
        <w:t xml:space="preserve"> </w:t>
      </w:r>
      <w:r>
        <w:t>not</w:t>
      </w:r>
      <w:r>
        <w:rPr>
          <w:spacing w:val="-8"/>
        </w:rPr>
        <w:t xml:space="preserve"> </w:t>
      </w:r>
      <w:r>
        <w:t>cover</w:t>
      </w:r>
      <w:r>
        <w:rPr>
          <w:spacing w:val="-8"/>
        </w:rPr>
        <w:t xml:space="preserve"> </w:t>
      </w:r>
      <w:r>
        <w:t>blood</w:t>
      </w:r>
      <w:r>
        <w:rPr>
          <w:spacing w:val="-8"/>
        </w:rPr>
        <w:t xml:space="preserve"> </w:t>
      </w:r>
      <w:r>
        <w:t>vessels</w:t>
      </w:r>
      <w:r>
        <w:rPr>
          <w:spacing w:val="-8"/>
        </w:rPr>
        <w:t xml:space="preserve"> </w:t>
      </w:r>
      <w:r>
        <w:t>and</w:t>
      </w:r>
      <w:r>
        <w:rPr>
          <w:spacing w:val="-8"/>
        </w:rPr>
        <w:t xml:space="preserve"> </w:t>
      </w:r>
      <w:r>
        <w:t>airway</w:t>
      </w:r>
      <w:r>
        <w:rPr>
          <w:spacing w:val="-8"/>
        </w:rPr>
        <w:t xml:space="preserve"> </w:t>
      </w:r>
      <w:r>
        <w:t>walls</w:t>
      </w:r>
      <w:r>
        <w:rPr>
          <w:spacing w:val="-8"/>
        </w:rPr>
        <w:t xml:space="preserve"> </w:t>
      </w:r>
      <w:r>
        <w:t>completely</w:t>
      </w:r>
      <w:r>
        <w:rPr>
          <w:spacing w:val="-8"/>
        </w:rPr>
        <w:t xml:space="preserve"> </w:t>
      </w:r>
      <w:hyperlink w:anchor="_bookmark29" w:history="1">
        <w:r>
          <w:t>[Rousan</w:t>
        </w:r>
        <w:r>
          <w:rPr>
            <w:spacing w:val="-8"/>
          </w:rPr>
          <w:t xml:space="preserve"> </w:t>
        </w:r>
        <w:r>
          <w:t>et</w:t>
        </w:r>
        <w:r>
          <w:rPr>
            <w:spacing w:val="-8"/>
          </w:rPr>
          <w:t xml:space="preserve"> </w:t>
        </w:r>
        <w:r>
          <w:t>al.,</w:t>
        </w:r>
      </w:hyperlink>
      <w:r>
        <w:rPr>
          <w:spacing w:val="-8"/>
        </w:rPr>
        <w:t xml:space="preserve"> </w:t>
      </w:r>
      <w:hyperlink w:anchor="_bookmark29" w:history="1">
        <w:r>
          <w:t>2020].</w:t>
        </w:r>
      </w:hyperlink>
      <w:r>
        <w:t xml:space="preserve"> As</w:t>
      </w:r>
      <w:r>
        <w:rPr>
          <w:spacing w:val="-8"/>
        </w:rPr>
        <w:t xml:space="preserve"> </w:t>
      </w:r>
      <w:r>
        <w:t>the</w:t>
      </w:r>
      <w:r>
        <w:rPr>
          <w:spacing w:val="-8"/>
        </w:rPr>
        <w:t xml:space="preserve"> </w:t>
      </w:r>
      <w:r>
        <w:t>disease</w:t>
      </w:r>
      <w:r>
        <w:rPr>
          <w:spacing w:val="-8"/>
        </w:rPr>
        <w:t xml:space="preserve"> </w:t>
      </w:r>
      <w:r>
        <w:t>progresses, this</w:t>
      </w:r>
      <w:r>
        <w:rPr>
          <w:spacing w:val="-6"/>
        </w:rPr>
        <w:t xml:space="preserve"> </w:t>
      </w:r>
      <w:r>
        <w:t>finding</w:t>
      </w:r>
      <w:r>
        <w:rPr>
          <w:spacing w:val="-6"/>
        </w:rPr>
        <w:t xml:space="preserve"> </w:t>
      </w:r>
      <w:r>
        <w:t>becomes</w:t>
      </w:r>
      <w:r>
        <w:rPr>
          <w:spacing w:val="-6"/>
        </w:rPr>
        <w:t xml:space="preserve"> </w:t>
      </w:r>
      <w:r>
        <w:t>denser</w:t>
      </w:r>
      <w:r>
        <w:rPr>
          <w:spacing w:val="-6"/>
        </w:rPr>
        <w:t xml:space="preserve"> </w:t>
      </w:r>
      <w:r>
        <w:t>and</w:t>
      </w:r>
      <w:r>
        <w:rPr>
          <w:spacing w:val="-6"/>
        </w:rPr>
        <w:t xml:space="preserve"> </w:t>
      </w:r>
      <w:r>
        <w:t>covers</w:t>
      </w:r>
      <w:r>
        <w:rPr>
          <w:spacing w:val="-6"/>
        </w:rPr>
        <w:t xml:space="preserve"> </w:t>
      </w:r>
      <w:r>
        <w:t>blood</w:t>
      </w:r>
      <w:r>
        <w:rPr>
          <w:spacing w:val="-6"/>
        </w:rPr>
        <w:t xml:space="preserve"> </w:t>
      </w:r>
      <w:r>
        <w:t>vessels</w:t>
      </w:r>
      <w:r>
        <w:rPr>
          <w:spacing w:val="-6"/>
        </w:rPr>
        <w:t xml:space="preserve"> </w:t>
      </w:r>
      <w:r>
        <w:t>and</w:t>
      </w:r>
      <w:r>
        <w:rPr>
          <w:spacing w:val="-6"/>
        </w:rPr>
        <w:t xml:space="preserve"> </w:t>
      </w:r>
      <w:r>
        <w:t>airway</w:t>
      </w:r>
      <w:r>
        <w:rPr>
          <w:spacing w:val="-6"/>
        </w:rPr>
        <w:t xml:space="preserve"> </w:t>
      </w:r>
      <w:r>
        <w:t>walls</w:t>
      </w:r>
      <w:r>
        <w:rPr>
          <w:spacing w:val="-6"/>
        </w:rPr>
        <w:t xml:space="preserve"> </w:t>
      </w:r>
      <w:r>
        <w:t>on</w:t>
      </w:r>
      <w:r>
        <w:rPr>
          <w:spacing w:val="-6"/>
        </w:rPr>
        <w:t xml:space="preserve"> </w:t>
      </w:r>
      <w:r>
        <w:t>the</w:t>
      </w:r>
      <w:r>
        <w:rPr>
          <w:spacing w:val="-6"/>
        </w:rPr>
        <w:t xml:space="preserve"> </w:t>
      </w:r>
      <w:r>
        <w:t>image,</w:t>
      </w:r>
      <w:r>
        <w:rPr>
          <w:spacing w:val="-6"/>
        </w:rPr>
        <w:t xml:space="preserve"> </w:t>
      </w:r>
      <w:r>
        <w:t>becoming</w:t>
      </w:r>
      <w:r>
        <w:rPr>
          <w:spacing w:val="-6"/>
        </w:rPr>
        <w:t xml:space="preserve"> </w:t>
      </w:r>
      <w:r>
        <w:t xml:space="preserve">consolidations. Fig. </w:t>
      </w:r>
      <w:hyperlink w:anchor="_bookmark0" w:history="1">
        <w:r>
          <w:t>1</w:t>
        </w:r>
      </w:hyperlink>
      <w:r>
        <w:t xml:space="preserve"> presents</w:t>
      </w:r>
      <w:r>
        <w:rPr>
          <w:spacing w:val="-2"/>
        </w:rPr>
        <w:t xml:space="preserve"> </w:t>
      </w:r>
      <w:r>
        <w:t>a</w:t>
      </w:r>
      <w:r>
        <w:rPr>
          <w:spacing w:val="-3"/>
        </w:rPr>
        <w:t xml:space="preserve"> </w:t>
      </w:r>
      <w:r>
        <w:t>comparison</w:t>
      </w:r>
      <w:r>
        <w:rPr>
          <w:spacing w:val="-2"/>
        </w:rPr>
        <w:t xml:space="preserve"> </w:t>
      </w:r>
      <w:r>
        <w:t>of</w:t>
      </w:r>
      <w:r>
        <w:rPr>
          <w:spacing w:val="-3"/>
        </w:rPr>
        <w:t xml:space="preserve"> </w:t>
      </w:r>
      <w:r>
        <w:t>the</w:t>
      </w:r>
      <w:r>
        <w:rPr>
          <w:spacing w:val="-2"/>
        </w:rPr>
        <w:t xml:space="preserve"> </w:t>
      </w:r>
      <w:r>
        <w:t>chest</w:t>
      </w:r>
      <w:r>
        <w:rPr>
          <w:spacing w:val="-2"/>
        </w:rPr>
        <w:t xml:space="preserve"> </w:t>
      </w:r>
      <w:r>
        <w:t>X-ray</w:t>
      </w:r>
      <w:r>
        <w:rPr>
          <w:spacing w:val="-3"/>
        </w:rPr>
        <w:t xml:space="preserve"> </w:t>
      </w:r>
      <w:r>
        <w:t>images</w:t>
      </w:r>
      <w:r>
        <w:rPr>
          <w:spacing w:val="-2"/>
        </w:rPr>
        <w:t xml:space="preserve"> </w:t>
      </w:r>
      <w:r>
        <w:t>for</w:t>
      </w:r>
      <w:r>
        <w:rPr>
          <w:spacing w:val="-2"/>
        </w:rPr>
        <w:t xml:space="preserve"> </w:t>
      </w:r>
      <w:r>
        <w:t>a</w:t>
      </w:r>
      <w:r>
        <w:rPr>
          <w:spacing w:val="-3"/>
        </w:rPr>
        <w:t xml:space="preserve"> </w:t>
      </w:r>
      <w:r>
        <w:t>COVID-19</w:t>
      </w:r>
      <w:r>
        <w:rPr>
          <w:spacing w:val="-3"/>
        </w:rPr>
        <w:t xml:space="preserve"> </w:t>
      </w:r>
      <w:r>
        <w:t>negative</w:t>
      </w:r>
      <w:r>
        <w:rPr>
          <w:spacing w:val="-3"/>
        </w:rPr>
        <w:t xml:space="preserve"> </w:t>
      </w:r>
      <w:r>
        <w:t>subject</w:t>
      </w:r>
      <w:r>
        <w:rPr>
          <w:spacing w:val="-2"/>
        </w:rPr>
        <w:t xml:space="preserve"> </w:t>
      </w:r>
      <w:r>
        <w:t>and</w:t>
      </w:r>
      <w:r>
        <w:rPr>
          <w:spacing w:val="-2"/>
        </w:rPr>
        <w:t xml:space="preserve"> </w:t>
      </w:r>
      <w:r>
        <w:t>a</w:t>
      </w:r>
      <w:r>
        <w:rPr>
          <w:spacing w:val="-3"/>
        </w:rPr>
        <w:t xml:space="preserve"> </w:t>
      </w:r>
      <w:r>
        <w:t>COVID-19</w:t>
      </w:r>
      <w:r>
        <w:rPr>
          <w:spacing w:val="-3"/>
        </w:rPr>
        <w:t xml:space="preserve"> </w:t>
      </w:r>
      <w:r>
        <w:t>positive</w:t>
      </w:r>
      <w:r>
        <w:rPr>
          <w:spacing w:val="-3"/>
        </w:rPr>
        <w:t xml:space="preserve"> </w:t>
      </w:r>
      <w:r>
        <w:t>subject; additionally,</w:t>
      </w:r>
      <w:r>
        <w:rPr>
          <w:spacing w:val="-11"/>
        </w:rPr>
        <w:t xml:space="preserve"> </w:t>
      </w:r>
      <w:r>
        <w:t>for</w:t>
      </w:r>
      <w:r>
        <w:rPr>
          <w:spacing w:val="-12"/>
        </w:rPr>
        <w:t xml:space="preserve"> </w:t>
      </w:r>
      <w:r>
        <w:t>the</w:t>
      </w:r>
      <w:r>
        <w:rPr>
          <w:spacing w:val="-11"/>
        </w:rPr>
        <w:t xml:space="preserve"> </w:t>
      </w:r>
      <w:r>
        <w:t>COVID-19</w:t>
      </w:r>
      <w:r>
        <w:rPr>
          <w:spacing w:val="-11"/>
        </w:rPr>
        <w:t xml:space="preserve"> </w:t>
      </w:r>
      <w:r>
        <w:t>case,</w:t>
      </w:r>
      <w:r>
        <w:rPr>
          <w:spacing w:val="-12"/>
        </w:rPr>
        <w:t xml:space="preserve"> </w:t>
      </w:r>
      <w:r>
        <w:t>the</w:t>
      </w:r>
      <w:r>
        <w:rPr>
          <w:spacing w:val="-11"/>
        </w:rPr>
        <w:t xml:space="preserve"> </w:t>
      </w:r>
      <w:r>
        <w:t>image</w:t>
      </w:r>
      <w:r>
        <w:rPr>
          <w:spacing w:val="-11"/>
        </w:rPr>
        <w:t xml:space="preserve"> </w:t>
      </w:r>
      <w:r>
        <w:t>on</w:t>
      </w:r>
      <w:r>
        <w:rPr>
          <w:spacing w:val="-12"/>
        </w:rPr>
        <w:t xml:space="preserve"> </w:t>
      </w:r>
      <w:r>
        <w:t>the</w:t>
      </w:r>
      <w:r>
        <w:rPr>
          <w:spacing w:val="-11"/>
        </w:rPr>
        <w:t xml:space="preserve"> </w:t>
      </w:r>
      <w:r>
        <w:t>right</w:t>
      </w:r>
      <w:r>
        <w:rPr>
          <w:spacing w:val="-12"/>
        </w:rPr>
        <w:t xml:space="preserve"> </w:t>
      </w:r>
      <w:r>
        <w:t>shows</w:t>
      </w:r>
      <w:r>
        <w:rPr>
          <w:spacing w:val="-11"/>
        </w:rPr>
        <w:t xml:space="preserve"> </w:t>
      </w:r>
      <w:r>
        <w:t>the</w:t>
      </w:r>
      <w:r>
        <w:rPr>
          <w:spacing w:val="-12"/>
        </w:rPr>
        <w:t xml:space="preserve"> </w:t>
      </w:r>
      <w:r>
        <w:t>masks</w:t>
      </w:r>
      <w:r>
        <w:rPr>
          <w:spacing w:val="-11"/>
        </w:rPr>
        <w:t xml:space="preserve"> </w:t>
      </w:r>
      <w:r>
        <w:t>over</w:t>
      </w:r>
      <w:r>
        <w:rPr>
          <w:spacing w:val="-11"/>
        </w:rPr>
        <w:t xml:space="preserve"> </w:t>
      </w:r>
      <w:r>
        <w:t>the</w:t>
      </w:r>
      <w:r>
        <w:rPr>
          <w:spacing w:val="-11"/>
        </w:rPr>
        <w:t xml:space="preserve"> </w:t>
      </w:r>
      <w:r>
        <w:t>regions</w:t>
      </w:r>
      <w:r>
        <w:rPr>
          <w:spacing w:val="-11"/>
        </w:rPr>
        <w:t xml:space="preserve"> </w:t>
      </w:r>
      <w:r>
        <w:t>of</w:t>
      </w:r>
      <w:r>
        <w:rPr>
          <w:spacing w:val="-11"/>
        </w:rPr>
        <w:t xml:space="preserve"> </w:t>
      </w:r>
      <w:r>
        <w:t>ground</w:t>
      </w:r>
      <w:r>
        <w:rPr>
          <w:spacing w:val="-11"/>
        </w:rPr>
        <w:t xml:space="preserve"> </w:t>
      </w:r>
      <w:r>
        <w:t>glass</w:t>
      </w:r>
      <w:r>
        <w:rPr>
          <w:spacing w:val="-12"/>
        </w:rPr>
        <w:t xml:space="preserve"> </w:t>
      </w:r>
      <w:r>
        <w:t>opacities (yellow) and consolidations (purple).</w:t>
      </w:r>
    </w:p>
    <w:p w14:paraId="4E626EC3" w14:textId="77777777" w:rsidR="00E96882" w:rsidRDefault="00E96882" w:rsidP="00E96882">
      <w:pPr>
        <w:pStyle w:val="BodyText"/>
        <w:spacing w:before="107" w:line="228" w:lineRule="auto"/>
        <w:ind w:left="112" w:right="103" w:firstLine="1"/>
        <w:jc w:val="both"/>
      </w:pPr>
      <w:r>
        <w:t xml:space="preserve">The WHO solidarity consortium from February 2021 presents a study to find a drug against COVID-19, however, it was found that the mortality, initiation of ventilation, and hospitalization duration were not definitely reduced by any trial drug. Until now, no specific drug has been found against COVID-19 </w:t>
      </w:r>
      <w:hyperlink w:anchor="_bookmark30" w:history="1">
        <w:r>
          <w:t>WHO Solidarity Trial Consortium</w:t>
        </w:r>
      </w:hyperlink>
      <w:r>
        <w:t xml:space="preserve"> </w:t>
      </w:r>
      <w:hyperlink w:anchor="_bookmark30" w:history="1">
        <w:r>
          <w:t>[2021].</w:t>
        </w:r>
      </w:hyperlink>
      <w:r>
        <w:t xml:space="preserve"> Currently,</w:t>
      </w:r>
      <w:r>
        <w:rPr>
          <w:spacing w:val="-4"/>
        </w:rPr>
        <w:t xml:space="preserve"> </w:t>
      </w:r>
      <w:r>
        <w:t>there</w:t>
      </w:r>
      <w:r>
        <w:rPr>
          <w:spacing w:val="-4"/>
        </w:rPr>
        <w:t xml:space="preserve"> </w:t>
      </w:r>
      <w:r>
        <w:t>are</w:t>
      </w:r>
      <w:r>
        <w:rPr>
          <w:spacing w:val="-4"/>
        </w:rPr>
        <w:t xml:space="preserve"> </w:t>
      </w:r>
      <w:r>
        <w:t>153</w:t>
      </w:r>
      <w:r>
        <w:rPr>
          <w:spacing w:val="-4"/>
        </w:rPr>
        <w:t xml:space="preserve"> </w:t>
      </w:r>
      <w:r>
        <w:t>vaccine</w:t>
      </w:r>
      <w:r>
        <w:rPr>
          <w:spacing w:val="-4"/>
        </w:rPr>
        <w:t xml:space="preserve"> </w:t>
      </w:r>
      <w:r>
        <w:t>candidates,</w:t>
      </w:r>
      <w:r>
        <w:rPr>
          <w:spacing w:val="-4"/>
        </w:rPr>
        <w:t xml:space="preserve"> </w:t>
      </w:r>
      <w:r>
        <w:t>476</w:t>
      </w:r>
      <w:r>
        <w:rPr>
          <w:spacing w:val="-4"/>
        </w:rPr>
        <w:t xml:space="preserve"> </w:t>
      </w:r>
      <w:r>
        <w:t>vaccine</w:t>
      </w:r>
      <w:r>
        <w:rPr>
          <w:spacing w:val="-4"/>
        </w:rPr>
        <w:t xml:space="preserve"> </w:t>
      </w:r>
      <w:r>
        <w:t>trials</w:t>
      </w:r>
      <w:r>
        <w:rPr>
          <w:spacing w:val="-4"/>
        </w:rPr>
        <w:t xml:space="preserve"> </w:t>
      </w:r>
      <w:r>
        <w:t>ongoing,</w:t>
      </w:r>
      <w:r>
        <w:rPr>
          <w:spacing w:val="-4"/>
        </w:rPr>
        <w:t xml:space="preserve"> </w:t>
      </w:r>
      <w:r>
        <w:t>23</w:t>
      </w:r>
      <w:r>
        <w:rPr>
          <w:spacing w:val="-4"/>
        </w:rPr>
        <w:t xml:space="preserve"> </w:t>
      </w:r>
      <w:r>
        <w:t>vaccines</w:t>
      </w:r>
      <w:r>
        <w:rPr>
          <w:spacing w:val="-4"/>
        </w:rPr>
        <w:t xml:space="preserve"> </w:t>
      </w:r>
      <w:r>
        <w:t>approved</w:t>
      </w:r>
      <w:r>
        <w:rPr>
          <w:spacing w:val="-4"/>
        </w:rPr>
        <w:t xml:space="preserve"> </w:t>
      </w:r>
      <w:r>
        <w:t>by</w:t>
      </w:r>
      <w:r>
        <w:rPr>
          <w:spacing w:val="-4"/>
        </w:rPr>
        <w:t xml:space="preserve"> </w:t>
      </w:r>
      <w:r>
        <w:t>at</w:t>
      </w:r>
      <w:r>
        <w:rPr>
          <w:spacing w:val="-4"/>
        </w:rPr>
        <w:t xml:space="preserve"> </w:t>
      </w:r>
      <w:r>
        <w:t>least</w:t>
      </w:r>
      <w:r>
        <w:rPr>
          <w:spacing w:val="-4"/>
        </w:rPr>
        <w:t xml:space="preserve"> </w:t>
      </w:r>
      <w:r>
        <w:t>one</w:t>
      </w:r>
      <w:r>
        <w:rPr>
          <w:spacing w:val="-4"/>
        </w:rPr>
        <w:t xml:space="preserve"> </w:t>
      </w:r>
      <w:r>
        <w:t>country, and</w:t>
      </w:r>
      <w:r>
        <w:rPr>
          <w:spacing w:val="-6"/>
        </w:rPr>
        <w:t xml:space="preserve"> </w:t>
      </w:r>
      <w:r>
        <w:t>7</w:t>
      </w:r>
      <w:r>
        <w:rPr>
          <w:spacing w:val="-6"/>
        </w:rPr>
        <w:t xml:space="preserve"> </w:t>
      </w:r>
      <w:r>
        <w:t>vaccines</w:t>
      </w:r>
      <w:r>
        <w:rPr>
          <w:spacing w:val="-6"/>
        </w:rPr>
        <w:t xml:space="preserve"> </w:t>
      </w:r>
      <w:r>
        <w:t>approved</w:t>
      </w:r>
      <w:r>
        <w:rPr>
          <w:spacing w:val="-6"/>
        </w:rPr>
        <w:t xml:space="preserve"> </w:t>
      </w:r>
      <w:r>
        <w:t>for</w:t>
      </w:r>
      <w:r>
        <w:rPr>
          <w:spacing w:val="-6"/>
        </w:rPr>
        <w:t xml:space="preserve"> </w:t>
      </w:r>
      <w:r>
        <w:t>use</w:t>
      </w:r>
      <w:r>
        <w:rPr>
          <w:spacing w:val="-6"/>
        </w:rPr>
        <w:t xml:space="preserve"> </w:t>
      </w:r>
      <w:r>
        <w:t>by</w:t>
      </w:r>
      <w:r>
        <w:rPr>
          <w:spacing w:val="-6"/>
        </w:rPr>
        <w:t xml:space="preserve"> </w:t>
      </w:r>
      <w:r>
        <w:t>the</w:t>
      </w:r>
      <w:r>
        <w:rPr>
          <w:spacing w:val="-6"/>
        </w:rPr>
        <w:t xml:space="preserve"> </w:t>
      </w:r>
      <w:r>
        <w:t>WHO</w:t>
      </w:r>
      <w:r>
        <w:rPr>
          <w:spacing w:val="-6"/>
        </w:rPr>
        <w:t xml:space="preserve"> </w:t>
      </w:r>
      <w:r>
        <w:t>against</w:t>
      </w:r>
      <w:r>
        <w:rPr>
          <w:spacing w:val="-6"/>
        </w:rPr>
        <w:t xml:space="preserve"> </w:t>
      </w:r>
      <w:r>
        <w:t>COVID-19. The</w:t>
      </w:r>
      <w:r>
        <w:rPr>
          <w:spacing w:val="-6"/>
        </w:rPr>
        <w:t xml:space="preserve"> </w:t>
      </w:r>
      <w:r>
        <w:t>AstraZeneca</w:t>
      </w:r>
      <w:r>
        <w:rPr>
          <w:spacing w:val="-6"/>
        </w:rPr>
        <w:t xml:space="preserve"> </w:t>
      </w:r>
      <w:r>
        <w:t>vaccine</w:t>
      </w:r>
      <w:r>
        <w:rPr>
          <w:spacing w:val="-6"/>
        </w:rPr>
        <w:t xml:space="preserve"> </w:t>
      </w:r>
      <w:r>
        <w:t>is</w:t>
      </w:r>
      <w:r>
        <w:rPr>
          <w:spacing w:val="-6"/>
        </w:rPr>
        <w:t xml:space="preserve"> </w:t>
      </w:r>
      <w:r>
        <w:t>the</w:t>
      </w:r>
      <w:r>
        <w:rPr>
          <w:spacing w:val="-6"/>
        </w:rPr>
        <w:t xml:space="preserve"> </w:t>
      </w:r>
      <w:r>
        <w:t>one</w:t>
      </w:r>
      <w:r>
        <w:rPr>
          <w:spacing w:val="-6"/>
        </w:rPr>
        <w:t xml:space="preserve"> </w:t>
      </w:r>
      <w:r>
        <w:t>approved</w:t>
      </w:r>
      <w:r>
        <w:rPr>
          <w:spacing w:val="-6"/>
        </w:rPr>
        <w:t xml:space="preserve"> </w:t>
      </w:r>
      <w:r>
        <w:t>in</w:t>
      </w:r>
      <w:r>
        <w:rPr>
          <w:spacing w:val="-6"/>
        </w:rPr>
        <w:t xml:space="preserve"> </w:t>
      </w:r>
      <w:r>
        <w:t xml:space="preserve">the largest number of countries, followed by Pfizer/BioNTech, Moderna, and Janssen </w:t>
      </w:r>
      <w:hyperlink w:anchor="_bookmark31" w:history="1">
        <w:r>
          <w:t>[WHO,</w:t>
        </w:r>
      </w:hyperlink>
      <w:r>
        <w:t xml:space="preserve"> </w:t>
      </w:r>
      <w:hyperlink w:anchor="_bookmark31" w:history="1">
        <w:r>
          <w:t>2021].</w:t>
        </w:r>
      </w:hyperlink>
    </w:p>
    <w:p w14:paraId="313FFFD7" w14:textId="77777777" w:rsidR="00E96882" w:rsidRDefault="00E96882" w:rsidP="00E96882">
      <w:pPr>
        <w:pStyle w:val="BodyText"/>
        <w:spacing w:before="108" w:line="228" w:lineRule="auto"/>
        <w:ind w:left="112" w:right="103"/>
        <w:jc w:val="both"/>
      </w:pPr>
      <w:r>
        <w:t>Artificial</w:t>
      </w:r>
      <w:r>
        <w:rPr>
          <w:spacing w:val="-3"/>
        </w:rPr>
        <w:t xml:space="preserve"> </w:t>
      </w:r>
      <w:r>
        <w:t>Intelligence</w:t>
      </w:r>
      <w:r>
        <w:rPr>
          <w:spacing w:val="-3"/>
        </w:rPr>
        <w:t xml:space="preserve"> </w:t>
      </w:r>
      <w:r>
        <w:t>(AI)</w:t>
      </w:r>
      <w:r>
        <w:rPr>
          <w:spacing w:val="-3"/>
        </w:rPr>
        <w:t xml:space="preserve"> </w:t>
      </w:r>
      <w:r>
        <w:t>techniques,</w:t>
      </w:r>
      <w:r>
        <w:rPr>
          <w:spacing w:val="-3"/>
        </w:rPr>
        <w:t xml:space="preserve"> </w:t>
      </w:r>
      <w:r>
        <w:t>including</w:t>
      </w:r>
      <w:r>
        <w:rPr>
          <w:spacing w:val="-3"/>
        </w:rPr>
        <w:t xml:space="preserve"> </w:t>
      </w:r>
      <w:r>
        <w:t>Machine</w:t>
      </w:r>
      <w:r>
        <w:rPr>
          <w:spacing w:val="-3"/>
        </w:rPr>
        <w:t xml:space="preserve"> </w:t>
      </w:r>
      <w:r>
        <w:t>Learning</w:t>
      </w:r>
      <w:r>
        <w:rPr>
          <w:spacing w:val="-3"/>
        </w:rPr>
        <w:t xml:space="preserve"> </w:t>
      </w:r>
      <w:r>
        <w:t>(ML),</w:t>
      </w:r>
      <w:r>
        <w:rPr>
          <w:spacing w:val="-3"/>
        </w:rPr>
        <w:t xml:space="preserve"> </w:t>
      </w:r>
      <w:r>
        <w:t>can</w:t>
      </w:r>
      <w:r>
        <w:rPr>
          <w:spacing w:val="-3"/>
        </w:rPr>
        <w:t xml:space="preserve"> </w:t>
      </w:r>
      <w:r>
        <w:t>be</w:t>
      </w:r>
      <w:r>
        <w:rPr>
          <w:spacing w:val="-3"/>
        </w:rPr>
        <w:t xml:space="preserve"> </w:t>
      </w:r>
      <w:r>
        <w:t>used</w:t>
      </w:r>
      <w:r>
        <w:rPr>
          <w:spacing w:val="-3"/>
        </w:rPr>
        <w:t xml:space="preserve"> </w:t>
      </w:r>
      <w:r>
        <w:t>for</w:t>
      </w:r>
      <w:r>
        <w:rPr>
          <w:spacing w:val="-3"/>
        </w:rPr>
        <w:t xml:space="preserve"> </w:t>
      </w:r>
      <w:r>
        <w:t>COVID-19</w:t>
      </w:r>
      <w:r>
        <w:rPr>
          <w:spacing w:val="-3"/>
        </w:rPr>
        <w:t xml:space="preserve"> </w:t>
      </w:r>
      <w:r>
        <w:t>diagnosis</w:t>
      </w:r>
      <w:r>
        <w:rPr>
          <w:spacing w:val="-3"/>
        </w:rPr>
        <w:t xml:space="preserve"> </w:t>
      </w:r>
      <w:r>
        <w:t>from chest</w:t>
      </w:r>
      <w:r>
        <w:rPr>
          <w:spacing w:val="-10"/>
        </w:rPr>
        <w:t xml:space="preserve"> </w:t>
      </w:r>
      <w:r>
        <w:t>X-ray</w:t>
      </w:r>
      <w:r>
        <w:rPr>
          <w:spacing w:val="-10"/>
        </w:rPr>
        <w:t xml:space="preserve"> </w:t>
      </w:r>
      <w:r>
        <w:t>images</w:t>
      </w:r>
      <w:r>
        <w:rPr>
          <w:spacing w:val="-10"/>
        </w:rPr>
        <w:t xml:space="preserve"> </w:t>
      </w:r>
      <w:r>
        <w:t>and</w:t>
      </w:r>
      <w:r>
        <w:rPr>
          <w:spacing w:val="-9"/>
        </w:rPr>
        <w:t xml:space="preserve"> </w:t>
      </w:r>
      <w:r>
        <w:t>set</w:t>
      </w:r>
      <w:r>
        <w:rPr>
          <w:spacing w:val="-10"/>
        </w:rPr>
        <w:t xml:space="preserve"> </w:t>
      </w:r>
      <w:r>
        <w:t>foundations</w:t>
      </w:r>
      <w:r>
        <w:rPr>
          <w:spacing w:val="-10"/>
        </w:rPr>
        <w:t xml:space="preserve"> </w:t>
      </w:r>
      <w:r>
        <w:t>for</w:t>
      </w:r>
      <w:r>
        <w:rPr>
          <w:spacing w:val="-10"/>
        </w:rPr>
        <w:t xml:space="preserve"> </w:t>
      </w:r>
      <w:r>
        <w:t>automatic</w:t>
      </w:r>
      <w:r>
        <w:rPr>
          <w:spacing w:val="-10"/>
        </w:rPr>
        <w:t xml:space="preserve"> </w:t>
      </w:r>
      <w:r>
        <w:t>decision-making</w:t>
      </w:r>
      <w:r>
        <w:rPr>
          <w:spacing w:val="-10"/>
        </w:rPr>
        <w:t xml:space="preserve"> </w:t>
      </w:r>
      <w:r>
        <w:t>support</w:t>
      </w:r>
      <w:r>
        <w:rPr>
          <w:spacing w:val="-9"/>
        </w:rPr>
        <w:t xml:space="preserve"> </w:t>
      </w:r>
      <w:r>
        <w:t>systems</w:t>
      </w:r>
      <w:r>
        <w:rPr>
          <w:spacing w:val="-9"/>
        </w:rPr>
        <w:t xml:space="preserve"> </w:t>
      </w:r>
      <w:hyperlink w:anchor="_bookmark32" w:history="1">
        <w:r>
          <w:t>[Arteaga-Arteaga</w:t>
        </w:r>
        <w:r>
          <w:rPr>
            <w:spacing w:val="-10"/>
          </w:rPr>
          <w:t xml:space="preserve"> </w:t>
        </w:r>
        <w:r>
          <w:t>et</w:t>
        </w:r>
        <w:r>
          <w:rPr>
            <w:spacing w:val="-10"/>
          </w:rPr>
          <w:t xml:space="preserve"> </w:t>
        </w:r>
        <w:r>
          <w:t>al.,</w:t>
        </w:r>
      </w:hyperlink>
      <w:r>
        <w:rPr>
          <w:spacing w:val="-10"/>
        </w:rPr>
        <w:t xml:space="preserve"> </w:t>
      </w:r>
      <w:hyperlink w:anchor="_bookmark32" w:history="1">
        <w:r>
          <w:t>2022].</w:t>
        </w:r>
      </w:hyperlink>
      <w:r>
        <w:t xml:space="preserve"> AI refers to the process of providing computer features from human intelligence. ML is a subset of AI that holds the mathematical models used to achieve this task, whereas Deep Learning (DL) is a subset of ML itself and relates the models and algorithms based on neural networks </w:t>
      </w:r>
      <w:hyperlink w:anchor="_bookmark33" w:history="1">
        <w:r>
          <w:t>[Goodfellow et al.,</w:t>
        </w:r>
      </w:hyperlink>
      <w:r>
        <w:t xml:space="preserve"> </w:t>
      </w:r>
      <w:hyperlink w:anchor="_bookmark33" w:history="1">
        <w:r>
          <w:t>2016].</w:t>
        </w:r>
      </w:hyperlink>
      <w:r>
        <w:rPr>
          <w:spacing w:val="34"/>
        </w:rPr>
        <w:t xml:space="preserve"> </w:t>
      </w:r>
      <w:r>
        <w:t>In general, ML and DL techniques are designed</w:t>
      </w:r>
      <w:r>
        <w:rPr>
          <w:spacing w:val="-12"/>
        </w:rPr>
        <w:t xml:space="preserve"> </w:t>
      </w:r>
      <w:r>
        <w:t>to</w:t>
      </w:r>
      <w:r>
        <w:rPr>
          <w:spacing w:val="-12"/>
        </w:rPr>
        <w:t xml:space="preserve"> </w:t>
      </w:r>
      <w:r>
        <w:t>extract</w:t>
      </w:r>
      <w:r>
        <w:rPr>
          <w:spacing w:val="-12"/>
        </w:rPr>
        <w:t xml:space="preserve"> </w:t>
      </w:r>
      <w:r>
        <w:t>features</w:t>
      </w:r>
      <w:r>
        <w:rPr>
          <w:spacing w:val="-12"/>
        </w:rPr>
        <w:t xml:space="preserve"> </w:t>
      </w:r>
      <w:r>
        <w:t>and</w:t>
      </w:r>
      <w:r>
        <w:rPr>
          <w:spacing w:val="-12"/>
        </w:rPr>
        <w:t xml:space="preserve"> </w:t>
      </w:r>
      <w:r>
        <w:t>find</w:t>
      </w:r>
      <w:r>
        <w:rPr>
          <w:spacing w:val="-12"/>
        </w:rPr>
        <w:t xml:space="preserve"> </w:t>
      </w:r>
      <w:r>
        <w:t>relationships</w:t>
      </w:r>
      <w:r>
        <w:rPr>
          <w:spacing w:val="-12"/>
        </w:rPr>
        <w:t xml:space="preserve"> </w:t>
      </w:r>
      <w:r>
        <w:t>between</w:t>
      </w:r>
      <w:r>
        <w:rPr>
          <w:spacing w:val="-12"/>
        </w:rPr>
        <w:t xml:space="preserve"> </w:t>
      </w:r>
      <w:r>
        <w:t>data</w:t>
      </w:r>
      <w:r>
        <w:rPr>
          <w:spacing w:val="-12"/>
        </w:rPr>
        <w:t xml:space="preserve"> </w:t>
      </w:r>
      <w:r>
        <w:t>samples.</w:t>
      </w:r>
      <w:r>
        <w:rPr>
          <w:spacing w:val="-3"/>
        </w:rPr>
        <w:t xml:space="preserve"> </w:t>
      </w:r>
      <w:r>
        <w:t>Thereby,</w:t>
      </w:r>
      <w:r>
        <w:rPr>
          <w:spacing w:val="-12"/>
        </w:rPr>
        <w:t xml:space="preserve"> </w:t>
      </w:r>
      <w:r>
        <w:t>these</w:t>
      </w:r>
      <w:r>
        <w:rPr>
          <w:spacing w:val="-12"/>
        </w:rPr>
        <w:t xml:space="preserve"> </w:t>
      </w:r>
      <w:r>
        <w:t>approaches</w:t>
      </w:r>
      <w:r>
        <w:rPr>
          <w:spacing w:val="-12"/>
        </w:rPr>
        <w:t xml:space="preserve"> </w:t>
      </w:r>
      <w:r>
        <w:t>are</w:t>
      </w:r>
      <w:r>
        <w:rPr>
          <w:spacing w:val="-12"/>
        </w:rPr>
        <w:t xml:space="preserve"> </w:t>
      </w:r>
      <w:r>
        <w:t>well-suited</w:t>
      </w:r>
      <w:r>
        <w:rPr>
          <w:spacing w:val="-12"/>
        </w:rPr>
        <w:t xml:space="preserve"> </w:t>
      </w:r>
      <w:r>
        <w:t>for tasks</w:t>
      </w:r>
      <w:r>
        <w:rPr>
          <w:spacing w:val="-2"/>
        </w:rPr>
        <w:t xml:space="preserve"> </w:t>
      </w:r>
      <w:r>
        <w:t>relying</w:t>
      </w:r>
      <w:r>
        <w:rPr>
          <w:spacing w:val="-1"/>
        </w:rPr>
        <w:t xml:space="preserve"> </w:t>
      </w:r>
      <w:r>
        <w:t>on</w:t>
      </w:r>
      <w:r>
        <w:rPr>
          <w:spacing w:val="-2"/>
        </w:rPr>
        <w:t xml:space="preserve"> </w:t>
      </w:r>
      <w:r>
        <w:t>the</w:t>
      </w:r>
      <w:r>
        <w:rPr>
          <w:spacing w:val="-1"/>
        </w:rPr>
        <w:t xml:space="preserve"> </w:t>
      </w:r>
      <w:r>
        <w:t>human</w:t>
      </w:r>
      <w:r>
        <w:rPr>
          <w:spacing w:val="-2"/>
        </w:rPr>
        <w:t xml:space="preserve"> </w:t>
      </w:r>
      <w:r>
        <w:t>experience</w:t>
      </w:r>
      <w:r>
        <w:rPr>
          <w:spacing w:val="-1"/>
        </w:rPr>
        <w:t xml:space="preserve"> </w:t>
      </w:r>
      <w:hyperlink w:anchor="_bookmark34" w:history="1">
        <w:r>
          <w:t>[Orozco-Arias</w:t>
        </w:r>
        <w:r>
          <w:rPr>
            <w:spacing w:val="-2"/>
          </w:rPr>
          <w:t xml:space="preserve"> </w:t>
        </w:r>
        <w:r>
          <w:t>et</w:t>
        </w:r>
        <w:r>
          <w:rPr>
            <w:spacing w:val="-1"/>
          </w:rPr>
          <w:t xml:space="preserve"> </w:t>
        </w:r>
        <w:r>
          <w:t>al.,</w:t>
        </w:r>
      </w:hyperlink>
      <w:r>
        <w:rPr>
          <w:spacing w:val="-2"/>
        </w:rPr>
        <w:t xml:space="preserve"> </w:t>
      </w:r>
      <w:hyperlink w:anchor="_bookmark34" w:history="1">
        <w:r>
          <w:t>2019,</w:t>
        </w:r>
      </w:hyperlink>
      <w:r>
        <w:rPr>
          <w:spacing w:val="-1"/>
        </w:rPr>
        <w:t xml:space="preserve"> </w:t>
      </w:r>
      <w:hyperlink w:anchor="_bookmark35" w:history="1">
        <w:r>
          <w:t>Tabares-Soto</w:t>
        </w:r>
        <w:r>
          <w:rPr>
            <w:spacing w:val="-1"/>
          </w:rPr>
          <w:t xml:space="preserve"> </w:t>
        </w:r>
        <w:r>
          <w:t>et</w:t>
        </w:r>
        <w:r>
          <w:rPr>
            <w:spacing w:val="-2"/>
          </w:rPr>
          <w:t xml:space="preserve"> </w:t>
        </w:r>
        <w:r>
          <w:t>al.,</w:t>
        </w:r>
      </w:hyperlink>
      <w:r>
        <w:rPr>
          <w:spacing w:val="-1"/>
        </w:rPr>
        <w:t xml:space="preserve"> </w:t>
      </w:r>
      <w:hyperlink w:anchor="_bookmark35" w:history="1">
        <w:r>
          <w:t>2019,</w:t>
        </w:r>
      </w:hyperlink>
      <w:r>
        <w:rPr>
          <w:spacing w:val="-2"/>
        </w:rPr>
        <w:t xml:space="preserve"> </w:t>
      </w:r>
      <w:hyperlink w:anchor="_bookmark36" w:history="1">
        <w:r>
          <w:t>Bravo</w:t>
        </w:r>
        <w:r>
          <w:rPr>
            <w:spacing w:val="-2"/>
          </w:rPr>
          <w:t xml:space="preserve"> </w:t>
        </w:r>
        <w:r>
          <w:t>Ortíz</w:t>
        </w:r>
        <w:r>
          <w:rPr>
            <w:spacing w:val="-2"/>
          </w:rPr>
          <w:t xml:space="preserve"> </w:t>
        </w:r>
        <w:r>
          <w:t>et</w:t>
        </w:r>
        <w:r>
          <w:rPr>
            <w:spacing w:val="-1"/>
          </w:rPr>
          <w:t xml:space="preserve"> </w:t>
        </w:r>
        <w:r>
          <w:t>al.,</w:t>
        </w:r>
      </w:hyperlink>
      <w:r>
        <w:rPr>
          <w:spacing w:val="-2"/>
        </w:rPr>
        <w:t xml:space="preserve"> </w:t>
      </w:r>
      <w:hyperlink w:anchor="_bookmark36" w:history="1">
        <w:r>
          <w:t>2021,</w:t>
        </w:r>
      </w:hyperlink>
      <w:r>
        <w:t xml:space="preserve"> </w:t>
      </w:r>
      <w:hyperlink w:anchor="_bookmark37" w:history="1">
        <w:r>
          <w:t>Reinel et al.,</w:t>
        </w:r>
      </w:hyperlink>
      <w:r>
        <w:t xml:space="preserve"> </w:t>
      </w:r>
      <w:hyperlink w:anchor="_bookmark37" w:history="1">
        <w:r>
          <w:t>2021,</w:t>
        </w:r>
      </w:hyperlink>
      <w:r>
        <w:t xml:space="preserve"> </w:t>
      </w:r>
      <w:hyperlink w:anchor="_bookmark38" w:history="1">
        <w:r>
          <w:t>Arteaga-Arteaga et al.,</w:t>
        </w:r>
      </w:hyperlink>
      <w:r>
        <w:t xml:space="preserve"> </w:t>
      </w:r>
      <w:hyperlink w:anchor="_bookmark38" w:history="1">
        <w:r>
          <w:t>2021]</w:t>
        </w:r>
      </w:hyperlink>
      <w:r>
        <w:t xml:space="preserve"> such as classifying a chest X-ray image as positive or negative for </w:t>
      </w:r>
      <w:r>
        <w:rPr>
          <w:spacing w:val="-2"/>
        </w:rPr>
        <w:t>COVID-19.</w:t>
      </w:r>
      <w:r>
        <w:t xml:space="preserve"> </w:t>
      </w:r>
      <w:r>
        <w:rPr>
          <w:spacing w:val="-2"/>
        </w:rPr>
        <w:t>Besides</w:t>
      </w:r>
      <w:r>
        <w:rPr>
          <w:spacing w:val="-6"/>
        </w:rPr>
        <w:t xml:space="preserve"> </w:t>
      </w:r>
      <w:r>
        <w:rPr>
          <w:spacing w:val="-2"/>
        </w:rPr>
        <w:t>decision-making</w:t>
      </w:r>
      <w:r>
        <w:rPr>
          <w:spacing w:val="-6"/>
        </w:rPr>
        <w:t xml:space="preserve"> </w:t>
      </w:r>
      <w:r>
        <w:rPr>
          <w:spacing w:val="-2"/>
        </w:rPr>
        <w:t>support</w:t>
      </w:r>
      <w:r>
        <w:rPr>
          <w:spacing w:val="-6"/>
        </w:rPr>
        <w:t xml:space="preserve"> </w:t>
      </w:r>
      <w:r>
        <w:rPr>
          <w:spacing w:val="-2"/>
        </w:rPr>
        <w:t>systems</w:t>
      </w:r>
      <w:r>
        <w:rPr>
          <w:spacing w:val="-6"/>
        </w:rPr>
        <w:t xml:space="preserve"> </w:t>
      </w:r>
      <w:r>
        <w:rPr>
          <w:spacing w:val="-2"/>
        </w:rPr>
        <w:t>in</w:t>
      </w:r>
      <w:r>
        <w:rPr>
          <w:spacing w:val="-6"/>
        </w:rPr>
        <w:t xml:space="preserve"> </w:t>
      </w:r>
      <w:r>
        <w:rPr>
          <w:spacing w:val="-2"/>
        </w:rPr>
        <w:t>the</w:t>
      </w:r>
      <w:r>
        <w:rPr>
          <w:spacing w:val="-6"/>
        </w:rPr>
        <w:t xml:space="preserve"> </w:t>
      </w:r>
      <w:r>
        <w:rPr>
          <w:spacing w:val="-2"/>
        </w:rPr>
        <w:t>medicine</w:t>
      </w:r>
      <w:r>
        <w:rPr>
          <w:spacing w:val="-6"/>
        </w:rPr>
        <w:t xml:space="preserve"> </w:t>
      </w:r>
      <w:r>
        <w:rPr>
          <w:spacing w:val="-2"/>
        </w:rPr>
        <w:t>and</w:t>
      </w:r>
      <w:r>
        <w:rPr>
          <w:spacing w:val="-6"/>
        </w:rPr>
        <w:t xml:space="preserve"> </w:t>
      </w:r>
      <w:r>
        <w:rPr>
          <w:spacing w:val="-2"/>
        </w:rPr>
        <w:t>healthcare</w:t>
      </w:r>
      <w:r>
        <w:rPr>
          <w:spacing w:val="-6"/>
        </w:rPr>
        <w:t xml:space="preserve"> </w:t>
      </w:r>
      <w:r>
        <w:rPr>
          <w:spacing w:val="-2"/>
        </w:rPr>
        <w:t>field,</w:t>
      </w:r>
      <w:r>
        <w:rPr>
          <w:spacing w:val="-6"/>
        </w:rPr>
        <w:t xml:space="preserve"> </w:t>
      </w:r>
      <w:r>
        <w:rPr>
          <w:spacing w:val="-2"/>
        </w:rPr>
        <w:t>AI</w:t>
      </w:r>
      <w:r>
        <w:rPr>
          <w:spacing w:val="-6"/>
        </w:rPr>
        <w:t xml:space="preserve"> </w:t>
      </w:r>
      <w:r>
        <w:rPr>
          <w:spacing w:val="-2"/>
        </w:rPr>
        <w:t>has</w:t>
      </w:r>
      <w:r>
        <w:rPr>
          <w:spacing w:val="-6"/>
        </w:rPr>
        <w:t xml:space="preserve"> </w:t>
      </w:r>
      <w:r>
        <w:rPr>
          <w:spacing w:val="-2"/>
        </w:rPr>
        <w:t>been</w:t>
      </w:r>
      <w:r>
        <w:rPr>
          <w:spacing w:val="-6"/>
        </w:rPr>
        <w:t xml:space="preserve"> </w:t>
      </w:r>
      <w:r>
        <w:rPr>
          <w:spacing w:val="-2"/>
        </w:rPr>
        <w:t>used</w:t>
      </w:r>
      <w:r>
        <w:rPr>
          <w:spacing w:val="-6"/>
        </w:rPr>
        <w:t xml:space="preserve"> </w:t>
      </w:r>
      <w:r>
        <w:rPr>
          <w:spacing w:val="-2"/>
        </w:rPr>
        <w:t>to</w:t>
      </w:r>
      <w:r>
        <w:rPr>
          <w:spacing w:val="-6"/>
        </w:rPr>
        <w:t xml:space="preserve"> </w:t>
      </w:r>
      <w:r>
        <w:rPr>
          <w:spacing w:val="-2"/>
        </w:rPr>
        <w:t xml:space="preserve">perform </w:t>
      </w:r>
      <w:r>
        <w:t xml:space="preserve">tasks from managing medical data and analyzing health plans to drug development and health monitoring </w:t>
      </w:r>
      <w:hyperlink w:anchor="_bookmark39" w:history="1">
        <w:r>
          <w:t>[Amisha</w:t>
        </w:r>
      </w:hyperlink>
      <w:r>
        <w:rPr>
          <w:spacing w:val="80"/>
        </w:rPr>
        <w:t xml:space="preserve"> </w:t>
      </w:r>
      <w:hyperlink w:anchor="_bookmark39" w:history="1">
        <w:r>
          <w:t>et</w:t>
        </w:r>
        <w:r>
          <w:rPr>
            <w:spacing w:val="-1"/>
          </w:rPr>
          <w:t xml:space="preserve"> </w:t>
        </w:r>
        <w:r>
          <w:t>al.,</w:t>
        </w:r>
      </w:hyperlink>
      <w:r>
        <w:rPr>
          <w:spacing w:val="-1"/>
        </w:rPr>
        <w:t xml:space="preserve"> </w:t>
      </w:r>
      <w:hyperlink w:anchor="_bookmark39" w:history="1">
        <w:r>
          <w:t>2019].</w:t>
        </w:r>
      </w:hyperlink>
      <w:r>
        <w:t xml:space="preserve"> AI</w:t>
      </w:r>
      <w:r>
        <w:rPr>
          <w:spacing w:val="-1"/>
        </w:rPr>
        <w:t xml:space="preserve"> </w:t>
      </w:r>
      <w:r>
        <w:t>applications</w:t>
      </w:r>
      <w:r>
        <w:rPr>
          <w:spacing w:val="-1"/>
        </w:rPr>
        <w:t xml:space="preserve"> </w:t>
      </w:r>
      <w:r>
        <w:t>in</w:t>
      </w:r>
      <w:r>
        <w:rPr>
          <w:spacing w:val="-1"/>
        </w:rPr>
        <w:t xml:space="preserve"> </w:t>
      </w:r>
      <w:r>
        <w:t>medicine</w:t>
      </w:r>
      <w:r>
        <w:rPr>
          <w:spacing w:val="-1"/>
        </w:rPr>
        <w:t xml:space="preserve"> </w:t>
      </w:r>
      <w:r>
        <w:t>aim</w:t>
      </w:r>
      <w:r>
        <w:rPr>
          <w:spacing w:val="-1"/>
        </w:rPr>
        <w:t xml:space="preserve"> </w:t>
      </w:r>
      <w:r>
        <w:t>to</w:t>
      </w:r>
      <w:r>
        <w:rPr>
          <w:spacing w:val="-1"/>
        </w:rPr>
        <w:t xml:space="preserve"> </w:t>
      </w:r>
      <w:r>
        <w:t>improve</w:t>
      </w:r>
      <w:r>
        <w:rPr>
          <w:spacing w:val="-1"/>
        </w:rPr>
        <w:t xml:space="preserve"> </w:t>
      </w:r>
      <w:r>
        <w:t>diagnostic</w:t>
      </w:r>
      <w:r>
        <w:rPr>
          <w:spacing w:val="-1"/>
        </w:rPr>
        <w:t xml:space="preserve"> </w:t>
      </w:r>
      <w:r>
        <w:t>performance</w:t>
      </w:r>
      <w:r>
        <w:rPr>
          <w:spacing w:val="-1"/>
        </w:rPr>
        <w:t xml:space="preserve"> </w:t>
      </w:r>
      <w:r>
        <w:t>and</w:t>
      </w:r>
      <w:r>
        <w:rPr>
          <w:spacing w:val="-1"/>
        </w:rPr>
        <w:t xml:space="preserve"> </w:t>
      </w:r>
      <w:r>
        <w:t>offer</w:t>
      </w:r>
      <w:r>
        <w:rPr>
          <w:spacing w:val="-1"/>
        </w:rPr>
        <w:t xml:space="preserve"> </w:t>
      </w:r>
      <w:r>
        <w:t>a</w:t>
      </w:r>
      <w:r>
        <w:rPr>
          <w:spacing w:val="-1"/>
        </w:rPr>
        <w:t xml:space="preserve"> </w:t>
      </w:r>
      <w:r>
        <w:t>better</w:t>
      </w:r>
      <w:r>
        <w:rPr>
          <w:spacing w:val="-1"/>
        </w:rPr>
        <w:t xml:space="preserve"> </w:t>
      </w:r>
      <w:r>
        <w:t>quality</w:t>
      </w:r>
      <w:r>
        <w:rPr>
          <w:spacing w:val="-1"/>
        </w:rPr>
        <w:t xml:space="preserve"> </w:t>
      </w:r>
      <w:r>
        <w:t>of</w:t>
      </w:r>
      <w:r>
        <w:rPr>
          <w:spacing w:val="-1"/>
        </w:rPr>
        <w:t xml:space="preserve"> </w:t>
      </w:r>
      <w:r>
        <w:t xml:space="preserve">service </w:t>
      </w:r>
      <w:hyperlink w:anchor="_bookmark40" w:history="1">
        <w:r>
          <w:t>[Ahuja,</w:t>
        </w:r>
      </w:hyperlink>
      <w:r>
        <w:t xml:space="preserve"> </w:t>
      </w:r>
      <w:hyperlink w:anchor="_bookmark40" w:history="1">
        <w:r>
          <w:t>2019].</w:t>
        </w:r>
      </w:hyperlink>
    </w:p>
    <w:p w14:paraId="7F469C24" w14:textId="77777777" w:rsidR="00E96882" w:rsidRDefault="00E96882" w:rsidP="00E96882">
      <w:pPr>
        <w:pStyle w:val="BodyText"/>
        <w:spacing w:before="107" w:line="228" w:lineRule="auto"/>
        <w:ind w:left="112" w:right="113" w:firstLine="7"/>
        <w:jc w:val="both"/>
      </w:pPr>
      <w:r>
        <w:t>Regarding the detection of COVID-19 in chest X-ray images using AI techniques, most research papers propose a transfer</w:t>
      </w:r>
      <w:r>
        <w:rPr>
          <w:spacing w:val="-1"/>
        </w:rPr>
        <w:t xml:space="preserve"> </w:t>
      </w:r>
      <w:r>
        <w:t>learning</w:t>
      </w:r>
      <w:r>
        <w:rPr>
          <w:spacing w:val="-1"/>
        </w:rPr>
        <w:t xml:space="preserve"> </w:t>
      </w:r>
      <w:r>
        <w:t>approach</w:t>
      </w:r>
      <w:r>
        <w:rPr>
          <w:spacing w:val="-1"/>
        </w:rPr>
        <w:t xml:space="preserve"> </w:t>
      </w:r>
      <w:r>
        <w:t>using</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such</w:t>
      </w:r>
      <w:r>
        <w:rPr>
          <w:spacing w:val="-1"/>
        </w:rPr>
        <w:t xml:space="preserve"> </w:t>
      </w:r>
      <w:r>
        <w:t>as</w:t>
      </w:r>
      <w:r>
        <w:rPr>
          <w:spacing w:val="-1"/>
        </w:rPr>
        <w:t xml:space="preserve"> </w:t>
      </w:r>
      <w:r>
        <w:t>VGG19,</w:t>
      </w:r>
      <w:r>
        <w:rPr>
          <w:spacing w:val="-1"/>
        </w:rPr>
        <w:t xml:space="preserve"> </w:t>
      </w:r>
      <w:r>
        <w:t>Inception,</w:t>
      </w:r>
      <w:r>
        <w:rPr>
          <w:spacing w:val="-1"/>
        </w:rPr>
        <w:t xml:space="preserve"> </w:t>
      </w:r>
      <w:r>
        <w:t>and</w:t>
      </w:r>
      <w:r>
        <w:rPr>
          <w:spacing w:val="-1"/>
        </w:rPr>
        <w:t xml:space="preserve"> </w:t>
      </w:r>
      <w:r>
        <w:t xml:space="preserve">MobileNet </w:t>
      </w:r>
      <w:hyperlink w:anchor="_bookmark41" w:history="1">
        <w:r>
          <w:t>[Pham,</w:t>
        </w:r>
      </w:hyperlink>
      <w:r>
        <w:t xml:space="preserve"> </w:t>
      </w:r>
      <w:hyperlink w:anchor="_bookmark41" w:history="1">
        <w:r>
          <w:t>2021].</w:t>
        </w:r>
      </w:hyperlink>
      <w:r>
        <w:rPr>
          <w:spacing w:val="40"/>
        </w:rPr>
        <w:t xml:space="preserve"> </w:t>
      </w:r>
      <w:r>
        <w:t>A different approach creates novel CNNs to classify chest X-ray images as positive or negative for COVID-19</w:t>
      </w:r>
      <w:r>
        <w:rPr>
          <w:spacing w:val="-11"/>
        </w:rPr>
        <w:t xml:space="preserve"> </w:t>
      </w:r>
      <w:hyperlink w:anchor="_bookmark42" w:history="1">
        <w:r>
          <w:t>[Hussain</w:t>
        </w:r>
        <w:r>
          <w:rPr>
            <w:spacing w:val="-11"/>
          </w:rPr>
          <w:t xml:space="preserve"> </w:t>
        </w:r>
        <w:r>
          <w:t>et</w:t>
        </w:r>
        <w:r>
          <w:rPr>
            <w:spacing w:val="-11"/>
          </w:rPr>
          <w:t xml:space="preserve"> </w:t>
        </w:r>
        <w:r>
          <w:t>al.,</w:t>
        </w:r>
      </w:hyperlink>
      <w:r>
        <w:rPr>
          <w:spacing w:val="-11"/>
        </w:rPr>
        <w:t xml:space="preserve"> </w:t>
      </w:r>
      <w:hyperlink w:anchor="_bookmark42" w:history="1">
        <w:r>
          <w:t>2021].</w:t>
        </w:r>
      </w:hyperlink>
      <w:r>
        <w:rPr>
          <w:spacing w:val="-2"/>
        </w:rPr>
        <w:t xml:space="preserve"> </w:t>
      </w:r>
      <w:r>
        <w:t>Different</w:t>
      </w:r>
      <w:r>
        <w:rPr>
          <w:spacing w:val="-11"/>
        </w:rPr>
        <w:t xml:space="preserve"> </w:t>
      </w:r>
      <w:r>
        <w:t>traditional</w:t>
      </w:r>
      <w:r>
        <w:rPr>
          <w:spacing w:val="-11"/>
        </w:rPr>
        <w:t xml:space="preserve"> </w:t>
      </w:r>
      <w:r>
        <w:t>ML</w:t>
      </w:r>
      <w:r>
        <w:rPr>
          <w:spacing w:val="-11"/>
        </w:rPr>
        <w:t xml:space="preserve"> </w:t>
      </w:r>
      <w:r>
        <w:t>approaches</w:t>
      </w:r>
      <w:r>
        <w:rPr>
          <w:spacing w:val="-11"/>
        </w:rPr>
        <w:t xml:space="preserve"> </w:t>
      </w:r>
      <w:r>
        <w:t>have</w:t>
      </w:r>
      <w:r>
        <w:rPr>
          <w:spacing w:val="-11"/>
        </w:rPr>
        <w:t xml:space="preserve"> </w:t>
      </w:r>
      <w:r>
        <w:t>been</w:t>
      </w:r>
      <w:r>
        <w:rPr>
          <w:spacing w:val="-11"/>
        </w:rPr>
        <w:t xml:space="preserve"> </w:t>
      </w:r>
      <w:r>
        <w:t>proposed</w:t>
      </w:r>
      <w:r>
        <w:rPr>
          <w:spacing w:val="-11"/>
        </w:rPr>
        <w:t xml:space="preserve"> </w:t>
      </w:r>
      <w:r>
        <w:t>involving</w:t>
      </w:r>
      <w:r>
        <w:rPr>
          <w:spacing w:val="-11"/>
        </w:rPr>
        <w:t xml:space="preserve"> </w:t>
      </w:r>
      <w:r>
        <w:t>a</w:t>
      </w:r>
      <w:r>
        <w:rPr>
          <w:spacing w:val="-11"/>
        </w:rPr>
        <w:t xml:space="preserve"> </w:t>
      </w:r>
      <w:r>
        <w:t>manual</w:t>
      </w:r>
      <w:r>
        <w:rPr>
          <w:spacing w:val="-11"/>
        </w:rPr>
        <w:t xml:space="preserve"> </w:t>
      </w:r>
      <w:r>
        <w:t xml:space="preserve">feature extraction stage employing texture or morphological descriptors of the images </w:t>
      </w:r>
      <w:hyperlink w:anchor="_bookmark43" w:history="1">
        <w:r>
          <w:t>[Hussain et al.,</w:t>
        </w:r>
      </w:hyperlink>
      <w:r>
        <w:t xml:space="preserve"> </w:t>
      </w:r>
      <w:hyperlink w:anchor="_bookmark43" w:history="1">
        <w:r>
          <w:t>2020,</w:t>
        </w:r>
      </w:hyperlink>
      <w:r>
        <w:t xml:space="preserve"> </w:t>
      </w:r>
      <w:hyperlink w:anchor="_bookmark44" w:history="1">
        <w:r>
          <w:t>Pereira et al.,</w:t>
        </w:r>
      </w:hyperlink>
      <w:r>
        <w:t xml:space="preserve"> </w:t>
      </w:r>
      <w:hyperlink w:anchor="_bookmark44" w:history="1">
        <w:r>
          <w:t>2020].</w:t>
        </w:r>
      </w:hyperlink>
      <w:r>
        <w:rPr>
          <w:spacing w:val="40"/>
        </w:rPr>
        <w:t xml:space="preserve"> </w:t>
      </w:r>
      <w:r>
        <w:t>The availability of data is probably the biggest limitation when designing AI systems to detect COVID-19, although</w:t>
      </w:r>
      <w:r>
        <w:rPr>
          <w:spacing w:val="-5"/>
        </w:rPr>
        <w:t xml:space="preserve"> </w:t>
      </w:r>
      <w:r>
        <w:t>nowadays</w:t>
      </w:r>
      <w:r>
        <w:rPr>
          <w:spacing w:val="-5"/>
        </w:rPr>
        <w:t xml:space="preserve"> </w:t>
      </w:r>
      <w:r>
        <w:t>there</w:t>
      </w:r>
      <w:r>
        <w:rPr>
          <w:spacing w:val="-4"/>
        </w:rPr>
        <w:t xml:space="preserve"> </w:t>
      </w:r>
      <w:r>
        <w:t>are</w:t>
      </w:r>
      <w:r>
        <w:rPr>
          <w:spacing w:val="-5"/>
        </w:rPr>
        <w:t xml:space="preserve"> </w:t>
      </w:r>
      <w:r>
        <w:t>several</w:t>
      </w:r>
      <w:r>
        <w:rPr>
          <w:spacing w:val="-5"/>
        </w:rPr>
        <w:t xml:space="preserve"> </w:t>
      </w:r>
      <w:r>
        <w:t>public</w:t>
      </w:r>
      <w:r>
        <w:rPr>
          <w:spacing w:val="-5"/>
        </w:rPr>
        <w:t xml:space="preserve"> </w:t>
      </w:r>
      <w:r>
        <w:t>image</w:t>
      </w:r>
      <w:r>
        <w:rPr>
          <w:spacing w:val="-4"/>
        </w:rPr>
        <w:t xml:space="preserve"> </w:t>
      </w:r>
      <w:r>
        <w:t>databases,</w:t>
      </w:r>
      <w:r>
        <w:rPr>
          <w:spacing w:val="-5"/>
        </w:rPr>
        <w:t xml:space="preserve"> </w:t>
      </w:r>
      <w:r>
        <w:t>the</w:t>
      </w:r>
      <w:r>
        <w:rPr>
          <w:spacing w:val="-5"/>
        </w:rPr>
        <w:t xml:space="preserve"> </w:t>
      </w:r>
      <w:r>
        <w:t>quality</w:t>
      </w:r>
      <w:r>
        <w:rPr>
          <w:spacing w:val="-5"/>
        </w:rPr>
        <w:t xml:space="preserve"> </w:t>
      </w:r>
      <w:r>
        <w:t>of</w:t>
      </w:r>
      <w:r>
        <w:rPr>
          <w:spacing w:val="-4"/>
        </w:rPr>
        <w:t xml:space="preserve"> </w:t>
      </w:r>
      <w:r>
        <w:t>images</w:t>
      </w:r>
      <w:r>
        <w:rPr>
          <w:spacing w:val="-5"/>
        </w:rPr>
        <w:t xml:space="preserve"> </w:t>
      </w:r>
      <w:r>
        <w:t>and</w:t>
      </w:r>
      <w:r>
        <w:rPr>
          <w:spacing w:val="-5"/>
        </w:rPr>
        <w:t xml:space="preserve"> </w:t>
      </w:r>
      <w:r>
        <w:t>information</w:t>
      </w:r>
      <w:r>
        <w:rPr>
          <w:spacing w:val="-5"/>
        </w:rPr>
        <w:t xml:space="preserve"> </w:t>
      </w:r>
      <w:r>
        <w:t>is</w:t>
      </w:r>
      <w:r>
        <w:rPr>
          <w:spacing w:val="-5"/>
        </w:rPr>
        <w:t xml:space="preserve"> </w:t>
      </w:r>
      <w:r>
        <w:t>highly</w:t>
      </w:r>
      <w:r>
        <w:rPr>
          <w:spacing w:val="-4"/>
        </w:rPr>
        <w:t xml:space="preserve"> </w:t>
      </w:r>
      <w:r>
        <w:t>variable, which</w:t>
      </w:r>
      <w:r>
        <w:rPr>
          <w:spacing w:val="-8"/>
        </w:rPr>
        <w:t xml:space="preserve"> </w:t>
      </w:r>
      <w:r>
        <w:t>makes</w:t>
      </w:r>
      <w:r>
        <w:rPr>
          <w:spacing w:val="-8"/>
        </w:rPr>
        <w:t xml:space="preserve"> </w:t>
      </w:r>
      <w:r>
        <w:t>it</w:t>
      </w:r>
      <w:r>
        <w:rPr>
          <w:spacing w:val="-8"/>
        </w:rPr>
        <w:t xml:space="preserve"> </w:t>
      </w:r>
      <w:r>
        <w:t>difficult</w:t>
      </w:r>
      <w:r>
        <w:rPr>
          <w:spacing w:val="-8"/>
        </w:rPr>
        <w:t xml:space="preserve"> </w:t>
      </w:r>
      <w:r>
        <w:t>for</w:t>
      </w:r>
      <w:r>
        <w:rPr>
          <w:spacing w:val="-8"/>
        </w:rPr>
        <w:t xml:space="preserve"> </w:t>
      </w:r>
      <w:r>
        <w:t>researchers</w:t>
      </w:r>
      <w:r>
        <w:rPr>
          <w:spacing w:val="-8"/>
        </w:rPr>
        <w:t xml:space="preserve"> </w:t>
      </w:r>
      <w:r>
        <w:t>to</w:t>
      </w:r>
      <w:r>
        <w:rPr>
          <w:spacing w:val="-8"/>
        </w:rPr>
        <w:t xml:space="preserve"> </w:t>
      </w:r>
      <w:r>
        <w:t>evaluate</w:t>
      </w:r>
      <w:r>
        <w:rPr>
          <w:spacing w:val="-8"/>
        </w:rPr>
        <w:t xml:space="preserve"> </w:t>
      </w:r>
      <w:r>
        <w:t>their</w:t>
      </w:r>
      <w:r>
        <w:rPr>
          <w:spacing w:val="-8"/>
        </w:rPr>
        <w:t xml:space="preserve"> </w:t>
      </w:r>
      <w:r>
        <w:t>systems</w:t>
      </w:r>
      <w:r>
        <w:rPr>
          <w:spacing w:val="-8"/>
        </w:rPr>
        <w:t xml:space="preserve"> </w:t>
      </w:r>
      <w:r>
        <w:t>on</w:t>
      </w:r>
      <w:r>
        <w:rPr>
          <w:spacing w:val="-8"/>
        </w:rPr>
        <w:t xml:space="preserve"> </w:t>
      </w:r>
      <w:r>
        <w:t>appropriate</w:t>
      </w:r>
      <w:r>
        <w:rPr>
          <w:spacing w:val="-8"/>
        </w:rPr>
        <w:t xml:space="preserve"> </w:t>
      </w:r>
      <w:r>
        <w:t>conditions. Furthermore,</w:t>
      </w:r>
      <w:r>
        <w:rPr>
          <w:spacing w:val="-8"/>
        </w:rPr>
        <w:t xml:space="preserve"> </w:t>
      </w:r>
      <w:r>
        <w:t>there</w:t>
      </w:r>
      <w:r>
        <w:rPr>
          <w:spacing w:val="-8"/>
        </w:rPr>
        <w:t xml:space="preserve"> </w:t>
      </w:r>
      <w:r>
        <w:t>is</w:t>
      </w:r>
      <w:r>
        <w:rPr>
          <w:spacing w:val="-8"/>
        </w:rPr>
        <w:t xml:space="preserve"> </w:t>
      </w:r>
      <w:r>
        <w:t>not</w:t>
      </w:r>
      <w:r>
        <w:rPr>
          <w:spacing w:val="-8"/>
        </w:rPr>
        <w:t xml:space="preserve"> </w:t>
      </w:r>
      <w:r>
        <w:t xml:space="preserve">a </w:t>
      </w:r>
      <w:r>
        <w:rPr>
          <w:spacing w:val="-2"/>
        </w:rPr>
        <w:t xml:space="preserve">standard benchmark to evaluate and compare the different proposals, which in combination with data variability, makes </w:t>
      </w:r>
      <w:r>
        <w:t>the reported results difficult to compare with each other.</w:t>
      </w:r>
    </w:p>
    <w:p w14:paraId="52E10464" w14:textId="77777777" w:rsidR="00E96882" w:rsidRDefault="00E96882" w:rsidP="00E96882">
      <w:pPr>
        <w:pStyle w:val="BodyText"/>
        <w:spacing w:before="107" w:line="228" w:lineRule="auto"/>
        <w:ind w:left="120" w:right="138" w:hanging="7"/>
        <w:jc w:val="both"/>
      </w:pPr>
      <w:r>
        <w:t>The paper is organized as follows: Section Survey Methodology explains the criteria used to perform the literature review;</w:t>
      </w:r>
      <w:r>
        <w:rPr>
          <w:spacing w:val="-8"/>
        </w:rPr>
        <w:t xml:space="preserve"> </w:t>
      </w:r>
      <w:r>
        <w:t>Section</w:t>
      </w:r>
      <w:r>
        <w:rPr>
          <w:spacing w:val="-8"/>
        </w:rPr>
        <w:t xml:space="preserve"> </w:t>
      </w:r>
      <w:r>
        <w:t>Development</w:t>
      </w:r>
      <w:r>
        <w:rPr>
          <w:spacing w:val="-8"/>
        </w:rPr>
        <w:t xml:space="preserve"> </w:t>
      </w:r>
      <w:r>
        <w:t>Of</w:t>
      </w:r>
      <w:r>
        <w:rPr>
          <w:spacing w:val="-8"/>
        </w:rPr>
        <w:t xml:space="preserve"> </w:t>
      </w:r>
      <w:r>
        <w:t>The</w:t>
      </w:r>
      <w:r>
        <w:rPr>
          <w:spacing w:val="-8"/>
        </w:rPr>
        <w:t xml:space="preserve"> </w:t>
      </w:r>
      <w:r>
        <w:t>Subject</w:t>
      </w:r>
      <w:r>
        <w:rPr>
          <w:spacing w:val="-8"/>
        </w:rPr>
        <w:t xml:space="preserve"> </w:t>
      </w:r>
      <w:r>
        <w:t>presents</w:t>
      </w:r>
      <w:r>
        <w:rPr>
          <w:spacing w:val="-8"/>
        </w:rPr>
        <w:t xml:space="preserve"> </w:t>
      </w:r>
      <w:r>
        <w:t>the</w:t>
      </w:r>
      <w:r>
        <w:rPr>
          <w:spacing w:val="-8"/>
        </w:rPr>
        <w:t xml:space="preserve"> </w:t>
      </w:r>
      <w:r>
        <w:t>results</w:t>
      </w:r>
      <w:r>
        <w:rPr>
          <w:spacing w:val="-8"/>
        </w:rPr>
        <w:t xml:space="preserve"> </w:t>
      </w:r>
      <w:r>
        <w:t>and</w:t>
      </w:r>
      <w:r>
        <w:rPr>
          <w:spacing w:val="-8"/>
        </w:rPr>
        <w:t xml:space="preserve"> </w:t>
      </w:r>
      <w:r>
        <w:t>the</w:t>
      </w:r>
      <w:r>
        <w:rPr>
          <w:spacing w:val="-8"/>
        </w:rPr>
        <w:t xml:space="preserve"> </w:t>
      </w:r>
      <w:r>
        <w:t>state</w:t>
      </w:r>
      <w:r>
        <w:rPr>
          <w:spacing w:val="-8"/>
        </w:rPr>
        <w:t xml:space="preserve"> </w:t>
      </w:r>
      <w:r>
        <w:t>of</w:t>
      </w:r>
      <w:r>
        <w:rPr>
          <w:spacing w:val="-8"/>
        </w:rPr>
        <w:t xml:space="preserve"> </w:t>
      </w:r>
      <w:r>
        <w:t>the</w:t>
      </w:r>
      <w:r>
        <w:rPr>
          <w:spacing w:val="-8"/>
        </w:rPr>
        <w:t xml:space="preserve"> </w:t>
      </w:r>
      <w:r>
        <w:t>art;</w:t>
      </w:r>
      <w:r>
        <w:rPr>
          <w:spacing w:val="-8"/>
        </w:rPr>
        <w:t xml:space="preserve"> </w:t>
      </w:r>
      <w:r>
        <w:t>and</w:t>
      </w:r>
      <w:r>
        <w:rPr>
          <w:spacing w:val="-8"/>
        </w:rPr>
        <w:t xml:space="preserve"> </w:t>
      </w:r>
      <w:r>
        <w:t>Section</w:t>
      </w:r>
      <w:r>
        <w:rPr>
          <w:spacing w:val="-8"/>
        </w:rPr>
        <w:t xml:space="preserve"> </w:t>
      </w:r>
      <w:r>
        <w:t>Conclusions</w:t>
      </w:r>
      <w:r>
        <w:rPr>
          <w:spacing w:val="-8"/>
        </w:rPr>
        <w:t xml:space="preserve"> </w:t>
      </w:r>
      <w:r>
        <w:t>and Future Work.</w:t>
      </w:r>
    </w:p>
    <w:p w14:paraId="1D725F26" w14:textId="77777777" w:rsidR="00E96882" w:rsidRDefault="00E96882" w:rsidP="00E96882">
      <w:pPr>
        <w:pStyle w:val="BodyText"/>
        <w:spacing w:before="107" w:line="228" w:lineRule="auto"/>
        <w:ind w:left="120" w:right="138" w:hanging="7"/>
        <w:jc w:val="both"/>
      </w:pPr>
    </w:p>
    <w:p w14:paraId="47B90115" w14:textId="77777777" w:rsidR="00CF2AEF" w:rsidRDefault="00E96882">
      <w:pPr>
        <w:pStyle w:val="BodyText"/>
        <w:spacing w:before="2"/>
        <w:rPr>
          <w:sz w:val="14"/>
        </w:rPr>
      </w:pPr>
      <w:r>
        <w:rPr>
          <w:sz w:val="14"/>
        </w:rPr>
        <w:t xml:space="preserve">    </w:t>
      </w:r>
    </w:p>
    <w:p w14:paraId="1F6B5906" w14:textId="77777777" w:rsidR="00CF2AEF" w:rsidRPr="00D14FC3" w:rsidRDefault="00E96882">
      <w:pPr>
        <w:pStyle w:val="BodyText"/>
        <w:spacing w:before="2"/>
        <w:rPr>
          <w:b/>
          <w:sz w:val="24"/>
          <w:szCs w:val="24"/>
        </w:rPr>
      </w:pPr>
      <w:r w:rsidRPr="00D14FC3">
        <w:rPr>
          <w:sz w:val="24"/>
          <w:szCs w:val="24"/>
        </w:rPr>
        <w:t xml:space="preserve">                           </w:t>
      </w:r>
      <w:r w:rsidR="00D14FC3" w:rsidRPr="00D14FC3">
        <w:rPr>
          <w:sz w:val="24"/>
          <w:szCs w:val="24"/>
        </w:rPr>
        <w:t xml:space="preserve">  </w:t>
      </w:r>
      <w:r w:rsidR="00D14FC3" w:rsidRPr="00D14FC3">
        <w:rPr>
          <w:rFonts w:ascii="Minion Pro"/>
          <w:b/>
          <w:sz w:val="24"/>
          <w:szCs w:val="24"/>
        </w:rPr>
        <w:t>Without</w:t>
      </w:r>
      <w:r w:rsidR="00D14FC3" w:rsidRPr="00D14FC3">
        <w:rPr>
          <w:rFonts w:ascii="Minion Pro"/>
          <w:b/>
          <w:spacing w:val="26"/>
          <w:sz w:val="24"/>
          <w:szCs w:val="24"/>
        </w:rPr>
        <w:t xml:space="preserve"> </w:t>
      </w:r>
      <w:r w:rsidR="00D14FC3" w:rsidRPr="00D14FC3">
        <w:rPr>
          <w:rFonts w:ascii="Minion Pro"/>
          <w:b/>
          <w:sz w:val="24"/>
          <w:szCs w:val="24"/>
        </w:rPr>
        <w:t>COVID-</w:t>
      </w:r>
      <w:r w:rsidR="00D14FC3" w:rsidRPr="00D14FC3">
        <w:rPr>
          <w:rFonts w:ascii="Minion Pro"/>
          <w:b/>
          <w:spacing w:val="-5"/>
          <w:sz w:val="24"/>
          <w:szCs w:val="24"/>
        </w:rPr>
        <w:t>19</w:t>
      </w:r>
      <w:r w:rsidRPr="00D14FC3">
        <w:rPr>
          <w:b/>
          <w:sz w:val="24"/>
          <w:szCs w:val="24"/>
        </w:rPr>
        <w:t xml:space="preserve">                                                            </w:t>
      </w:r>
      <w:r w:rsidR="00D14FC3">
        <w:rPr>
          <w:b/>
          <w:sz w:val="24"/>
          <w:szCs w:val="24"/>
        </w:rPr>
        <w:t xml:space="preserve">     </w:t>
      </w:r>
      <w:r w:rsidR="00D14FC3" w:rsidRPr="00D14FC3">
        <w:rPr>
          <w:b/>
          <w:sz w:val="24"/>
          <w:szCs w:val="24"/>
        </w:rPr>
        <w:t xml:space="preserve">                                                                                                                                         </w:t>
      </w:r>
    </w:p>
    <w:p w14:paraId="7442FF36" w14:textId="77777777" w:rsidR="00E96882" w:rsidRDefault="00E96882">
      <w:pPr>
        <w:pStyle w:val="BodyText"/>
        <w:spacing w:before="2"/>
        <w:rPr>
          <w:sz w:val="14"/>
        </w:rPr>
      </w:pPr>
    </w:p>
    <w:p w14:paraId="4945B81F" w14:textId="77777777" w:rsidR="00CF2AEF" w:rsidRDefault="00E96882">
      <w:pPr>
        <w:pStyle w:val="BodyText"/>
        <w:spacing w:before="2"/>
        <w:rPr>
          <w:sz w:val="14"/>
        </w:rPr>
      </w:pPr>
      <w:r>
        <w:rPr>
          <w:sz w:val="14"/>
        </w:rPr>
        <w:t xml:space="preserve">                                     </w:t>
      </w:r>
      <w:r w:rsidR="00D14FC3" w:rsidRPr="00E96882">
        <w:rPr>
          <w:noProof/>
          <w:sz w:val="14"/>
          <w:lang w:val="en-IN" w:eastAsia="en-IN" w:bidi="ta-IN"/>
        </w:rPr>
        <w:drawing>
          <wp:inline distT="0" distB="0" distL="0" distR="0" wp14:anchorId="3C4F311F" wp14:editId="451C4F19">
            <wp:extent cx="1741582" cy="1444942"/>
            <wp:effectExtent l="0" t="0" r="0" b="0"/>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0" cstate="print"/>
                    <a:stretch>
                      <a:fillRect/>
                    </a:stretch>
                  </pic:blipFill>
                  <pic:spPr>
                    <a:xfrm>
                      <a:off x="0" y="0"/>
                      <a:ext cx="1741582" cy="1444942"/>
                    </a:xfrm>
                    <a:prstGeom prst="rect">
                      <a:avLst/>
                    </a:prstGeom>
                  </pic:spPr>
                </pic:pic>
              </a:graphicData>
            </a:graphic>
          </wp:inline>
        </w:drawing>
      </w:r>
      <w:r>
        <w:rPr>
          <w:sz w:val="14"/>
        </w:rPr>
        <w:t xml:space="preserve">                                                                                                              </w:t>
      </w:r>
    </w:p>
    <w:p w14:paraId="12B560B2" w14:textId="77777777" w:rsidR="00CF2AEF" w:rsidRDefault="00E96882">
      <w:pPr>
        <w:pStyle w:val="BodyText"/>
        <w:spacing w:before="2"/>
        <w:rPr>
          <w:sz w:val="14"/>
        </w:rPr>
      </w:pPr>
      <w:r>
        <w:rPr>
          <w:sz w:val="14"/>
        </w:rPr>
        <w:lastRenderedPageBreak/>
        <w:t xml:space="preserve">                       </w:t>
      </w:r>
      <w:r w:rsidR="00D14FC3">
        <w:rPr>
          <w:sz w:val="14"/>
        </w:rPr>
        <w:t xml:space="preserve">                                                                                                   </w:t>
      </w:r>
    </w:p>
    <w:p w14:paraId="534B4190" w14:textId="77777777" w:rsidR="00CF2AEF" w:rsidRPr="00D14FC3" w:rsidRDefault="00A0282D">
      <w:pPr>
        <w:pStyle w:val="BodyText"/>
        <w:spacing w:before="2"/>
        <w:rPr>
          <w:sz w:val="18"/>
          <w:szCs w:val="18"/>
        </w:rPr>
      </w:pPr>
      <w:r>
        <w:rPr>
          <w:sz w:val="14"/>
        </w:rPr>
        <w:t xml:space="preserve">                </w:t>
      </w:r>
      <w:r w:rsidR="00E96882">
        <w:rPr>
          <w:sz w:val="14"/>
        </w:rPr>
        <w:t xml:space="preserve">       </w:t>
      </w:r>
      <w:r w:rsidR="00D14FC3">
        <w:rPr>
          <w:sz w:val="14"/>
        </w:rPr>
        <w:t xml:space="preserve">                                                                                           </w:t>
      </w:r>
    </w:p>
    <w:p w14:paraId="091F144C" w14:textId="77777777" w:rsidR="00CF2AEF" w:rsidRDefault="00A0282D">
      <w:pPr>
        <w:pStyle w:val="BodyText"/>
        <w:spacing w:before="2"/>
        <w:rPr>
          <w:sz w:val="14"/>
        </w:rPr>
      </w:pPr>
      <w:r>
        <w:rPr>
          <w:sz w:val="14"/>
        </w:rPr>
        <w:t xml:space="preserve">   </w:t>
      </w:r>
      <w:r w:rsidR="00D14FC3">
        <w:rPr>
          <w:sz w:val="14"/>
        </w:rPr>
        <w:t xml:space="preserve">                          </w:t>
      </w:r>
    </w:p>
    <w:p w14:paraId="085A5911" w14:textId="77777777" w:rsidR="00CF2AEF" w:rsidRDefault="00D14FC3">
      <w:pPr>
        <w:pStyle w:val="BodyText"/>
        <w:spacing w:before="2"/>
        <w:rPr>
          <w:sz w:val="14"/>
        </w:rPr>
      </w:pPr>
      <w:r>
        <w:rPr>
          <w:sz w:val="14"/>
        </w:rPr>
        <w:t xml:space="preserve">                                                                                               </w:t>
      </w:r>
    </w:p>
    <w:p w14:paraId="0D179029" w14:textId="77777777" w:rsidR="00D14FC3" w:rsidRDefault="00D14FC3" w:rsidP="00D14FC3">
      <w:pPr>
        <w:tabs>
          <w:tab w:val="left" w:pos="4139"/>
          <w:tab w:val="left" w:pos="7143"/>
        </w:tabs>
        <w:spacing w:before="98"/>
        <w:ind w:left="712"/>
        <w:rPr>
          <w:sz w:val="14"/>
        </w:rPr>
      </w:pPr>
      <w:r>
        <w:rPr>
          <w:sz w:val="14"/>
        </w:rPr>
        <w:t xml:space="preserve">                                                   </w:t>
      </w:r>
      <w:r w:rsidR="00CE674A">
        <w:rPr>
          <w:b/>
          <w:sz w:val="24"/>
          <w:szCs w:val="24"/>
        </w:rPr>
        <w:t>With Covid 19</w:t>
      </w:r>
      <w:r>
        <w:rPr>
          <w:sz w:val="14"/>
        </w:rPr>
        <w:t xml:space="preserve">                                                                                         </w:t>
      </w:r>
    </w:p>
    <w:p w14:paraId="5C022419" w14:textId="77777777" w:rsidR="00D14FC3" w:rsidRDefault="00CE674A" w:rsidP="00D14FC3">
      <w:pPr>
        <w:tabs>
          <w:tab w:val="left" w:pos="4139"/>
          <w:tab w:val="left" w:pos="7143"/>
        </w:tabs>
        <w:spacing w:before="98"/>
        <w:ind w:left="712"/>
        <w:rPr>
          <w:sz w:val="14"/>
        </w:rPr>
      </w:pPr>
      <w:r w:rsidRPr="00E96882">
        <w:rPr>
          <w:noProof/>
          <w:sz w:val="14"/>
          <w:lang w:val="en-IN" w:eastAsia="en-IN" w:bidi="ta-IN"/>
        </w:rPr>
        <w:drawing>
          <wp:inline distT="0" distB="0" distL="0" distR="0" wp14:anchorId="6A134DF1" wp14:editId="01A20AEB">
            <wp:extent cx="3204376" cy="2633736"/>
            <wp:effectExtent l="1905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1" cstate="print"/>
                    <a:stretch>
                      <a:fillRect/>
                    </a:stretch>
                  </pic:blipFill>
                  <pic:spPr>
                    <a:xfrm>
                      <a:off x="0" y="0"/>
                      <a:ext cx="3210269" cy="2638580"/>
                    </a:xfrm>
                    <a:prstGeom prst="rect">
                      <a:avLst/>
                    </a:prstGeom>
                  </pic:spPr>
                </pic:pic>
              </a:graphicData>
            </a:graphic>
          </wp:inline>
        </w:drawing>
      </w:r>
    </w:p>
    <w:p w14:paraId="592FBD8E" w14:textId="77777777" w:rsidR="00D14FC3" w:rsidRDefault="00D14FC3" w:rsidP="00D14FC3">
      <w:pPr>
        <w:tabs>
          <w:tab w:val="left" w:pos="4139"/>
          <w:tab w:val="left" w:pos="7143"/>
        </w:tabs>
        <w:spacing w:before="98"/>
        <w:ind w:left="712"/>
        <w:rPr>
          <w:sz w:val="14"/>
        </w:rPr>
      </w:pPr>
    </w:p>
    <w:p w14:paraId="1787CEB3" w14:textId="77777777" w:rsidR="00D14FC3" w:rsidRDefault="00D14FC3" w:rsidP="00D14FC3">
      <w:pPr>
        <w:tabs>
          <w:tab w:val="left" w:pos="4139"/>
          <w:tab w:val="left" w:pos="7143"/>
        </w:tabs>
        <w:spacing w:before="98"/>
        <w:ind w:left="712"/>
        <w:rPr>
          <w:sz w:val="14"/>
        </w:rPr>
      </w:pPr>
    </w:p>
    <w:p w14:paraId="501161E6" w14:textId="77777777" w:rsidR="00D14FC3" w:rsidRDefault="00D14FC3" w:rsidP="00D14FC3">
      <w:pPr>
        <w:tabs>
          <w:tab w:val="left" w:pos="4139"/>
          <w:tab w:val="left" w:pos="7143"/>
        </w:tabs>
        <w:spacing w:before="98"/>
        <w:ind w:left="712"/>
        <w:rPr>
          <w:sz w:val="14"/>
        </w:rPr>
      </w:pPr>
    </w:p>
    <w:p w14:paraId="45E58939" w14:textId="77777777" w:rsidR="00D14FC3" w:rsidRDefault="00D14FC3" w:rsidP="00D14FC3">
      <w:pPr>
        <w:tabs>
          <w:tab w:val="left" w:pos="4139"/>
          <w:tab w:val="left" w:pos="7143"/>
        </w:tabs>
        <w:spacing w:before="98"/>
        <w:ind w:left="712"/>
        <w:rPr>
          <w:sz w:val="14"/>
        </w:rPr>
      </w:pPr>
    </w:p>
    <w:p w14:paraId="11CE334A" w14:textId="77777777" w:rsidR="00D14FC3" w:rsidRDefault="00D14FC3" w:rsidP="00D14FC3">
      <w:pPr>
        <w:tabs>
          <w:tab w:val="left" w:pos="4139"/>
          <w:tab w:val="left" w:pos="7143"/>
        </w:tabs>
        <w:spacing w:before="98"/>
        <w:ind w:left="712"/>
        <w:rPr>
          <w:sz w:val="14"/>
        </w:rPr>
      </w:pPr>
    </w:p>
    <w:p w14:paraId="2E9260B8" w14:textId="77777777" w:rsidR="00D14FC3" w:rsidRDefault="00D14FC3" w:rsidP="00D14FC3">
      <w:pPr>
        <w:tabs>
          <w:tab w:val="left" w:pos="4139"/>
          <w:tab w:val="left" w:pos="7143"/>
        </w:tabs>
        <w:spacing w:before="98"/>
        <w:ind w:left="712"/>
        <w:rPr>
          <w:sz w:val="14"/>
        </w:rPr>
      </w:pPr>
    </w:p>
    <w:p w14:paraId="40954D95" w14:textId="77777777" w:rsidR="00D14FC3" w:rsidRDefault="00D14FC3" w:rsidP="00D14FC3">
      <w:pPr>
        <w:tabs>
          <w:tab w:val="left" w:pos="4139"/>
          <w:tab w:val="left" w:pos="7143"/>
        </w:tabs>
        <w:spacing w:before="98"/>
        <w:ind w:left="712"/>
        <w:rPr>
          <w:sz w:val="14"/>
        </w:rPr>
      </w:pPr>
    </w:p>
    <w:p w14:paraId="3ACE25B2" w14:textId="77777777" w:rsidR="00D14FC3" w:rsidRDefault="00D14FC3" w:rsidP="00D14FC3">
      <w:pPr>
        <w:tabs>
          <w:tab w:val="left" w:pos="4139"/>
          <w:tab w:val="left" w:pos="7143"/>
        </w:tabs>
        <w:spacing w:before="98"/>
        <w:ind w:left="712"/>
        <w:rPr>
          <w:sz w:val="14"/>
        </w:rPr>
      </w:pPr>
    </w:p>
    <w:p w14:paraId="1188EBF8" w14:textId="77777777" w:rsidR="00D14FC3" w:rsidRDefault="00D14FC3" w:rsidP="00D14FC3">
      <w:pPr>
        <w:tabs>
          <w:tab w:val="left" w:pos="4139"/>
          <w:tab w:val="left" w:pos="7143"/>
        </w:tabs>
        <w:spacing w:before="98"/>
        <w:ind w:left="712"/>
        <w:rPr>
          <w:sz w:val="14"/>
        </w:rPr>
      </w:pPr>
    </w:p>
    <w:p w14:paraId="4CD13573" w14:textId="77777777" w:rsidR="00D14FC3" w:rsidRPr="00D14FC3" w:rsidRDefault="00D14FC3" w:rsidP="00D14FC3">
      <w:pPr>
        <w:tabs>
          <w:tab w:val="left" w:pos="4139"/>
          <w:tab w:val="left" w:pos="7143"/>
        </w:tabs>
        <w:spacing w:before="98"/>
        <w:ind w:left="712"/>
        <w:rPr>
          <w:rFonts w:ascii="Minion Pro"/>
          <w:b/>
          <w:sz w:val="19"/>
        </w:rPr>
      </w:pPr>
      <w:r>
        <w:rPr>
          <w:sz w:val="14"/>
        </w:rPr>
        <w:t xml:space="preserve">                                                                                                              </w:t>
      </w:r>
      <w:r w:rsidRPr="00D14FC3">
        <w:rPr>
          <w:rFonts w:ascii="Minion Pro"/>
          <w:b/>
          <w:sz w:val="19"/>
        </w:rPr>
        <w:t>With</w:t>
      </w:r>
      <w:r w:rsidRPr="00D14FC3">
        <w:rPr>
          <w:rFonts w:ascii="Minion Pro"/>
          <w:b/>
          <w:spacing w:val="9"/>
          <w:sz w:val="19"/>
        </w:rPr>
        <w:t xml:space="preserve"> </w:t>
      </w:r>
      <w:r w:rsidRPr="00D14FC3">
        <w:rPr>
          <w:rFonts w:ascii="Minion Pro"/>
          <w:b/>
          <w:sz w:val="19"/>
        </w:rPr>
        <w:t>COVID-19</w:t>
      </w:r>
      <w:r w:rsidRPr="00D14FC3">
        <w:rPr>
          <w:rFonts w:ascii="Minion Pro"/>
          <w:b/>
          <w:spacing w:val="9"/>
          <w:sz w:val="19"/>
        </w:rPr>
        <w:t xml:space="preserve"> </w:t>
      </w:r>
      <w:r w:rsidRPr="00D14FC3">
        <w:rPr>
          <w:rFonts w:ascii="Minion Pro"/>
          <w:b/>
          <w:sz w:val="19"/>
        </w:rPr>
        <w:t>&amp;</w:t>
      </w:r>
      <w:r w:rsidRPr="00D14FC3">
        <w:rPr>
          <w:rFonts w:ascii="Minion Pro"/>
          <w:b/>
          <w:spacing w:val="9"/>
          <w:sz w:val="19"/>
        </w:rPr>
        <w:t xml:space="preserve"> </w:t>
      </w:r>
      <w:r w:rsidRPr="00D14FC3">
        <w:rPr>
          <w:rFonts w:ascii="Minion Pro"/>
          <w:b/>
          <w:spacing w:val="-5"/>
          <w:sz w:val="19"/>
        </w:rPr>
        <w:t>ROI</w:t>
      </w:r>
    </w:p>
    <w:p w14:paraId="10FC6B00" w14:textId="77777777" w:rsidR="00CF2AEF" w:rsidRDefault="00D14FC3">
      <w:pPr>
        <w:pStyle w:val="BodyText"/>
        <w:spacing w:before="2"/>
        <w:rPr>
          <w:sz w:val="14"/>
        </w:rPr>
      </w:pPr>
      <w:r>
        <w:rPr>
          <w:sz w:val="14"/>
        </w:rPr>
        <w:t xml:space="preserve">     </w:t>
      </w:r>
    </w:p>
    <w:p w14:paraId="3EA199E5" w14:textId="77777777" w:rsidR="00CF2AEF" w:rsidRDefault="00D14FC3">
      <w:pPr>
        <w:pStyle w:val="BodyText"/>
        <w:spacing w:before="2"/>
        <w:rPr>
          <w:sz w:val="14"/>
        </w:rPr>
      </w:pPr>
      <w:r>
        <w:rPr>
          <w:sz w:val="14"/>
        </w:rPr>
        <w:t xml:space="preserve">                                                       </w:t>
      </w:r>
    </w:p>
    <w:p w14:paraId="5899B730" w14:textId="77777777" w:rsidR="00CF2AEF" w:rsidRDefault="00D14FC3">
      <w:pPr>
        <w:pStyle w:val="BodyText"/>
        <w:spacing w:before="2"/>
        <w:rPr>
          <w:sz w:val="14"/>
        </w:rPr>
      </w:pPr>
      <w:r>
        <w:rPr>
          <w:sz w:val="14"/>
        </w:rPr>
        <w:t xml:space="preserve">                                                                                                                       </w:t>
      </w:r>
    </w:p>
    <w:p w14:paraId="1C1593D7" w14:textId="7B6E3F3F" w:rsidR="00CF2AEF" w:rsidRDefault="00D14FC3">
      <w:pPr>
        <w:pStyle w:val="BodyText"/>
        <w:spacing w:before="2"/>
        <w:rPr>
          <w:sz w:val="14"/>
        </w:rPr>
      </w:pPr>
      <w:r>
        <w:rPr>
          <w:sz w:val="14"/>
        </w:rPr>
        <w:t xml:space="preserve">                                                                                                                        </w:t>
      </w:r>
      <w:r w:rsidR="00BF4B2A">
        <w:rPr>
          <w:noProof/>
          <w:sz w:val="14"/>
          <w:lang w:val="en-IN" w:eastAsia="en-IN" w:bidi="ta-IN"/>
        </w:rPr>
        <mc:AlternateContent>
          <mc:Choice Requires="wpg">
            <w:drawing>
              <wp:inline distT="0" distB="0" distL="0" distR="0" wp14:anchorId="40899038" wp14:editId="46D9751F">
                <wp:extent cx="1733550" cy="1424940"/>
                <wp:effectExtent l="0" t="3175" r="0" b="635"/>
                <wp:docPr id="1948426358"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3550" cy="1424940"/>
                          <a:chOff x="0" y="0"/>
                          <a:chExt cx="2730" cy="2244"/>
                        </a:xfrm>
                      </wpg:grpSpPr>
                      <pic:pic xmlns:pic="http://schemas.openxmlformats.org/drawingml/2006/picture">
                        <pic:nvPicPr>
                          <pic:cNvPr id="1935723305" name="docshape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0" cy="2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3501807" name="docshape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53" y="363"/>
                            <a:ext cx="593" cy="1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836491" name="docshape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33" y="381"/>
                            <a:ext cx="619" cy="1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27FEEF2" id="docshapegroup8" o:spid="_x0000_s1026" style="width:136.5pt;height:112.2pt;mso-position-horizontal-relative:char;mso-position-vertical-relative:line" coordsize="2730,22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">
                <v:shape id="docshape9" o:spid="_x0000_s1027" type="#_x0000_t75" style="position:absolute;width:2730;height: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">
                  <v:imagedata r:id="rId34" o:title=""/>
                </v:shape>
                <v:shape id="docshape10" o:spid="_x0000_s1028" type="#_x0000_t75" style="position:absolute;left:1453;top:363;width:593;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">
                  <v:imagedata r:id="rId35" o:title=""/>
                </v:shape>
                <v:shape id="docshape11" o:spid="_x0000_s1029" type="#_x0000_t75" style="position:absolute;left:433;top:381;width:619;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">
                  <v:imagedata r:id="rId36" o:title=""/>
                </v:shape>
                <w10:anchorlock/>
              </v:group>
            </w:pict>
          </mc:Fallback>
        </mc:AlternateContent>
      </w:r>
      <w:r>
        <w:rPr>
          <w:sz w:val="14"/>
        </w:rPr>
        <w:t xml:space="preserve">     </w:t>
      </w:r>
    </w:p>
    <w:p w14:paraId="02D56C10" w14:textId="77777777" w:rsidR="00CF2AEF" w:rsidRDefault="00CF2AEF">
      <w:pPr>
        <w:pStyle w:val="BodyText"/>
        <w:spacing w:before="2"/>
        <w:rPr>
          <w:sz w:val="14"/>
        </w:rPr>
      </w:pPr>
    </w:p>
    <w:p w14:paraId="509F43D4" w14:textId="77777777" w:rsidR="00CF2AEF" w:rsidRDefault="00CF2AEF">
      <w:pPr>
        <w:pStyle w:val="BodyText"/>
        <w:spacing w:before="2"/>
        <w:rPr>
          <w:sz w:val="14"/>
        </w:rPr>
      </w:pPr>
    </w:p>
    <w:p w14:paraId="08FA07B2" w14:textId="77777777" w:rsidR="00CF2AEF" w:rsidRDefault="00A0282D" w:rsidP="00E96882">
      <w:pPr>
        <w:tabs>
          <w:tab w:val="left" w:pos="4139"/>
          <w:tab w:val="left" w:pos="7143"/>
        </w:tabs>
        <w:spacing w:before="98"/>
        <w:rPr>
          <w:sz w:val="14"/>
        </w:rPr>
      </w:pPr>
      <w:r>
        <w:rPr>
          <w:rFonts w:ascii="Minion Pro"/>
          <w:sz w:val="19"/>
        </w:rPr>
        <w:t xml:space="preserve">    </w:t>
      </w:r>
    </w:p>
    <w:p w14:paraId="7B05DC73" w14:textId="77777777" w:rsidR="00386D6A" w:rsidRDefault="00386D6A" w:rsidP="00386D6A">
      <w:pPr>
        <w:pStyle w:val="Heading1"/>
        <w:numPr>
          <w:ilvl w:val="0"/>
          <w:numId w:val="6"/>
        </w:numPr>
        <w:tabs>
          <w:tab w:val="left" w:pos="478"/>
          <w:tab w:val="left" w:pos="479"/>
        </w:tabs>
      </w:pPr>
      <w:r>
        <w:t>Survey</w:t>
      </w:r>
      <w:r>
        <w:rPr>
          <w:spacing w:val="-15"/>
        </w:rPr>
        <w:t xml:space="preserve"> </w:t>
      </w:r>
      <w:r>
        <w:rPr>
          <w:spacing w:val="-2"/>
        </w:rPr>
        <w:t>Methodology</w:t>
      </w:r>
    </w:p>
    <w:p w14:paraId="2AE72F19" w14:textId="77777777" w:rsidR="00386D6A" w:rsidRDefault="00386D6A" w:rsidP="00386D6A">
      <w:pPr>
        <w:pStyle w:val="BodyText"/>
        <w:spacing w:before="269" w:line="228" w:lineRule="auto"/>
        <w:ind w:left="120" w:right="128" w:hanging="8"/>
        <w:jc w:val="both"/>
      </w:pPr>
      <w:r>
        <w:t>A</w:t>
      </w:r>
      <w:r>
        <w:rPr>
          <w:spacing w:val="-1"/>
        </w:rPr>
        <w:t xml:space="preserve"> </w:t>
      </w:r>
      <w:r>
        <w:t>systematic</w:t>
      </w:r>
      <w:r>
        <w:rPr>
          <w:spacing w:val="-1"/>
        </w:rPr>
        <w:t xml:space="preserve"> </w:t>
      </w:r>
      <w:r>
        <w:t>review</w:t>
      </w:r>
      <w:r>
        <w:rPr>
          <w:spacing w:val="-1"/>
        </w:rPr>
        <w:t xml:space="preserve"> </w:t>
      </w:r>
      <w:r>
        <w:t>of</w:t>
      </w:r>
      <w:r>
        <w:rPr>
          <w:spacing w:val="-1"/>
        </w:rPr>
        <w:t xml:space="preserve"> </w:t>
      </w:r>
      <w:r>
        <w:t>scientific</w:t>
      </w:r>
      <w:r>
        <w:rPr>
          <w:spacing w:val="-1"/>
        </w:rPr>
        <w:t xml:space="preserve"> </w:t>
      </w:r>
      <w:r>
        <w:t>papers</w:t>
      </w:r>
      <w:r>
        <w:rPr>
          <w:spacing w:val="-1"/>
        </w:rPr>
        <w:t xml:space="preserve"> </w:t>
      </w:r>
      <w:r>
        <w:t>was</w:t>
      </w:r>
      <w:r>
        <w:rPr>
          <w:spacing w:val="-1"/>
        </w:rPr>
        <w:t xml:space="preserve"> </w:t>
      </w:r>
      <w:r>
        <w:t>conducted,</w:t>
      </w:r>
      <w:r>
        <w:rPr>
          <w:spacing w:val="-1"/>
        </w:rPr>
        <w:t xml:space="preserve"> </w:t>
      </w:r>
      <w:r>
        <w:t>which</w:t>
      </w:r>
      <w:r>
        <w:rPr>
          <w:spacing w:val="-1"/>
        </w:rPr>
        <w:t xml:space="preserve"> </w:t>
      </w:r>
      <w:r>
        <w:t>explains</w:t>
      </w:r>
      <w:r>
        <w:rPr>
          <w:spacing w:val="-1"/>
        </w:rPr>
        <w:t xml:space="preserve"> </w:t>
      </w:r>
      <w:r>
        <w:t>the</w:t>
      </w:r>
      <w:r>
        <w:rPr>
          <w:spacing w:val="-1"/>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1"/>
        </w:rPr>
        <w:t xml:space="preserve"> </w:t>
      </w:r>
      <w:r>
        <w:t>CNN,</w:t>
      </w:r>
      <w:r>
        <w:rPr>
          <w:spacing w:val="-1"/>
        </w:rPr>
        <w:t xml:space="preserve"> </w:t>
      </w:r>
      <w:r>
        <w:t>ML algorithms, or segmentation methods, for COVID-19 classification from chest X-ray images.</w:t>
      </w:r>
    </w:p>
    <w:p w14:paraId="0206ADB9" w14:textId="77777777" w:rsidR="00386D6A" w:rsidRDefault="00386D6A" w:rsidP="00386D6A">
      <w:pPr>
        <w:pStyle w:val="BodyText"/>
        <w:spacing w:before="11"/>
        <w:rPr>
          <w:sz w:val="27"/>
        </w:rPr>
      </w:pPr>
    </w:p>
    <w:p w14:paraId="55434B4D" w14:textId="77777777" w:rsidR="00386D6A" w:rsidRDefault="00386D6A" w:rsidP="00386D6A">
      <w:pPr>
        <w:pStyle w:val="Heading2"/>
        <w:numPr>
          <w:ilvl w:val="1"/>
          <w:numId w:val="6"/>
        </w:numPr>
        <w:tabs>
          <w:tab w:val="left" w:pos="569"/>
        </w:tabs>
        <w:ind w:left="1074" w:hanging="170"/>
      </w:pPr>
      <w:bookmarkStart w:id="191" w:name="2.1_Identification_of_the_need_for_a_rev"/>
      <w:bookmarkEnd w:id="191"/>
      <w:r>
        <w:t>Identification</w:t>
      </w:r>
      <w:r>
        <w:rPr>
          <w:spacing w:val="-8"/>
        </w:rPr>
        <w:t xml:space="preserve"> </w:t>
      </w:r>
      <w:r>
        <w:t>of</w:t>
      </w:r>
      <w:r>
        <w:rPr>
          <w:spacing w:val="-8"/>
        </w:rPr>
        <w:t xml:space="preserve"> </w:t>
      </w:r>
      <w:r>
        <w:t>the</w:t>
      </w:r>
      <w:r>
        <w:rPr>
          <w:spacing w:val="-7"/>
        </w:rPr>
        <w:t xml:space="preserve"> </w:t>
      </w:r>
      <w:r>
        <w:t>need</w:t>
      </w:r>
      <w:r>
        <w:rPr>
          <w:spacing w:val="-8"/>
        </w:rPr>
        <w:t xml:space="preserve"> </w:t>
      </w:r>
      <w:r>
        <w:t>for</w:t>
      </w:r>
      <w:r>
        <w:rPr>
          <w:spacing w:val="-8"/>
        </w:rPr>
        <w:t xml:space="preserve"> </w:t>
      </w:r>
      <w:r>
        <w:t>a</w:t>
      </w:r>
      <w:r>
        <w:rPr>
          <w:spacing w:val="-7"/>
        </w:rPr>
        <w:t xml:space="preserve"> </w:t>
      </w:r>
      <w:r>
        <w:rPr>
          <w:spacing w:val="-2"/>
        </w:rPr>
        <w:t>review</w:t>
      </w:r>
    </w:p>
    <w:p w14:paraId="11ACB28D" w14:textId="77777777" w:rsidR="00386D6A" w:rsidRDefault="00386D6A" w:rsidP="00386D6A">
      <w:pPr>
        <w:pStyle w:val="BodyText"/>
        <w:spacing w:before="203" w:line="228" w:lineRule="auto"/>
        <w:ind w:left="120" w:right="137"/>
        <w:jc w:val="both"/>
      </w:pPr>
      <w:r>
        <w:t xml:space="preserve">Given the need to develop more efficient and effective diagnostics tools for the COVID-19 disease, many </w:t>
      </w:r>
      <w:r>
        <w:lastRenderedPageBreak/>
        <w:t>research papers</w:t>
      </w:r>
      <w:r>
        <w:rPr>
          <w:spacing w:val="-8"/>
        </w:rPr>
        <w:t xml:space="preserve"> </w:t>
      </w:r>
      <w:r>
        <w:t>have</w:t>
      </w:r>
      <w:r>
        <w:rPr>
          <w:spacing w:val="-8"/>
        </w:rPr>
        <w:t xml:space="preserve"> </w:t>
      </w:r>
      <w:r>
        <w:t>been</w:t>
      </w:r>
      <w:r>
        <w:rPr>
          <w:spacing w:val="-8"/>
        </w:rPr>
        <w:t xml:space="preserve"> </w:t>
      </w:r>
      <w:r>
        <w:t>written</w:t>
      </w:r>
      <w:r>
        <w:rPr>
          <w:spacing w:val="-8"/>
        </w:rPr>
        <w:t xml:space="preserve"> </w:t>
      </w:r>
      <w:r>
        <w:t>since</w:t>
      </w:r>
      <w:r>
        <w:rPr>
          <w:spacing w:val="-8"/>
        </w:rPr>
        <w:t xml:space="preserve"> </w:t>
      </w:r>
      <w:r>
        <w:t>the</w:t>
      </w:r>
      <w:r>
        <w:rPr>
          <w:spacing w:val="-8"/>
        </w:rPr>
        <w:t xml:space="preserve"> </w:t>
      </w:r>
      <w:r>
        <w:t>beginning</w:t>
      </w:r>
      <w:r>
        <w:rPr>
          <w:spacing w:val="-8"/>
        </w:rPr>
        <w:t xml:space="preserve"> </w:t>
      </w:r>
      <w:r>
        <w:t>of</w:t>
      </w:r>
      <w:r>
        <w:rPr>
          <w:spacing w:val="-8"/>
        </w:rPr>
        <w:t xml:space="preserve"> </w:t>
      </w:r>
      <w:r>
        <w:t>the</w:t>
      </w:r>
      <w:r>
        <w:rPr>
          <w:spacing w:val="-8"/>
        </w:rPr>
        <w:t xml:space="preserve"> </w:t>
      </w:r>
      <w:r>
        <w:t>pandemic. One</w:t>
      </w:r>
      <w:r>
        <w:rPr>
          <w:spacing w:val="-8"/>
        </w:rPr>
        <w:t xml:space="preserve"> </w:t>
      </w:r>
      <w:r>
        <w:t>estimate</w:t>
      </w:r>
      <w:r>
        <w:rPr>
          <w:spacing w:val="-8"/>
        </w:rPr>
        <w:t xml:space="preserve"> </w:t>
      </w:r>
      <w:r>
        <w:t>suggests</w:t>
      </w:r>
      <w:r>
        <w:rPr>
          <w:spacing w:val="-8"/>
        </w:rPr>
        <w:t xml:space="preserve"> </w:t>
      </w:r>
      <w:r>
        <w:t>that</w:t>
      </w:r>
      <w:r>
        <w:rPr>
          <w:spacing w:val="-8"/>
        </w:rPr>
        <w:t xml:space="preserve"> </w:t>
      </w:r>
      <w:r>
        <w:t>more</w:t>
      </w:r>
      <w:r>
        <w:rPr>
          <w:spacing w:val="-8"/>
        </w:rPr>
        <w:t xml:space="preserve"> </w:t>
      </w:r>
      <w:r>
        <w:t>than</w:t>
      </w:r>
      <w:r>
        <w:rPr>
          <w:spacing w:val="-8"/>
        </w:rPr>
        <w:t xml:space="preserve"> </w:t>
      </w:r>
      <w:r>
        <w:t>200,000</w:t>
      </w:r>
      <w:r>
        <w:rPr>
          <w:spacing w:val="-8"/>
        </w:rPr>
        <w:t xml:space="preserve"> </w:t>
      </w:r>
      <w:r>
        <w:t>research papers</w:t>
      </w:r>
      <w:r>
        <w:rPr>
          <w:spacing w:val="-3"/>
        </w:rPr>
        <w:t xml:space="preserve"> </w:t>
      </w:r>
      <w:r>
        <w:t>have</w:t>
      </w:r>
      <w:r>
        <w:rPr>
          <w:spacing w:val="-3"/>
        </w:rPr>
        <w:t xml:space="preserve"> </w:t>
      </w:r>
      <w:r>
        <w:t>been</w:t>
      </w:r>
      <w:r>
        <w:rPr>
          <w:spacing w:val="-3"/>
        </w:rPr>
        <w:t xml:space="preserve"> </w:t>
      </w:r>
      <w:r>
        <w:t>published</w:t>
      </w:r>
      <w:r>
        <w:rPr>
          <w:spacing w:val="-3"/>
        </w:rPr>
        <w:t xml:space="preserve"> </w:t>
      </w:r>
      <w:r>
        <w:t>in</w:t>
      </w:r>
      <w:r>
        <w:rPr>
          <w:spacing w:val="-3"/>
        </w:rPr>
        <w:t xml:space="preserve"> </w:t>
      </w:r>
      <w:r>
        <w:t>journals</w:t>
      </w:r>
      <w:r>
        <w:rPr>
          <w:spacing w:val="-3"/>
        </w:rPr>
        <w:t xml:space="preserve"> </w:t>
      </w:r>
      <w:r>
        <w:t>and</w:t>
      </w:r>
      <w:r>
        <w:rPr>
          <w:spacing w:val="-3"/>
        </w:rPr>
        <w:t xml:space="preserve"> </w:t>
      </w:r>
      <w:r>
        <w:t>preprints</w:t>
      </w:r>
      <w:r>
        <w:rPr>
          <w:spacing w:val="-3"/>
        </w:rPr>
        <w:t xml:space="preserve"> </w:t>
      </w:r>
      <w:r>
        <w:t>repositories</w:t>
      </w:r>
      <w:r>
        <w:rPr>
          <w:spacing w:val="-3"/>
        </w:rPr>
        <w:t xml:space="preserve"> </w:t>
      </w:r>
      <w:r>
        <w:t>only</w:t>
      </w:r>
      <w:r>
        <w:rPr>
          <w:spacing w:val="-3"/>
        </w:rPr>
        <w:t xml:space="preserve"> </w:t>
      </w:r>
      <w:r>
        <w:t>in</w:t>
      </w:r>
      <w:r>
        <w:rPr>
          <w:spacing w:val="-3"/>
        </w:rPr>
        <w:t xml:space="preserve"> </w:t>
      </w:r>
      <w:r>
        <w:t>2020</w:t>
      </w:r>
      <w:r>
        <w:rPr>
          <w:spacing w:val="-3"/>
        </w:rPr>
        <w:t xml:space="preserve"> </w:t>
      </w:r>
      <w:hyperlink w:anchor="_bookmark45" w:history="1">
        <w:r>
          <w:t>[Else,</w:t>
        </w:r>
      </w:hyperlink>
      <w:r>
        <w:rPr>
          <w:spacing w:val="-3"/>
        </w:rPr>
        <w:t xml:space="preserve"> </w:t>
      </w:r>
      <w:hyperlink w:anchor="_bookmark45" w:history="1">
        <w:r>
          <w:t>2020].</w:t>
        </w:r>
      </w:hyperlink>
      <w:r>
        <w:t xml:space="preserve"> Therefore</w:t>
      </w:r>
      <w:r>
        <w:rPr>
          <w:spacing w:val="-3"/>
        </w:rPr>
        <w:t xml:space="preserve"> </w:t>
      </w:r>
      <w:r>
        <w:t>there</w:t>
      </w:r>
      <w:r>
        <w:rPr>
          <w:spacing w:val="-3"/>
        </w:rPr>
        <w:t xml:space="preserve"> </w:t>
      </w:r>
      <w:r>
        <w:t>is</w:t>
      </w:r>
      <w:r>
        <w:rPr>
          <w:spacing w:val="-3"/>
        </w:rPr>
        <w:t xml:space="preserve"> </w:t>
      </w:r>
      <w:r>
        <w:t>a</w:t>
      </w:r>
      <w:r>
        <w:rPr>
          <w:spacing w:val="-3"/>
        </w:rPr>
        <w:t xml:space="preserve"> </w:t>
      </w:r>
      <w:r>
        <w:t>need for a new state-of-the-art review.</w:t>
      </w:r>
    </w:p>
    <w:p w14:paraId="294A9315" w14:textId="77777777" w:rsidR="00386D6A" w:rsidRDefault="00386D6A" w:rsidP="00386D6A">
      <w:pPr>
        <w:pStyle w:val="BodyText"/>
        <w:spacing w:before="108" w:line="228" w:lineRule="auto"/>
        <w:ind w:left="116" w:right="137" w:firstLine="3"/>
        <w:jc w:val="both"/>
      </w:pPr>
      <w:r>
        <w:rPr>
          <w:spacing w:val="-4"/>
        </w:rPr>
        <w:t>State-of-the-art works up to</w:t>
      </w:r>
      <w:r>
        <w:rPr>
          <w:spacing w:val="-6"/>
        </w:rPr>
        <w:t xml:space="preserve"> </w:t>
      </w:r>
      <w:r>
        <w:rPr>
          <w:spacing w:val="-4"/>
        </w:rPr>
        <w:t>March 21, 2021, are</w:t>
      </w:r>
      <w:r>
        <w:rPr>
          <w:spacing w:val="-6"/>
        </w:rPr>
        <w:t xml:space="preserve"> </w:t>
      </w:r>
      <w:r>
        <w:rPr>
          <w:spacing w:val="-4"/>
        </w:rPr>
        <w:t xml:space="preserve">summarized in Table </w:t>
      </w:r>
      <w:hyperlink w:anchor="_bookmark1" w:history="1">
        <w:r>
          <w:rPr>
            <w:spacing w:val="-4"/>
          </w:rPr>
          <w:t>1,</w:t>
        </w:r>
      </w:hyperlink>
      <w:r>
        <w:rPr>
          <w:spacing w:val="-4"/>
        </w:rPr>
        <w:t xml:space="preserve"> where is shown if they specify the</w:t>
      </w:r>
      <w:r>
        <w:rPr>
          <w:spacing w:val="-6"/>
        </w:rPr>
        <w:t xml:space="preserve"> </w:t>
      </w:r>
      <w:r>
        <w:rPr>
          <w:spacing w:val="-4"/>
        </w:rPr>
        <w:t xml:space="preserve">corresponding </w:t>
      </w:r>
      <w:r>
        <w:t>preprocessing</w:t>
      </w:r>
      <w:r>
        <w:rPr>
          <w:spacing w:val="-12"/>
        </w:rPr>
        <w:t xml:space="preserve"> </w:t>
      </w:r>
      <w:r>
        <w:t>techniques</w:t>
      </w:r>
      <w:r>
        <w:rPr>
          <w:spacing w:val="-12"/>
        </w:rPr>
        <w:t xml:space="preserve"> </w:t>
      </w:r>
      <w:r>
        <w:t>and</w:t>
      </w:r>
      <w:r>
        <w:rPr>
          <w:spacing w:val="-12"/>
        </w:rPr>
        <w:t xml:space="preserve"> </w:t>
      </w:r>
      <w:r>
        <w:t>datasets</w:t>
      </w:r>
      <w:r>
        <w:rPr>
          <w:spacing w:val="-12"/>
        </w:rPr>
        <w:t xml:space="preserve"> </w:t>
      </w:r>
      <w:r>
        <w:t>used</w:t>
      </w:r>
      <w:r>
        <w:rPr>
          <w:spacing w:val="-12"/>
        </w:rPr>
        <w:t xml:space="preserve"> </w:t>
      </w:r>
      <w:r>
        <w:t>in</w:t>
      </w:r>
      <w:r>
        <w:rPr>
          <w:spacing w:val="-12"/>
        </w:rPr>
        <w:t xml:space="preserve"> </w:t>
      </w:r>
      <w:r>
        <w:t>the</w:t>
      </w:r>
      <w:r>
        <w:rPr>
          <w:spacing w:val="-12"/>
        </w:rPr>
        <w:t xml:space="preserve"> </w:t>
      </w:r>
      <w:r>
        <w:t>selected</w:t>
      </w:r>
      <w:r>
        <w:rPr>
          <w:spacing w:val="-12"/>
        </w:rPr>
        <w:t xml:space="preserve"> </w:t>
      </w:r>
      <w:r>
        <w:t>works,</w:t>
      </w:r>
      <w:r>
        <w:rPr>
          <w:spacing w:val="-12"/>
        </w:rPr>
        <w:t xml:space="preserve"> </w:t>
      </w:r>
      <w:r>
        <w:t>the</w:t>
      </w:r>
      <w:r>
        <w:rPr>
          <w:spacing w:val="-12"/>
        </w:rPr>
        <w:t xml:space="preserve"> </w:t>
      </w:r>
      <w:r>
        <w:t>date</w:t>
      </w:r>
      <w:r>
        <w:rPr>
          <w:spacing w:val="-12"/>
        </w:rPr>
        <w:t xml:space="preserve"> </w:t>
      </w:r>
      <w:r>
        <w:t>of</w:t>
      </w:r>
      <w:r>
        <w:rPr>
          <w:spacing w:val="-12"/>
        </w:rPr>
        <w:t xml:space="preserve"> </w:t>
      </w:r>
      <w:r>
        <w:t>search,</w:t>
      </w:r>
      <w:r>
        <w:rPr>
          <w:spacing w:val="-12"/>
        </w:rPr>
        <w:t xml:space="preserve"> </w:t>
      </w:r>
      <w:r>
        <w:t>whether</w:t>
      </w:r>
      <w:r>
        <w:rPr>
          <w:spacing w:val="-12"/>
        </w:rPr>
        <w:t xml:space="preserve"> </w:t>
      </w:r>
      <w:r>
        <w:t>or</w:t>
      </w:r>
      <w:r>
        <w:rPr>
          <w:spacing w:val="-12"/>
        </w:rPr>
        <w:t xml:space="preserve"> </w:t>
      </w:r>
      <w:r>
        <w:t>not</w:t>
      </w:r>
      <w:r>
        <w:rPr>
          <w:spacing w:val="-12"/>
        </w:rPr>
        <w:t xml:space="preserve"> </w:t>
      </w:r>
      <w:r>
        <w:t>it</w:t>
      </w:r>
      <w:r>
        <w:rPr>
          <w:spacing w:val="-12"/>
        </w:rPr>
        <w:t xml:space="preserve"> </w:t>
      </w:r>
      <w:r>
        <w:t>is</w:t>
      </w:r>
      <w:r>
        <w:rPr>
          <w:spacing w:val="-12"/>
        </w:rPr>
        <w:t xml:space="preserve"> </w:t>
      </w:r>
      <w:r>
        <w:t>systematic,</w:t>
      </w:r>
      <w:r>
        <w:rPr>
          <w:spacing w:val="-12"/>
        </w:rPr>
        <w:t xml:space="preserve"> </w:t>
      </w:r>
      <w:r>
        <w:t xml:space="preserve">the </w:t>
      </w:r>
      <w:r>
        <w:rPr>
          <w:spacing w:val="-2"/>
        </w:rPr>
        <w:t>number</w:t>
      </w:r>
      <w:r>
        <w:rPr>
          <w:spacing w:val="-7"/>
        </w:rPr>
        <w:t xml:space="preserve"> </w:t>
      </w:r>
      <w:r>
        <w:rPr>
          <w:spacing w:val="-2"/>
        </w:rPr>
        <w:t>of</w:t>
      </w:r>
      <w:r>
        <w:rPr>
          <w:spacing w:val="-7"/>
        </w:rPr>
        <w:t xml:space="preserve"> </w:t>
      </w:r>
      <w:r>
        <w:rPr>
          <w:spacing w:val="-2"/>
        </w:rPr>
        <w:t>search</w:t>
      </w:r>
      <w:r>
        <w:rPr>
          <w:spacing w:val="-7"/>
        </w:rPr>
        <w:t xml:space="preserve"> </w:t>
      </w:r>
      <w:r>
        <w:rPr>
          <w:spacing w:val="-2"/>
        </w:rPr>
        <w:t>databases</w:t>
      </w:r>
      <w:r>
        <w:rPr>
          <w:spacing w:val="-7"/>
        </w:rPr>
        <w:t xml:space="preserve"> </w:t>
      </w:r>
      <w:r>
        <w:rPr>
          <w:spacing w:val="-2"/>
        </w:rPr>
        <w:t>used,</w:t>
      </w:r>
      <w:r>
        <w:rPr>
          <w:spacing w:val="-6"/>
        </w:rPr>
        <w:t xml:space="preserve"> </w:t>
      </w:r>
      <w:r>
        <w:rPr>
          <w:spacing w:val="-2"/>
        </w:rPr>
        <w:t>the</w:t>
      </w:r>
      <w:r>
        <w:rPr>
          <w:spacing w:val="-7"/>
        </w:rPr>
        <w:t xml:space="preserve"> </w:t>
      </w:r>
      <w:r>
        <w:rPr>
          <w:spacing w:val="-2"/>
        </w:rPr>
        <w:t>data</w:t>
      </w:r>
      <w:r>
        <w:rPr>
          <w:spacing w:val="-7"/>
        </w:rPr>
        <w:t xml:space="preserve"> </w:t>
      </w:r>
      <w:r>
        <w:rPr>
          <w:spacing w:val="-2"/>
        </w:rPr>
        <w:t>modalities</w:t>
      </w:r>
      <w:r>
        <w:rPr>
          <w:spacing w:val="-7"/>
        </w:rPr>
        <w:t xml:space="preserve"> </w:t>
      </w:r>
      <w:r>
        <w:rPr>
          <w:spacing w:val="-2"/>
        </w:rPr>
        <w:t>included</w:t>
      </w:r>
      <w:r>
        <w:rPr>
          <w:spacing w:val="-7"/>
        </w:rPr>
        <w:t xml:space="preserve"> </w:t>
      </w:r>
      <w:r>
        <w:rPr>
          <w:spacing w:val="-2"/>
        </w:rPr>
        <w:t>in</w:t>
      </w:r>
      <w:r>
        <w:rPr>
          <w:spacing w:val="-7"/>
        </w:rPr>
        <w:t xml:space="preserve"> </w:t>
      </w:r>
      <w:r>
        <w:rPr>
          <w:spacing w:val="-2"/>
        </w:rPr>
        <w:t>the</w:t>
      </w:r>
      <w:r>
        <w:rPr>
          <w:spacing w:val="-7"/>
        </w:rPr>
        <w:t xml:space="preserve"> </w:t>
      </w:r>
      <w:r>
        <w:rPr>
          <w:spacing w:val="-2"/>
        </w:rPr>
        <w:t>work,</w:t>
      </w:r>
      <w:r>
        <w:rPr>
          <w:spacing w:val="-6"/>
        </w:rPr>
        <w:t xml:space="preserve"> </w:t>
      </w:r>
      <w:r>
        <w:rPr>
          <w:spacing w:val="-2"/>
        </w:rPr>
        <w:t>the</w:t>
      </w:r>
      <w:r>
        <w:rPr>
          <w:spacing w:val="-7"/>
        </w:rPr>
        <w:t xml:space="preserve"> </w:t>
      </w:r>
      <w:r>
        <w:rPr>
          <w:spacing w:val="-2"/>
        </w:rPr>
        <w:t>number</w:t>
      </w:r>
      <w:r>
        <w:rPr>
          <w:spacing w:val="-7"/>
        </w:rPr>
        <w:t xml:space="preserve"> </w:t>
      </w:r>
      <w:r>
        <w:rPr>
          <w:spacing w:val="-2"/>
        </w:rPr>
        <w:t>of</w:t>
      </w:r>
      <w:r>
        <w:rPr>
          <w:spacing w:val="-7"/>
        </w:rPr>
        <w:t xml:space="preserve"> </w:t>
      </w:r>
      <w:r>
        <w:rPr>
          <w:spacing w:val="-2"/>
        </w:rPr>
        <w:t>X-ray</w:t>
      </w:r>
      <w:r>
        <w:rPr>
          <w:spacing w:val="-7"/>
        </w:rPr>
        <w:t xml:space="preserve"> </w:t>
      </w:r>
      <w:r>
        <w:rPr>
          <w:spacing w:val="-2"/>
        </w:rPr>
        <w:t>related</w:t>
      </w:r>
      <w:r>
        <w:rPr>
          <w:spacing w:val="-7"/>
        </w:rPr>
        <w:t xml:space="preserve"> </w:t>
      </w:r>
      <w:r>
        <w:rPr>
          <w:spacing w:val="-2"/>
        </w:rPr>
        <w:t>articles</w:t>
      </w:r>
      <w:r>
        <w:rPr>
          <w:spacing w:val="-7"/>
        </w:rPr>
        <w:t xml:space="preserve"> </w:t>
      </w:r>
      <w:r>
        <w:rPr>
          <w:spacing w:val="-2"/>
        </w:rPr>
        <w:t>analyzed and</w:t>
      </w:r>
      <w:r>
        <w:rPr>
          <w:spacing w:val="-5"/>
        </w:rPr>
        <w:t xml:space="preserve"> </w:t>
      </w:r>
      <w:r>
        <w:rPr>
          <w:spacing w:val="-2"/>
        </w:rPr>
        <w:t>the</w:t>
      </w:r>
      <w:r>
        <w:rPr>
          <w:spacing w:val="-5"/>
        </w:rPr>
        <w:t xml:space="preserve"> </w:t>
      </w:r>
      <w:r>
        <w:rPr>
          <w:spacing w:val="-2"/>
        </w:rPr>
        <w:t>number</w:t>
      </w:r>
      <w:r>
        <w:rPr>
          <w:spacing w:val="-5"/>
        </w:rPr>
        <w:t xml:space="preserve"> </w:t>
      </w:r>
      <w:r>
        <w:rPr>
          <w:spacing w:val="-2"/>
        </w:rPr>
        <w:t>of</w:t>
      </w:r>
      <w:r>
        <w:rPr>
          <w:spacing w:val="-5"/>
        </w:rPr>
        <w:t xml:space="preserve"> </w:t>
      </w:r>
      <w:r>
        <w:rPr>
          <w:spacing w:val="-2"/>
        </w:rPr>
        <w:t>X-ray</w:t>
      </w:r>
      <w:r>
        <w:rPr>
          <w:spacing w:val="-5"/>
        </w:rPr>
        <w:t xml:space="preserve"> </w:t>
      </w:r>
      <w:r>
        <w:rPr>
          <w:spacing w:val="-2"/>
        </w:rPr>
        <w:t>related</w:t>
      </w:r>
      <w:r>
        <w:rPr>
          <w:spacing w:val="-5"/>
        </w:rPr>
        <w:t xml:space="preserve"> </w:t>
      </w:r>
      <w:r>
        <w:rPr>
          <w:spacing w:val="-2"/>
        </w:rPr>
        <w:t>databases</w:t>
      </w:r>
      <w:r>
        <w:rPr>
          <w:spacing w:val="-5"/>
        </w:rPr>
        <w:t xml:space="preserve"> </w:t>
      </w:r>
      <w:r>
        <w:rPr>
          <w:spacing w:val="-2"/>
        </w:rPr>
        <w:t>described.</w:t>
      </w:r>
      <w:r>
        <w:t xml:space="preserve"> </w:t>
      </w:r>
      <w:r>
        <w:rPr>
          <w:spacing w:val="-2"/>
        </w:rPr>
        <w:t>Table</w:t>
      </w:r>
      <w:r>
        <w:rPr>
          <w:spacing w:val="-5"/>
        </w:rPr>
        <w:t xml:space="preserve"> </w:t>
      </w:r>
      <w:hyperlink w:anchor="_bookmark1" w:history="1">
        <w:r>
          <w:rPr>
            <w:spacing w:val="-2"/>
          </w:rPr>
          <w:t>1</w:t>
        </w:r>
      </w:hyperlink>
      <w:r>
        <w:rPr>
          <w:spacing w:val="-5"/>
        </w:rPr>
        <w:t xml:space="preserve"> </w:t>
      </w:r>
      <w:r>
        <w:rPr>
          <w:spacing w:val="-2"/>
        </w:rPr>
        <w:t>shows</w:t>
      </w:r>
      <w:r>
        <w:rPr>
          <w:spacing w:val="-5"/>
        </w:rPr>
        <w:t xml:space="preserve"> </w:t>
      </w:r>
      <w:r>
        <w:rPr>
          <w:spacing w:val="-2"/>
        </w:rPr>
        <w:t>that</w:t>
      </w:r>
      <w:r>
        <w:rPr>
          <w:spacing w:val="-5"/>
        </w:rPr>
        <w:t xml:space="preserve"> </w:t>
      </w:r>
      <w:r>
        <w:rPr>
          <w:spacing w:val="-2"/>
        </w:rPr>
        <w:t>some</w:t>
      </w:r>
      <w:r>
        <w:rPr>
          <w:spacing w:val="-5"/>
        </w:rPr>
        <w:t xml:space="preserve"> </w:t>
      </w:r>
      <w:r>
        <w:rPr>
          <w:spacing w:val="-2"/>
        </w:rPr>
        <w:t>of</w:t>
      </w:r>
      <w:r>
        <w:rPr>
          <w:spacing w:val="-5"/>
        </w:rPr>
        <w:t xml:space="preserve"> </w:t>
      </w:r>
      <w:r>
        <w:rPr>
          <w:spacing w:val="-2"/>
        </w:rPr>
        <w:t>the</w:t>
      </w:r>
      <w:r>
        <w:rPr>
          <w:spacing w:val="-5"/>
        </w:rPr>
        <w:t xml:space="preserve"> </w:t>
      </w:r>
      <w:r>
        <w:rPr>
          <w:spacing w:val="-2"/>
        </w:rPr>
        <w:t>available</w:t>
      </w:r>
      <w:r>
        <w:rPr>
          <w:spacing w:val="-5"/>
        </w:rPr>
        <w:t xml:space="preserve"> </w:t>
      </w:r>
      <w:r>
        <w:rPr>
          <w:spacing w:val="-2"/>
        </w:rPr>
        <w:t>state-of-the-art</w:t>
      </w:r>
      <w:r>
        <w:rPr>
          <w:spacing w:val="-5"/>
        </w:rPr>
        <w:t xml:space="preserve"> </w:t>
      </w:r>
      <w:r>
        <w:rPr>
          <w:spacing w:val="-2"/>
        </w:rPr>
        <w:t>works</w:t>
      </w:r>
      <w:r>
        <w:rPr>
          <w:spacing w:val="-5"/>
        </w:rPr>
        <w:t xml:space="preserve"> </w:t>
      </w:r>
      <w:r>
        <w:rPr>
          <w:spacing w:val="-2"/>
        </w:rPr>
        <w:t xml:space="preserve">do </w:t>
      </w:r>
      <w:r>
        <w:t>not</w:t>
      </w:r>
      <w:r>
        <w:rPr>
          <w:spacing w:val="-5"/>
        </w:rPr>
        <w:t xml:space="preserve"> </w:t>
      </w:r>
      <w:r>
        <w:t>follow</w:t>
      </w:r>
      <w:r>
        <w:rPr>
          <w:spacing w:val="-5"/>
        </w:rPr>
        <w:t xml:space="preserve"> </w:t>
      </w:r>
      <w:r>
        <w:t>a</w:t>
      </w:r>
      <w:r>
        <w:rPr>
          <w:spacing w:val="-5"/>
        </w:rPr>
        <w:t xml:space="preserve"> </w:t>
      </w:r>
      <w:r>
        <w:t>systematic</w:t>
      </w:r>
      <w:r>
        <w:rPr>
          <w:spacing w:val="-5"/>
        </w:rPr>
        <w:t xml:space="preserve"> </w:t>
      </w:r>
      <w:r>
        <w:t>approach,</w:t>
      </w:r>
      <w:r>
        <w:rPr>
          <w:spacing w:val="-5"/>
        </w:rPr>
        <w:t xml:space="preserve"> </w:t>
      </w:r>
      <w:r>
        <w:t>and</w:t>
      </w:r>
      <w:r>
        <w:rPr>
          <w:spacing w:val="-5"/>
        </w:rPr>
        <w:t xml:space="preserve"> </w:t>
      </w:r>
      <w:r>
        <w:t>only</w:t>
      </w:r>
      <w:r>
        <w:rPr>
          <w:spacing w:val="-5"/>
        </w:rPr>
        <w:t xml:space="preserve"> </w:t>
      </w:r>
      <w:r>
        <w:t>include</w:t>
      </w:r>
      <w:r>
        <w:rPr>
          <w:spacing w:val="-5"/>
        </w:rPr>
        <w:t xml:space="preserve"> </w:t>
      </w:r>
      <w:r>
        <w:t>works</w:t>
      </w:r>
      <w:r>
        <w:rPr>
          <w:spacing w:val="-5"/>
        </w:rPr>
        <w:t xml:space="preserve"> </w:t>
      </w:r>
      <w:r>
        <w:t>up</w:t>
      </w:r>
      <w:r>
        <w:rPr>
          <w:spacing w:val="-5"/>
        </w:rPr>
        <w:t xml:space="preserve"> </w:t>
      </w:r>
      <w:r>
        <w:t>to</w:t>
      </w:r>
      <w:r>
        <w:rPr>
          <w:spacing w:val="-5"/>
        </w:rPr>
        <w:t xml:space="preserve"> </w:t>
      </w:r>
      <w:r>
        <w:t>July</w:t>
      </w:r>
      <w:r>
        <w:rPr>
          <w:spacing w:val="-5"/>
        </w:rPr>
        <w:t xml:space="preserve"> </w:t>
      </w:r>
      <w:r>
        <w:t>2020</w:t>
      </w:r>
      <w:r>
        <w:rPr>
          <w:spacing w:val="-5"/>
        </w:rPr>
        <w:t xml:space="preserve"> </w:t>
      </w:r>
      <w:r>
        <w:t>or</w:t>
      </w:r>
      <w:r>
        <w:rPr>
          <w:spacing w:val="-5"/>
        </w:rPr>
        <w:t xml:space="preserve"> </w:t>
      </w:r>
      <w:r>
        <w:t>before,</w:t>
      </w:r>
      <w:r>
        <w:rPr>
          <w:spacing w:val="-5"/>
        </w:rPr>
        <w:t xml:space="preserve"> </w:t>
      </w:r>
      <w:r>
        <w:t>unlike</w:t>
      </w:r>
      <w:r>
        <w:rPr>
          <w:spacing w:val="-5"/>
        </w:rPr>
        <w:t xml:space="preserve"> </w:t>
      </w:r>
      <w:r>
        <w:t>our</w:t>
      </w:r>
      <w:r>
        <w:rPr>
          <w:spacing w:val="-5"/>
        </w:rPr>
        <w:t xml:space="preserve"> </w:t>
      </w:r>
      <w:r>
        <w:t>work</w:t>
      </w:r>
      <w:r>
        <w:rPr>
          <w:spacing w:val="-5"/>
        </w:rPr>
        <w:t xml:space="preserve"> </w:t>
      </w:r>
      <w:r>
        <w:t>that</w:t>
      </w:r>
      <w:r>
        <w:rPr>
          <w:spacing w:val="-5"/>
        </w:rPr>
        <w:t xml:space="preserve"> </w:t>
      </w:r>
      <w:r>
        <w:t>covers</w:t>
      </w:r>
      <w:r>
        <w:rPr>
          <w:spacing w:val="-5"/>
        </w:rPr>
        <w:t xml:space="preserve"> </w:t>
      </w:r>
      <w:r>
        <w:t>from January</w:t>
      </w:r>
      <w:r>
        <w:rPr>
          <w:spacing w:val="-2"/>
        </w:rPr>
        <w:t xml:space="preserve"> </w:t>
      </w:r>
      <w:r>
        <w:t>1,</w:t>
      </w:r>
      <w:r>
        <w:rPr>
          <w:spacing w:val="-2"/>
        </w:rPr>
        <w:t xml:space="preserve"> </w:t>
      </w:r>
      <w:r>
        <w:t>2020,</w:t>
      </w:r>
      <w:r>
        <w:rPr>
          <w:spacing w:val="-2"/>
        </w:rPr>
        <w:t xml:space="preserve"> </w:t>
      </w:r>
      <w:r>
        <w:t>to</w:t>
      </w:r>
      <w:r>
        <w:rPr>
          <w:spacing w:val="-2"/>
        </w:rPr>
        <w:t xml:space="preserve"> </w:t>
      </w:r>
      <w:r>
        <w:t>March</w:t>
      </w:r>
      <w:r>
        <w:rPr>
          <w:spacing w:val="-2"/>
        </w:rPr>
        <w:t xml:space="preserve"> </w:t>
      </w:r>
      <w:r>
        <w:t>21,</w:t>
      </w:r>
      <w:r>
        <w:rPr>
          <w:spacing w:val="-2"/>
        </w:rPr>
        <w:t xml:space="preserve"> </w:t>
      </w:r>
      <w:r>
        <w:t>2021. Additionally,</w:t>
      </w:r>
      <w:r>
        <w:rPr>
          <w:spacing w:val="-2"/>
        </w:rPr>
        <w:t xml:space="preserve"> </w:t>
      </w:r>
      <w:r>
        <w:t>our</w:t>
      </w:r>
      <w:r>
        <w:rPr>
          <w:spacing w:val="-2"/>
        </w:rPr>
        <w:t xml:space="preserve"> </w:t>
      </w:r>
      <w:r>
        <w:t>work</w:t>
      </w:r>
      <w:r>
        <w:rPr>
          <w:spacing w:val="-2"/>
        </w:rPr>
        <w:t xml:space="preserve"> </w:t>
      </w:r>
      <w:r>
        <w:t>uses</w:t>
      </w:r>
      <w:r>
        <w:rPr>
          <w:spacing w:val="-2"/>
        </w:rPr>
        <w:t xml:space="preserve"> </w:t>
      </w:r>
      <w:r>
        <w:t>the</w:t>
      </w:r>
      <w:r>
        <w:rPr>
          <w:spacing w:val="-2"/>
        </w:rPr>
        <w:t xml:space="preserve"> </w:t>
      </w:r>
      <w:r>
        <w:t>largest</w:t>
      </w:r>
      <w:r>
        <w:rPr>
          <w:spacing w:val="-2"/>
        </w:rPr>
        <w:t xml:space="preserve"> </w:t>
      </w:r>
      <w:r>
        <w:t>number</w:t>
      </w:r>
      <w:r>
        <w:rPr>
          <w:spacing w:val="-2"/>
        </w:rPr>
        <w:t xml:space="preserve"> </w:t>
      </w:r>
      <w:r>
        <w:t>of</w:t>
      </w:r>
      <w:r>
        <w:rPr>
          <w:spacing w:val="-2"/>
        </w:rPr>
        <w:t xml:space="preserve"> </w:t>
      </w:r>
      <w:r>
        <w:t>search</w:t>
      </w:r>
      <w:r>
        <w:rPr>
          <w:spacing w:val="-2"/>
        </w:rPr>
        <w:t xml:space="preserve"> </w:t>
      </w:r>
      <w:r>
        <w:t>databases</w:t>
      </w:r>
      <w:r>
        <w:rPr>
          <w:spacing w:val="-2"/>
        </w:rPr>
        <w:t xml:space="preserve"> </w:t>
      </w:r>
      <w:r>
        <w:t>and</w:t>
      </w:r>
      <w:r>
        <w:rPr>
          <w:spacing w:val="-2"/>
        </w:rPr>
        <w:t xml:space="preserve"> </w:t>
      </w:r>
      <w:r>
        <w:t>some</w:t>
      </w:r>
      <w:r>
        <w:rPr>
          <w:spacing w:val="-2"/>
        </w:rPr>
        <w:t xml:space="preserve"> </w:t>
      </w:r>
      <w:r>
        <w:t>of the available state-of-the-art include a limited amount of papers that identify COVID-19 using X-ray images</w:t>
      </w:r>
    </w:p>
    <w:p w14:paraId="2CF94786" w14:textId="77777777" w:rsidR="00D638CA" w:rsidRDefault="00D638CA" w:rsidP="00D638CA">
      <w:pPr>
        <w:pStyle w:val="BodyText"/>
        <w:spacing w:before="142" w:line="228" w:lineRule="auto"/>
        <w:ind w:right="137"/>
        <w:jc w:val="both"/>
      </w:pPr>
      <w:r>
        <w:t xml:space="preserve"> </w:t>
      </w:r>
      <w:r>
        <w:rPr>
          <w:spacing w:val="-2"/>
        </w:rPr>
        <w:t>The</w:t>
      </w:r>
      <w:r>
        <w:rPr>
          <w:spacing w:val="-5"/>
        </w:rPr>
        <w:t xml:space="preserve"> </w:t>
      </w:r>
      <w:r>
        <w:rPr>
          <w:spacing w:val="-2"/>
        </w:rPr>
        <w:t>description</w:t>
      </w:r>
      <w:r>
        <w:rPr>
          <w:spacing w:val="-5"/>
        </w:rPr>
        <w:t xml:space="preserve"> </w:t>
      </w:r>
      <w:r>
        <w:rPr>
          <w:spacing w:val="-2"/>
        </w:rPr>
        <w:t>of</w:t>
      </w:r>
      <w:r>
        <w:rPr>
          <w:spacing w:val="-5"/>
        </w:rPr>
        <w:t xml:space="preserve"> </w:t>
      </w:r>
      <w:r>
        <w:rPr>
          <w:spacing w:val="-2"/>
        </w:rPr>
        <w:t>the</w:t>
      </w:r>
      <w:r>
        <w:rPr>
          <w:spacing w:val="-5"/>
        </w:rPr>
        <w:t xml:space="preserve"> </w:t>
      </w:r>
      <w:r>
        <w:rPr>
          <w:spacing w:val="-2"/>
        </w:rPr>
        <w:t>available</w:t>
      </w:r>
      <w:r>
        <w:rPr>
          <w:spacing w:val="-5"/>
        </w:rPr>
        <w:t xml:space="preserve"> </w:t>
      </w:r>
      <w:r>
        <w:rPr>
          <w:spacing w:val="-2"/>
        </w:rPr>
        <w:t>datasets</w:t>
      </w:r>
      <w:r>
        <w:rPr>
          <w:spacing w:val="-5"/>
        </w:rPr>
        <w:t xml:space="preserve"> </w:t>
      </w:r>
      <w:r>
        <w:rPr>
          <w:spacing w:val="-2"/>
        </w:rPr>
        <w:t>presented</w:t>
      </w:r>
      <w:r>
        <w:rPr>
          <w:spacing w:val="-5"/>
        </w:rPr>
        <w:t xml:space="preserve"> </w:t>
      </w:r>
      <w:r>
        <w:rPr>
          <w:spacing w:val="-2"/>
        </w:rPr>
        <w:t>in</w:t>
      </w:r>
      <w:r>
        <w:rPr>
          <w:spacing w:val="-5"/>
        </w:rPr>
        <w:t xml:space="preserve"> </w:t>
      </w:r>
      <w:r>
        <w:rPr>
          <w:spacing w:val="-2"/>
        </w:rPr>
        <w:t>this</w:t>
      </w:r>
      <w:r>
        <w:rPr>
          <w:spacing w:val="-5"/>
        </w:rPr>
        <w:t xml:space="preserve"> </w:t>
      </w:r>
      <w:r>
        <w:rPr>
          <w:spacing w:val="-2"/>
        </w:rPr>
        <w:t>work</w:t>
      </w:r>
      <w:r>
        <w:rPr>
          <w:spacing w:val="-5"/>
        </w:rPr>
        <w:t xml:space="preserve"> </w:t>
      </w:r>
      <w:r>
        <w:rPr>
          <w:spacing w:val="-2"/>
        </w:rPr>
        <w:t>also</w:t>
      </w:r>
      <w:r>
        <w:rPr>
          <w:spacing w:val="-5"/>
        </w:rPr>
        <w:t xml:space="preserve"> </w:t>
      </w:r>
      <w:r>
        <w:rPr>
          <w:spacing w:val="-2"/>
        </w:rPr>
        <w:t>fills</w:t>
      </w:r>
      <w:r>
        <w:rPr>
          <w:spacing w:val="-5"/>
        </w:rPr>
        <w:t xml:space="preserve"> </w:t>
      </w:r>
      <w:r>
        <w:rPr>
          <w:spacing w:val="-2"/>
        </w:rPr>
        <w:t>a</w:t>
      </w:r>
      <w:r>
        <w:rPr>
          <w:spacing w:val="-5"/>
        </w:rPr>
        <w:t xml:space="preserve"> </w:t>
      </w:r>
      <w:r>
        <w:rPr>
          <w:spacing w:val="-2"/>
        </w:rPr>
        <w:t>gap</w:t>
      </w:r>
      <w:r>
        <w:rPr>
          <w:spacing w:val="-5"/>
        </w:rPr>
        <w:t xml:space="preserve"> </w:t>
      </w:r>
      <w:r>
        <w:rPr>
          <w:spacing w:val="-2"/>
        </w:rPr>
        <w:t>in</w:t>
      </w:r>
      <w:r>
        <w:rPr>
          <w:spacing w:val="-5"/>
        </w:rPr>
        <w:t xml:space="preserve"> </w:t>
      </w:r>
      <w:r>
        <w:rPr>
          <w:spacing w:val="-2"/>
        </w:rPr>
        <w:t>the</w:t>
      </w:r>
      <w:r>
        <w:rPr>
          <w:spacing w:val="-5"/>
        </w:rPr>
        <w:t xml:space="preserve"> </w:t>
      </w:r>
      <w:r>
        <w:rPr>
          <w:spacing w:val="-2"/>
        </w:rPr>
        <w:t>literature,</w:t>
      </w:r>
      <w:r>
        <w:rPr>
          <w:spacing w:val="-5"/>
        </w:rPr>
        <w:t xml:space="preserve"> </w:t>
      </w:r>
      <w:r>
        <w:rPr>
          <w:spacing w:val="-2"/>
        </w:rPr>
        <w:t>since</w:t>
      </w:r>
      <w:r>
        <w:rPr>
          <w:spacing w:val="-5"/>
        </w:rPr>
        <w:t xml:space="preserve"> </w:t>
      </w:r>
      <w:r>
        <w:rPr>
          <w:spacing w:val="-2"/>
        </w:rPr>
        <w:t>the</w:t>
      </w:r>
      <w:r>
        <w:rPr>
          <w:spacing w:val="-5"/>
        </w:rPr>
        <w:t xml:space="preserve"> </w:t>
      </w:r>
      <w:r>
        <w:rPr>
          <w:spacing w:val="-2"/>
        </w:rPr>
        <w:t>available</w:t>
      </w:r>
      <w:r>
        <w:rPr>
          <w:spacing w:val="-5"/>
        </w:rPr>
        <w:t xml:space="preserve"> </w:t>
      </w:r>
      <w:r>
        <w:rPr>
          <w:spacing w:val="-2"/>
        </w:rPr>
        <w:t xml:space="preserve">works </w:t>
      </w:r>
      <w:r>
        <w:t>barely describe some of them.</w:t>
      </w:r>
      <w:r>
        <w:rPr>
          <w:spacing w:val="30"/>
        </w:rPr>
        <w:t xml:space="preserve"> </w:t>
      </w:r>
      <w:r>
        <w:t>We also present the preprocessing techniques and the specific datasets used on each work</w:t>
      </w:r>
      <w:r>
        <w:rPr>
          <w:spacing w:val="-12"/>
        </w:rPr>
        <w:t xml:space="preserve"> </w:t>
      </w:r>
      <w:r>
        <w:t>selected</w:t>
      </w:r>
      <w:r>
        <w:rPr>
          <w:spacing w:val="-12"/>
        </w:rPr>
        <w:t xml:space="preserve"> </w:t>
      </w:r>
      <w:r>
        <w:t>for</w:t>
      </w:r>
      <w:r>
        <w:rPr>
          <w:spacing w:val="-11"/>
        </w:rPr>
        <w:t xml:space="preserve"> </w:t>
      </w:r>
      <w:r>
        <w:t>this</w:t>
      </w:r>
      <w:r>
        <w:rPr>
          <w:spacing w:val="-12"/>
        </w:rPr>
        <w:t xml:space="preserve"> </w:t>
      </w:r>
      <w:r>
        <w:t>literature</w:t>
      </w:r>
      <w:r>
        <w:rPr>
          <w:spacing w:val="-12"/>
        </w:rPr>
        <w:t xml:space="preserve"> </w:t>
      </w:r>
      <w:r>
        <w:t>review,</w:t>
      </w:r>
      <w:r>
        <w:rPr>
          <w:spacing w:val="-12"/>
        </w:rPr>
        <w:t xml:space="preserve"> </w:t>
      </w:r>
      <w:r>
        <w:t>what</w:t>
      </w:r>
      <w:r>
        <w:rPr>
          <w:spacing w:val="-12"/>
        </w:rPr>
        <w:t xml:space="preserve"> </w:t>
      </w:r>
      <w:r>
        <w:t>is</w:t>
      </w:r>
      <w:r>
        <w:rPr>
          <w:spacing w:val="-12"/>
        </w:rPr>
        <w:t xml:space="preserve"> </w:t>
      </w:r>
      <w:r>
        <w:t>not</w:t>
      </w:r>
      <w:r>
        <w:rPr>
          <w:spacing w:val="-11"/>
        </w:rPr>
        <w:t xml:space="preserve"> </w:t>
      </w:r>
      <w:r>
        <w:t>included</w:t>
      </w:r>
      <w:r>
        <w:rPr>
          <w:spacing w:val="-12"/>
        </w:rPr>
        <w:t xml:space="preserve"> </w:t>
      </w:r>
      <w:r>
        <w:t>in</w:t>
      </w:r>
      <w:r>
        <w:rPr>
          <w:spacing w:val="-12"/>
        </w:rPr>
        <w:t xml:space="preserve"> </w:t>
      </w:r>
      <w:r>
        <w:t>any</w:t>
      </w:r>
      <w:r>
        <w:rPr>
          <w:spacing w:val="-12"/>
        </w:rPr>
        <w:t xml:space="preserve"> </w:t>
      </w:r>
      <w:r>
        <w:t>of</w:t>
      </w:r>
      <w:r>
        <w:rPr>
          <w:spacing w:val="-11"/>
        </w:rPr>
        <w:t xml:space="preserve"> </w:t>
      </w:r>
      <w:r>
        <w:t>the</w:t>
      </w:r>
      <w:r>
        <w:rPr>
          <w:spacing w:val="-11"/>
        </w:rPr>
        <w:t xml:space="preserve"> </w:t>
      </w:r>
      <w:r>
        <w:t>available</w:t>
      </w:r>
      <w:r>
        <w:rPr>
          <w:spacing w:val="-12"/>
        </w:rPr>
        <w:t xml:space="preserve"> </w:t>
      </w:r>
      <w:r>
        <w:t>works,</w:t>
      </w:r>
      <w:r>
        <w:rPr>
          <w:spacing w:val="-11"/>
        </w:rPr>
        <w:t xml:space="preserve"> </w:t>
      </w:r>
      <w:r>
        <w:t>along</w:t>
      </w:r>
      <w:r>
        <w:rPr>
          <w:spacing w:val="-12"/>
        </w:rPr>
        <w:t xml:space="preserve"> </w:t>
      </w:r>
      <w:r>
        <w:t>with</w:t>
      </w:r>
      <w:r>
        <w:rPr>
          <w:spacing w:val="-12"/>
        </w:rPr>
        <w:t xml:space="preserve"> </w:t>
      </w:r>
      <w:r>
        <w:t>the</w:t>
      </w:r>
      <w:r>
        <w:rPr>
          <w:spacing w:val="-12"/>
        </w:rPr>
        <w:t xml:space="preserve"> </w:t>
      </w:r>
      <w:r>
        <w:t>models,</w:t>
      </w:r>
      <w:r>
        <w:rPr>
          <w:spacing w:val="-11"/>
        </w:rPr>
        <w:t xml:space="preserve"> </w:t>
      </w:r>
      <w:r>
        <w:t xml:space="preserve">tasks and results described help researchers to build a complete panorama of the actual strategies used for the detection of </w:t>
      </w:r>
      <w:r>
        <w:rPr>
          <w:spacing w:val="-2"/>
        </w:rPr>
        <w:t>COVID-19</w:t>
      </w:r>
      <w:r>
        <w:rPr>
          <w:spacing w:val="-6"/>
        </w:rPr>
        <w:t xml:space="preserve"> </w:t>
      </w:r>
      <w:r>
        <w:rPr>
          <w:spacing w:val="-2"/>
        </w:rPr>
        <w:t>using</w:t>
      </w:r>
      <w:r>
        <w:rPr>
          <w:spacing w:val="-6"/>
        </w:rPr>
        <w:t xml:space="preserve"> </w:t>
      </w:r>
      <w:r>
        <w:rPr>
          <w:spacing w:val="-2"/>
        </w:rPr>
        <w:t>X-ray</w:t>
      </w:r>
      <w:r>
        <w:rPr>
          <w:spacing w:val="-6"/>
        </w:rPr>
        <w:t xml:space="preserve"> </w:t>
      </w:r>
      <w:r>
        <w:rPr>
          <w:spacing w:val="-2"/>
        </w:rPr>
        <w:t>images.</w:t>
      </w:r>
      <w:r>
        <w:t xml:space="preserve"> </w:t>
      </w:r>
      <w:r>
        <w:rPr>
          <w:spacing w:val="-2"/>
        </w:rPr>
        <w:t>Our</w:t>
      </w:r>
      <w:r>
        <w:rPr>
          <w:spacing w:val="-6"/>
        </w:rPr>
        <w:t xml:space="preserve"> </w:t>
      </w:r>
      <w:r>
        <w:rPr>
          <w:spacing w:val="-2"/>
        </w:rPr>
        <w:t>work</w:t>
      </w:r>
      <w:r>
        <w:rPr>
          <w:spacing w:val="-6"/>
        </w:rPr>
        <w:t xml:space="preserve"> </w:t>
      </w:r>
      <w:r>
        <w:rPr>
          <w:spacing w:val="-2"/>
        </w:rPr>
        <w:t>is</w:t>
      </w:r>
      <w:r>
        <w:rPr>
          <w:spacing w:val="-6"/>
        </w:rPr>
        <w:t xml:space="preserve"> </w:t>
      </w:r>
      <w:r>
        <w:rPr>
          <w:spacing w:val="-2"/>
        </w:rPr>
        <w:t>a</w:t>
      </w:r>
      <w:r>
        <w:rPr>
          <w:spacing w:val="-6"/>
        </w:rPr>
        <w:t xml:space="preserve"> </w:t>
      </w:r>
      <w:r>
        <w:rPr>
          <w:spacing w:val="-2"/>
        </w:rPr>
        <w:t>complement</w:t>
      </w:r>
      <w:r>
        <w:rPr>
          <w:spacing w:val="-6"/>
        </w:rPr>
        <w:t xml:space="preserve"> </w:t>
      </w:r>
      <w:r>
        <w:rPr>
          <w:spacing w:val="-2"/>
        </w:rPr>
        <w:t>to</w:t>
      </w:r>
      <w:r>
        <w:rPr>
          <w:spacing w:val="-6"/>
        </w:rPr>
        <w:t xml:space="preserve"> </w:t>
      </w:r>
      <w:r>
        <w:rPr>
          <w:spacing w:val="-2"/>
        </w:rPr>
        <w:t>many</w:t>
      </w:r>
      <w:r>
        <w:rPr>
          <w:spacing w:val="-6"/>
        </w:rPr>
        <w:t xml:space="preserve"> </w:t>
      </w:r>
      <w:r>
        <w:rPr>
          <w:spacing w:val="-2"/>
        </w:rPr>
        <w:t>of</w:t>
      </w:r>
      <w:r>
        <w:rPr>
          <w:spacing w:val="-6"/>
        </w:rPr>
        <w:t xml:space="preserve"> </w:t>
      </w:r>
      <w:r>
        <w:rPr>
          <w:spacing w:val="-2"/>
        </w:rPr>
        <w:t>the</w:t>
      </w:r>
      <w:r>
        <w:rPr>
          <w:spacing w:val="-6"/>
        </w:rPr>
        <w:t xml:space="preserve"> </w:t>
      </w:r>
      <w:r>
        <w:rPr>
          <w:spacing w:val="-2"/>
        </w:rPr>
        <w:t>available</w:t>
      </w:r>
      <w:r>
        <w:rPr>
          <w:spacing w:val="-6"/>
        </w:rPr>
        <w:t xml:space="preserve"> </w:t>
      </w:r>
      <w:r>
        <w:rPr>
          <w:spacing w:val="-2"/>
        </w:rPr>
        <w:t>works</w:t>
      </w:r>
      <w:r>
        <w:rPr>
          <w:spacing w:val="-6"/>
        </w:rPr>
        <w:t xml:space="preserve"> </w:t>
      </w:r>
      <w:r>
        <w:rPr>
          <w:spacing w:val="-2"/>
        </w:rPr>
        <w:t>since</w:t>
      </w:r>
      <w:r>
        <w:rPr>
          <w:spacing w:val="-6"/>
        </w:rPr>
        <w:t xml:space="preserve"> </w:t>
      </w:r>
      <w:r>
        <w:rPr>
          <w:spacing w:val="-2"/>
        </w:rPr>
        <w:t>they</w:t>
      </w:r>
      <w:r>
        <w:rPr>
          <w:spacing w:val="-6"/>
        </w:rPr>
        <w:t xml:space="preserve"> </w:t>
      </w:r>
      <w:r>
        <w:rPr>
          <w:spacing w:val="-2"/>
        </w:rPr>
        <w:t>invest</w:t>
      </w:r>
      <w:r>
        <w:rPr>
          <w:spacing w:val="-6"/>
        </w:rPr>
        <w:t xml:space="preserve"> </w:t>
      </w:r>
      <w:r>
        <w:rPr>
          <w:spacing w:val="-2"/>
        </w:rPr>
        <w:t>more</w:t>
      </w:r>
      <w:r>
        <w:rPr>
          <w:spacing w:val="-6"/>
        </w:rPr>
        <w:t xml:space="preserve"> </w:t>
      </w:r>
      <w:r>
        <w:rPr>
          <w:spacing w:val="-2"/>
        </w:rPr>
        <w:t xml:space="preserve">effort </w:t>
      </w:r>
      <w:r>
        <w:t>in</w:t>
      </w:r>
      <w:r>
        <w:rPr>
          <w:spacing w:val="-2"/>
        </w:rPr>
        <w:t xml:space="preserve"> </w:t>
      </w:r>
      <w:r>
        <w:t>discussing</w:t>
      </w:r>
      <w:r>
        <w:rPr>
          <w:spacing w:val="-2"/>
        </w:rPr>
        <w:t xml:space="preserve"> </w:t>
      </w:r>
      <w:r>
        <w:t>the</w:t>
      </w:r>
      <w:r>
        <w:rPr>
          <w:spacing w:val="-2"/>
        </w:rPr>
        <w:t xml:space="preserve"> </w:t>
      </w:r>
      <w:r>
        <w:t>risk</w:t>
      </w:r>
      <w:r>
        <w:rPr>
          <w:spacing w:val="-2"/>
        </w:rPr>
        <w:t xml:space="preserve"> </w:t>
      </w:r>
      <w:r>
        <w:t>of</w:t>
      </w:r>
      <w:r>
        <w:rPr>
          <w:spacing w:val="-2"/>
        </w:rPr>
        <w:t xml:space="preserve"> </w:t>
      </w:r>
      <w:r>
        <w:t>bias,</w:t>
      </w:r>
      <w:r>
        <w:rPr>
          <w:spacing w:val="-2"/>
        </w:rPr>
        <w:t xml:space="preserve"> </w:t>
      </w:r>
      <w:r>
        <w:t>recommendations,</w:t>
      </w:r>
      <w:r>
        <w:rPr>
          <w:spacing w:val="-2"/>
        </w:rPr>
        <w:t xml:space="preserve"> </w:t>
      </w:r>
      <w:r>
        <w:t>and</w:t>
      </w:r>
      <w:r>
        <w:rPr>
          <w:spacing w:val="-2"/>
        </w:rPr>
        <w:t xml:space="preserve"> </w:t>
      </w:r>
      <w:r>
        <w:t>deficiencies</w:t>
      </w:r>
      <w:r>
        <w:rPr>
          <w:spacing w:val="-2"/>
        </w:rPr>
        <w:t xml:space="preserve"> </w:t>
      </w:r>
      <w:r>
        <w:t>than</w:t>
      </w:r>
      <w:r>
        <w:rPr>
          <w:spacing w:val="-2"/>
        </w:rPr>
        <w:t xml:space="preserve"> </w:t>
      </w:r>
      <w:r>
        <w:t>in</w:t>
      </w:r>
      <w:r>
        <w:rPr>
          <w:spacing w:val="-2"/>
        </w:rPr>
        <w:t xml:space="preserve"> </w:t>
      </w:r>
      <w:r>
        <w:t>the</w:t>
      </w:r>
      <w:r>
        <w:rPr>
          <w:spacing w:val="-2"/>
        </w:rPr>
        <w:t xml:space="preserve"> </w:t>
      </w:r>
      <w:r>
        <w:t>specific</w:t>
      </w:r>
      <w:r>
        <w:rPr>
          <w:spacing w:val="-2"/>
        </w:rPr>
        <w:t xml:space="preserve"> </w:t>
      </w:r>
      <w:r>
        <w:t>methodologies</w:t>
      </w:r>
      <w:r>
        <w:rPr>
          <w:spacing w:val="-2"/>
        </w:rPr>
        <w:t xml:space="preserve"> </w:t>
      </w:r>
      <w:r>
        <w:t>details</w:t>
      </w:r>
      <w:r>
        <w:rPr>
          <w:spacing w:val="-2"/>
        </w:rPr>
        <w:t xml:space="preserve"> </w:t>
      </w:r>
      <w:r>
        <w:t>as</w:t>
      </w:r>
      <w:r>
        <w:rPr>
          <w:spacing w:val="-2"/>
        </w:rPr>
        <w:t xml:space="preserve"> </w:t>
      </w:r>
      <w:r>
        <w:t>we</w:t>
      </w:r>
      <w:r>
        <w:rPr>
          <w:spacing w:val="-2"/>
        </w:rPr>
        <w:t xml:space="preserve"> </w:t>
      </w:r>
      <w:r>
        <w:t>do.</w:t>
      </w:r>
    </w:p>
    <w:p w14:paraId="7239B0AD" w14:textId="77777777" w:rsidR="00D638CA" w:rsidRDefault="00D638CA" w:rsidP="00D638CA">
      <w:pPr>
        <w:pStyle w:val="BodyText"/>
        <w:spacing w:before="108" w:line="228" w:lineRule="auto"/>
        <w:ind w:left="120" w:right="113" w:hanging="7"/>
        <w:jc w:val="both"/>
      </w:pPr>
      <w:r>
        <w:rPr>
          <w:spacing w:val="-2"/>
        </w:rPr>
        <w:t xml:space="preserve">Therefore, our bibliographic review contributes relevant and up-to-date information about the development of AI-based </w:t>
      </w:r>
      <w:r>
        <w:t>systems</w:t>
      </w:r>
      <w:r>
        <w:rPr>
          <w:spacing w:val="-5"/>
        </w:rPr>
        <w:t xml:space="preserve"> </w:t>
      </w:r>
      <w:r>
        <w:t>to</w:t>
      </w:r>
      <w:r>
        <w:rPr>
          <w:spacing w:val="-5"/>
        </w:rPr>
        <w:t xml:space="preserve"> </w:t>
      </w:r>
      <w:r>
        <w:t>detect</w:t>
      </w:r>
      <w:r>
        <w:rPr>
          <w:spacing w:val="-5"/>
        </w:rPr>
        <w:t xml:space="preserve"> </w:t>
      </w:r>
      <w:r>
        <w:t>COVID-19</w:t>
      </w:r>
      <w:r>
        <w:rPr>
          <w:spacing w:val="-5"/>
        </w:rPr>
        <w:t xml:space="preserve"> </w:t>
      </w:r>
      <w:r>
        <w:t>from</w:t>
      </w:r>
      <w:r>
        <w:rPr>
          <w:spacing w:val="-5"/>
        </w:rPr>
        <w:t xml:space="preserve"> </w:t>
      </w:r>
      <w:r>
        <w:t>chest</w:t>
      </w:r>
      <w:r>
        <w:rPr>
          <w:spacing w:val="-5"/>
        </w:rPr>
        <w:t xml:space="preserve"> </w:t>
      </w:r>
      <w:r>
        <w:t>X-ray</w:t>
      </w:r>
      <w:r>
        <w:rPr>
          <w:spacing w:val="-5"/>
        </w:rPr>
        <w:t xml:space="preserve"> </w:t>
      </w:r>
      <w:r>
        <w:t>images. It</w:t>
      </w:r>
      <w:r>
        <w:rPr>
          <w:spacing w:val="-5"/>
        </w:rPr>
        <w:t xml:space="preserve"> </w:t>
      </w:r>
      <w:r>
        <w:t>will</w:t>
      </w:r>
      <w:r>
        <w:rPr>
          <w:spacing w:val="-5"/>
        </w:rPr>
        <w:t xml:space="preserve"> </w:t>
      </w:r>
      <w:r>
        <w:t>also</w:t>
      </w:r>
      <w:r>
        <w:rPr>
          <w:spacing w:val="-5"/>
        </w:rPr>
        <w:t xml:space="preserve"> </w:t>
      </w:r>
      <w:r>
        <w:t>offer</w:t>
      </w:r>
      <w:r>
        <w:rPr>
          <w:spacing w:val="-5"/>
        </w:rPr>
        <w:t xml:space="preserve"> </w:t>
      </w:r>
      <w:r>
        <w:t>a</w:t>
      </w:r>
      <w:r>
        <w:rPr>
          <w:spacing w:val="-5"/>
        </w:rPr>
        <w:t xml:space="preserve"> </w:t>
      </w:r>
      <w:r>
        <w:t>baseline</w:t>
      </w:r>
      <w:r>
        <w:rPr>
          <w:spacing w:val="-5"/>
        </w:rPr>
        <w:t xml:space="preserve"> </w:t>
      </w:r>
      <w:r>
        <w:t>for</w:t>
      </w:r>
      <w:r>
        <w:rPr>
          <w:spacing w:val="-5"/>
        </w:rPr>
        <w:t xml:space="preserve"> </w:t>
      </w:r>
      <w:r>
        <w:t>researchers</w:t>
      </w:r>
      <w:r>
        <w:rPr>
          <w:spacing w:val="-5"/>
        </w:rPr>
        <w:t xml:space="preserve"> </w:t>
      </w:r>
      <w:r>
        <w:t>regarding</w:t>
      </w:r>
      <w:r>
        <w:rPr>
          <w:spacing w:val="-5"/>
        </w:rPr>
        <w:t xml:space="preserve"> </w:t>
      </w:r>
      <w:r>
        <w:t>methods, architectures, databases, and current limitations.</w:t>
      </w:r>
    </w:p>
    <w:p w14:paraId="2A3BC440" w14:textId="77777777" w:rsidR="00D638CA" w:rsidRDefault="00D638CA" w:rsidP="00D638CA">
      <w:pPr>
        <w:pStyle w:val="BodyText"/>
        <w:spacing w:before="7"/>
      </w:pPr>
    </w:p>
    <w:p w14:paraId="51E49833" w14:textId="77777777" w:rsidR="00D638CA" w:rsidRDefault="00D638CA" w:rsidP="00D638CA">
      <w:pPr>
        <w:pStyle w:val="Heading2"/>
        <w:numPr>
          <w:ilvl w:val="1"/>
          <w:numId w:val="6"/>
        </w:numPr>
        <w:tabs>
          <w:tab w:val="left" w:pos="569"/>
        </w:tabs>
        <w:ind w:left="1074" w:hanging="170"/>
      </w:pPr>
      <w:bookmarkStart w:id="192" w:name="2.2_Research_questions"/>
      <w:bookmarkEnd w:id="192"/>
      <w:r>
        <w:rPr>
          <w:spacing w:val="-2"/>
        </w:rPr>
        <w:t>Research</w:t>
      </w:r>
      <w:r>
        <w:rPr>
          <w:spacing w:val="3"/>
        </w:rPr>
        <w:t xml:space="preserve"> </w:t>
      </w:r>
      <w:r>
        <w:rPr>
          <w:spacing w:val="-2"/>
        </w:rPr>
        <w:t>questions</w:t>
      </w:r>
    </w:p>
    <w:p w14:paraId="49AFCB45" w14:textId="77777777" w:rsidR="00D638CA" w:rsidRDefault="00D638CA" w:rsidP="00D638CA">
      <w:pPr>
        <w:pStyle w:val="BodyText"/>
        <w:spacing w:before="179" w:line="228" w:lineRule="auto"/>
        <w:ind w:left="120" w:right="137"/>
        <w:jc w:val="both"/>
      </w:pPr>
      <w:r>
        <w:t xml:space="preserve">In order to describe the state-of-the-art approaches for COVID-19 detection, this paper aims to answer the following </w:t>
      </w:r>
      <w:r>
        <w:rPr>
          <w:spacing w:val="-2"/>
        </w:rPr>
        <w:t>questions:</w:t>
      </w:r>
    </w:p>
    <w:p w14:paraId="781601BC" w14:textId="77777777" w:rsidR="00D638CA" w:rsidRDefault="00D638CA" w:rsidP="00D638CA">
      <w:pPr>
        <w:pStyle w:val="ListParagraph"/>
        <w:numPr>
          <w:ilvl w:val="0"/>
          <w:numId w:val="5"/>
        </w:numPr>
        <w:tabs>
          <w:tab w:val="left" w:pos="838"/>
        </w:tabs>
        <w:spacing w:before="189" w:line="228" w:lineRule="auto"/>
        <w:ind w:right="130"/>
        <w:jc w:val="left"/>
        <w:rPr>
          <w:sz w:val="20"/>
        </w:rPr>
      </w:pPr>
      <w:r>
        <w:rPr>
          <w:spacing w:val="-2"/>
          <w:sz w:val="20"/>
        </w:rPr>
        <w:t>Which</w:t>
      </w:r>
      <w:r>
        <w:rPr>
          <w:spacing w:val="-6"/>
          <w:sz w:val="20"/>
        </w:rPr>
        <w:t xml:space="preserve"> </w:t>
      </w:r>
      <w:r>
        <w:rPr>
          <w:spacing w:val="-2"/>
          <w:sz w:val="20"/>
        </w:rPr>
        <w:t>are</w:t>
      </w:r>
      <w:r>
        <w:rPr>
          <w:spacing w:val="-6"/>
          <w:sz w:val="20"/>
        </w:rPr>
        <w:t xml:space="preserve"> </w:t>
      </w:r>
      <w:r>
        <w:rPr>
          <w:spacing w:val="-2"/>
          <w:sz w:val="20"/>
        </w:rPr>
        <w:t>the</w:t>
      </w:r>
      <w:r>
        <w:rPr>
          <w:spacing w:val="-6"/>
          <w:sz w:val="20"/>
        </w:rPr>
        <w:t xml:space="preserve"> </w:t>
      </w:r>
      <w:r>
        <w:rPr>
          <w:spacing w:val="-2"/>
          <w:sz w:val="20"/>
        </w:rPr>
        <w:t>different</w:t>
      </w:r>
      <w:r>
        <w:rPr>
          <w:spacing w:val="-6"/>
          <w:sz w:val="20"/>
        </w:rPr>
        <w:t xml:space="preserve"> </w:t>
      </w:r>
      <w:r>
        <w:rPr>
          <w:spacing w:val="-2"/>
          <w:sz w:val="20"/>
        </w:rPr>
        <w:t>architectures</w:t>
      </w:r>
      <w:r>
        <w:rPr>
          <w:spacing w:val="-6"/>
          <w:sz w:val="20"/>
        </w:rPr>
        <w:t xml:space="preserve"> </w:t>
      </w:r>
      <w:r>
        <w:rPr>
          <w:spacing w:val="-2"/>
          <w:sz w:val="20"/>
        </w:rPr>
        <w:t>and</w:t>
      </w:r>
      <w:r>
        <w:rPr>
          <w:spacing w:val="-6"/>
          <w:sz w:val="20"/>
        </w:rPr>
        <w:t xml:space="preserve"> </w:t>
      </w:r>
      <w:r>
        <w:rPr>
          <w:spacing w:val="-2"/>
          <w:sz w:val="20"/>
        </w:rPr>
        <w:t>novel</w:t>
      </w:r>
      <w:r>
        <w:rPr>
          <w:spacing w:val="-6"/>
          <w:sz w:val="20"/>
        </w:rPr>
        <w:t xml:space="preserve"> </w:t>
      </w:r>
      <w:r>
        <w:rPr>
          <w:spacing w:val="-2"/>
          <w:sz w:val="20"/>
        </w:rPr>
        <w:t>components</w:t>
      </w:r>
      <w:r>
        <w:rPr>
          <w:spacing w:val="-6"/>
          <w:sz w:val="20"/>
        </w:rPr>
        <w:t xml:space="preserve"> </w:t>
      </w:r>
      <w:r>
        <w:rPr>
          <w:spacing w:val="-2"/>
          <w:sz w:val="20"/>
        </w:rPr>
        <w:t>of</w:t>
      </w:r>
      <w:r>
        <w:rPr>
          <w:spacing w:val="-6"/>
          <w:sz w:val="20"/>
        </w:rPr>
        <w:t xml:space="preserve"> </w:t>
      </w:r>
      <w:r>
        <w:rPr>
          <w:spacing w:val="-2"/>
          <w:sz w:val="20"/>
        </w:rPr>
        <w:t>CNNs</w:t>
      </w:r>
      <w:r>
        <w:rPr>
          <w:spacing w:val="-6"/>
          <w:sz w:val="20"/>
        </w:rPr>
        <w:t xml:space="preserve"> </w:t>
      </w:r>
      <w:r>
        <w:rPr>
          <w:spacing w:val="-2"/>
          <w:sz w:val="20"/>
        </w:rPr>
        <w:t>used</w:t>
      </w:r>
      <w:r>
        <w:rPr>
          <w:spacing w:val="-6"/>
          <w:sz w:val="20"/>
        </w:rPr>
        <w:t xml:space="preserve"> </w:t>
      </w:r>
      <w:r>
        <w:rPr>
          <w:spacing w:val="-2"/>
          <w:sz w:val="20"/>
        </w:rPr>
        <w:t>to</w:t>
      </w:r>
      <w:r>
        <w:rPr>
          <w:spacing w:val="-6"/>
          <w:sz w:val="20"/>
        </w:rPr>
        <w:t xml:space="preserve"> </w:t>
      </w:r>
      <w:r>
        <w:rPr>
          <w:spacing w:val="-2"/>
          <w:sz w:val="20"/>
        </w:rPr>
        <w:t>detect</w:t>
      </w:r>
      <w:r>
        <w:rPr>
          <w:spacing w:val="-6"/>
          <w:sz w:val="20"/>
        </w:rPr>
        <w:t xml:space="preserve"> </w:t>
      </w:r>
      <w:r>
        <w:rPr>
          <w:spacing w:val="-2"/>
          <w:sz w:val="20"/>
        </w:rPr>
        <w:t>COVID-19</w:t>
      </w:r>
      <w:r>
        <w:rPr>
          <w:spacing w:val="-6"/>
          <w:sz w:val="20"/>
        </w:rPr>
        <w:t xml:space="preserve"> </w:t>
      </w:r>
      <w:r>
        <w:rPr>
          <w:spacing w:val="-2"/>
          <w:sz w:val="20"/>
        </w:rPr>
        <w:t>on</w:t>
      </w:r>
      <w:r>
        <w:rPr>
          <w:spacing w:val="-6"/>
          <w:sz w:val="20"/>
        </w:rPr>
        <w:t xml:space="preserve"> </w:t>
      </w:r>
      <w:r>
        <w:rPr>
          <w:spacing w:val="-2"/>
          <w:sz w:val="20"/>
        </w:rPr>
        <w:t>chest</w:t>
      </w:r>
      <w:r>
        <w:rPr>
          <w:spacing w:val="-6"/>
          <w:sz w:val="20"/>
        </w:rPr>
        <w:t xml:space="preserve"> </w:t>
      </w:r>
      <w:r>
        <w:rPr>
          <w:spacing w:val="-2"/>
          <w:sz w:val="20"/>
        </w:rPr>
        <w:t>X-ray images?</w:t>
      </w:r>
    </w:p>
    <w:p w14:paraId="7F4D8A2C" w14:textId="77777777" w:rsidR="00D638CA" w:rsidRDefault="00D638CA" w:rsidP="00D638CA">
      <w:pPr>
        <w:pStyle w:val="ListParagraph"/>
        <w:numPr>
          <w:ilvl w:val="0"/>
          <w:numId w:val="5"/>
        </w:numPr>
        <w:tabs>
          <w:tab w:val="left" w:pos="838"/>
        </w:tabs>
        <w:spacing w:before="70"/>
        <w:ind w:hanging="171"/>
        <w:jc w:val="left"/>
        <w:rPr>
          <w:sz w:val="20"/>
        </w:rPr>
      </w:pPr>
      <w:r>
        <w:rPr>
          <w:sz w:val="20"/>
        </w:rPr>
        <w:t>What</w:t>
      </w:r>
      <w:r>
        <w:rPr>
          <w:spacing w:val="-7"/>
          <w:sz w:val="20"/>
        </w:rPr>
        <w:t xml:space="preserve"> </w:t>
      </w:r>
      <w:r>
        <w:rPr>
          <w:sz w:val="20"/>
        </w:rPr>
        <w:t>are</w:t>
      </w:r>
      <w:r>
        <w:rPr>
          <w:spacing w:val="-7"/>
          <w:sz w:val="20"/>
        </w:rPr>
        <w:t xml:space="preserve"> </w:t>
      </w:r>
      <w:r>
        <w:rPr>
          <w:sz w:val="20"/>
        </w:rPr>
        <w:t>the</w:t>
      </w:r>
      <w:r>
        <w:rPr>
          <w:spacing w:val="-7"/>
          <w:sz w:val="20"/>
        </w:rPr>
        <w:t xml:space="preserve"> </w:t>
      </w:r>
      <w:r>
        <w:rPr>
          <w:sz w:val="20"/>
        </w:rPr>
        <w:t>detection</w:t>
      </w:r>
      <w:r>
        <w:rPr>
          <w:spacing w:val="-6"/>
          <w:sz w:val="20"/>
        </w:rPr>
        <w:t xml:space="preserve"> </w:t>
      </w:r>
      <w:r>
        <w:rPr>
          <w:sz w:val="20"/>
        </w:rPr>
        <w:t>performances</w:t>
      </w:r>
      <w:r>
        <w:rPr>
          <w:spacing w:val="-7"/>
          <w:sz w:val="20"/>
        </w:rPr>
        <w:t xml:space="preserve"> </w:t>
      </w:r>
      <w:r>
        <w:rPr>
          <w:sz w:val="20"/>
        </w:rPr>
        <w:t>of</w:t>
      </w:r>
      <w:r>
        <w:rPr>
          <w:spacing w:val="-7"/>
          <w:sz w:val="20"/>
        </w:rPr>
        <w:t xml:space="preserve"> </w:t>
      </w:r>
      <w:r>
        <w:rPr>
          <w:sz w:val="20"/>
        </w:rPr>
        <w:t>COVID-19</w:t>
      </w:r>
      <w:r>
        <w:rPr>
          <w:spacing w:val="-7"/>
          <w:sz w:val="20"/>
        </w:rPr>
        <w:t xml:space="preserve"> </w:t>
      </w:r>
      <w:r>
        <w:rPr>
          <w:sz w:val="20"/>
        </w:rPr>
        <w:t>on</w:t>
      </w:r>
      <w:r>
        <w:rPr>
          <w:spacing w:val="-6"/>
          <w:sz w:val="20"/>
        </w:rPr>
        <w:t xml:space="preserve"> </w:t>
      </w:r>
      <w:r>
        <w:rPr>
          <w:sz w:val="20"/>
        </w:rPr>
        <w:t>chest</w:t>
      </w:r>
      <w:r>
        <w:rPr>
          <w:spacing w:val="-7"/>
          <w:sz w:val="20"/>
        </w:rPr>
        <w:t xml:space="preserve"> </w:t>
      </w:r>
      <w:r>
        <w:rPr>
          <w:sz w:val="20"/>
        </w:rPr>
        <w:t>X-ray</w:t>
      </w:r>
      <w:r>
        <w:rPr>
          <w:spacing w:val="-7"/>
          <w:sz w:val="20"/>
        </w:rPr>
        <w:t xml:space="preserve"> </w:t>
      </w:r>
      <w:r>
        <w:rPr>
          <w:sz w:val="20"/>
        </w:rPr>
        <w:t>images</w:t>
      </w:r>
      <w:r>
        <w:rPr>
          <w:spacing w:val="-7"/>
          <w:sz w:val="20"/>
        </w:rPr>
        <w:t xml:space="preserve"> </w:t>
      </w:r>
      <w:r>
        <w:rPr>
          <w:sz w:val="20"/>
        </w:rPr>
        <w:t>using</w:t>
      </w:r>
      <w:r>
        <w:rPr>
          <w:spacing w:val="-6"/>
          <w:sz w:val="20"/>
        </w:rPr>
        <w:t xml:space="preserve"> </w:t>
      </w:r>
      <w:r>
        <w:rPr>
          <w:spacing w:val="-2"/>
          <w:sz w:val="20"/>
        </w:rPr>
        <w:t>CNNs?</w:t>
      </w:r>
    </w:p>
    <w:p w14:paraId="5CBAA402" w14:textId="77777777" w:rsidR="00D638CA" w:rsidRDefault="00D638CA" w:rsidP="00D638CA">
      <w:pPr>
        <w:pStyle w:val="ListParagraph"/>
        <w:numPr>
          <w:ilvl w:val="0"/>
          <w:numId w:val="5"/>
        </w:numPr>
        <w:tabs>
          <w:tab w:val="left" w:pos="838"/>
        </w:tabs>
        <w:spacing w:before="68"/>
        <w:ind w:hanging="171"/>
        <w:jc w:val="left"/>
        <w:rPr>
          <w:sz w:val="20"/>
        </w:rPr>
      </w:pPr>
      <w:r>
        <w:rPr>
          <w:sz w:val="20"/>
        </w:rPr>
        <w:t>Which</w:t>
      </w:r>
      <w:r>
        <w:rPr>
          <w:spacing w:val="-7"/>
          <w:sz w:val="20"/>
        </w:rPr>
        <w:t xml:space="preserve"> </w:t>
      </w:r>
      <w:r>
        <w:rPr>
          <w:sz w:val="20"/>
        </w:rPr>
        <w:t>digital</w:t>
      </w:r>
      <w:r>
        <w:rPr>
          <w:spacing w:val="-6"/>
          <w:sz w:val="20"/>
        </w:rPr>
        <w:t xml:space="preserve"> </w:t>
      </w:r>
      <w:r>
        <w:rPr>
          <w:sz w:val="20"/>
        </w:rPr>
        <w:t>image</w:t>
      </w:r>
      <w:r>
        <w:rPr>
          <w:spacing w:val="-7"/>
          <w:sz w:val="20"/>
        </w:rPr>
        <w:t xml:space="preserve"> </w:t>
      </w:r>
      <w:r>
        <w:rPr>
          <w:sz w:val="20"/>
        </w:rPr>
        <w:t>databases</w:t>
      </w:r>
      <w:r>
        <w:rPr>
          <w:spacing w:val="-6"/>
          <w:sz w:val="20"/>
        </w:rPr>
        <w:t xml:space="preserve"> </w:t>
      </w:r>
      <w:r>
        <w:rPr>
          <w:sz w:val="20"/>
        </w:rPr>
        <w:t>are</w:t>
      </w:r>
      <w:r>
        <w:rPr>
          <w:spacing w:val="-6"/>
          <w:sz w:val="20"/>
        </w:rPr>
        <w:t xml:space="preserve"> </w:t>
      </w:r>
      <w:r>
        <w:rPr>
          <w:sz w:val="20"/>
        </w:rPr>
        <w:t>the</w:t>
      </w:r>
      <w:r>
        <w:rPr>
          <w:spacing w:val="-7"/>
          <w:sz w:val="20"/>
        </w:rPr>
        <w:t xml:space="preserve"> </w:t>
      </w:r>
      <w:r>
        <w:rPr>
          <w:sz w:val="20"/>
        </w:rPr>
        <w:t>most</w:t>
      </w:r>
      <w:r>
        <w:rPr>
          <w:spacing w:val="-6"/>
          <w:sz w:val="20"/>
        </w:rPr>
        <w:t xml:space="preserve"> </w:t>
      </w:r>
      <w:r>
        <w:rPr>
          <w:sz w:val="20"/>
        </w:rPr>
        <w:t>used</w:t>
      </w:r>
      <w:r>
        <w:rPr>
          <w:spacing w:val="-6"/>
          <w:sz w:val="20"/>
        </w:rPr>
        <w:t xml:space="preserve"> </w:t>
      </w:r>
      <w:r>
        <w:rPr>
          <w:sz w:val="20"/>
        </w:rPr>
        <w:t>for</w:t>
      </w:r>
      <w:r>
        <w:rPr>
          <w:spacing w:val="-7"/>
          <w:sz w:val="20"/>
        </w:rPr>
        <w:t xml:space="preserve"> </w:t>
      </w:r>
      <w:r>
        <w:rPr>
          <w:sz w:val="20"/>
        </w:rPr>
        <w:t>COVID-19</w:t>
      </w:r>
      <w:r>
        <w:rPr>
          <w:spacing w:val="-6"/>
          <w:sz w:val="20"/>
        </w:rPr>
        <w:t xml:space="preserve"> </w:t>
      </w:r>
      <w:r>
        <w:rPr>
          <w:sz w:val="20"/>
        </w:rPr>
        <w:t>detection</w:t>
      </w:r>
      <w:r>
        <w:rPr>
          <w:spacing w:val="-6"/>
          <w:sz w:val="20"/>
        </w:rPr>
        <w:t xml:space="preserve"> </w:t>
      </w:r>
      <w:r>
        <w:rPr>
          <w:sz w:val="20"/>
        </w:rPr>
        <w:t>on</w:t>
      </w:r>
      <w:r>
        <w:rPr>
          <w:spacing w:val="-7"/>
          <w:sz w:val="20"/>
        </w:rPr>
        <w:t xml:space="preserve"> </w:t>
      </w:r>
      <w:r>
        <w:rPr>
          <w:sz w:val="20"/>
        </w:rPr>
        <w:t>chest</w:t>
      </w:r>
      <w:r>
        <w:rPr>
          <w:spacing w:val="-6"/>
          <w:sz w:val="20"/>
        </w:rPr>
        <w:t xml:space="preserve"> </w:t>
      </w:r>
      <w:r>
        <w:rPr>
          <w:sz w:val="20"/>
        </w:rPr>
        <w:t>X-ray</w:t>
      </w:r>
      <w:r>
        <w:rPr>
          <w:spacing w:val="-6"/>
          <w:sz w:val="20"/>
        </w:rPr>
        <w:t xml:space="preserve"> </w:t>
      </w:r>
      <w:r>
        <w:rPr>
          <w:spacing w:val="-2"/>
          <w:sz w:val="20"/>
        </w:rPr>
        <w:t>images?</w:t>
      </w:r>
    </w:p>
    <w:p w14:paraId="7F32BB76" w14:textId="77777777" w:rsidR="00D638CA" w:rsidRDefault="00D638CA" w:rsidP="00D638CA">
      <w:pPr>
        <w:pStyle w:val="ListParagraph"/>
        <w:numPr>
          <w:ilvl w:val="0"/>
          <w:numId w:val="5"/>
        </w:numPr>
        <w:tabs>
          <w:tab w:val="left" w:pos="838"/>
        </w:tabs>
        <w:spacing w:before="67"/>
        <w:ind w:hanging="171"/>
        <w:jc w:val="left"/>
        <w:rPr>
          <w:sz w:val="20"/>
        </w:rPr>
      </w:pPr>
      <w:r>
        <w:rPr>
          <w:sz w:val="20"/>
        </w:rPr>
        <w:t>Which</w:t>
      </w:r>
      <w:r>
        <w:rPr>
          <w:spacing w:val="-8"/>
          <w:sz w:val="20"/>
        </w:rPr>
        <w:t xml:space="preserve"> </w:t>
      </w:r>
      <w:r>
        <w:rPr>
          <w:sz w:val="20"/>
        </w:rPr>
        <w:t>segmentation</w:t>
      </w:r>
      <w:r>
        <w:rPr>
          <w:spacing w:val="-7"/>
          <w:sz w:val="20"/>
        </w:rPr>
        <w:t xml:space="preserve"> </w:t>
      </w:r>
      <w:r>
        <w:rPr>
          <w:sz w:val="20"/>
        </w:rPr>
        <w:t>methods</w:t>
      </w:r>
      <w:r>
        <w:rPr>
          <w:spacing w:val="-8"/>
          <w:sz w:val="20"/>
        </w:rPr>
        <w:t xml:space="preserve"> </w:t>
      </w:r>
      <w:r>
        <w:rPr>
          <w:sz w:val="20"/>
        </w:rPr>
        <w:t>are</w:t>
      </w:r>
      <w:r>
        <w:rPr>
          <w:spacing w:val="-7"/>
          <w:sz w:val="20"/>
        </w:rPr>
        <w:t xml:space="preserve"> </w:t>
      </w:r>
      <w:r>
        <w:rPr>
          <w:sz w:val="20"/>
        </w:rPr>
        <w:t>applied</w:t>
      </w:r>
      <w:r>
        <w:rPr>
          <w:spacing w:val="-7"/>
          <w:sz w:val="20"/>
        </w:rPr>
        <w:t xml:space="preserve"> </w:t>
      </w:r>
      <w:r>
        <w:rPr>
          <w:sz w:val="20"/>
        </w:rPr>
        <w:t>on</w:t>
      </w:r>
      <w:r>
        <w:rPr>
          <w:spacing w:val="-8"/>
          <w:sz w:val="20"/>
        </w:rPr>
        <w:t xml:space="preserve"> </w:t>
      </w:r>
      <w:r>
        <w:rPr>
          <w:sz w:val="20"/>
        </w:rPr>
        <w:t>chest</w:t>
      </w:r>
      <w:r>
        <w:rPr>
          <w:spacing w:val="-7"/>
          <w:sz w:val="20"/>
        </w:rPr>
        <w:t xml:space="preserve"> </w:t>
      </w:r>
      <w:r>
        <w:rPr>
          <w:sz w:val="20"/>
        </w:rPr>
        <w:t>X-ray</w:t>
      </w:r>
      <w:r>
        <w:rPr>
          <w:spacing w:val="-7"/>
          <w:sz w:val="20"/>
        </w:rPr>
        <w:t xml:space="preserve"> </w:t>
      </w:r>
      <w:r>
        <w:rPr>
          <w:sz w:val="20"/>
        </w:rPr>
        <w:t>images</w:t>
      </w:r>
      <w:r>
        <w:rPr>
          <w:spacing w:val="-8"/>
          <w:sz w:val="20"/>
        </w:rPr>
        <w:t xml:space="preserve"> </w:t>
      </w:r>
      <w:r>
        <w:rPr>
          <w:sz w:val="20"/>
        </w:rPr>
        <w:t>for</w:t>
      </w:r>
      <w:r>
        <w:rPr>
          <w:spacing w:val="-7"/>
          <w:sz w:val="20"/>
        </w:rPr>
        <w:t xml:space="preserve"> </w:t>
      </w:r>
      <w:r>
        <w:rPr>
          <w:sz w:val="20"/>
        </w:rPr>
        <w:t>the</w:t>
      </w:r>
      <w:r>
        <w:rPr>
          <w:spacing w:val="-8"/>
          <w:sz w:val="20"/>
        </w:rPr>
        <w:t xml:space="preserve"> </w:t>
      </w:r>
      <w:r>
        <w:rPr>
          <w:sz w:val="20"/>
        </w:rPr>
        <w:t>automatic</w:t>
      </w:r>
      <w:r>
        <w:rPr>
          <w:spacing w:val="-7"/>
          <w:sz w:val="20"/>
        </w:rPr>
        <w:t xml:space="preserve"> </w:t>
      </w:r>
      <w:r>
        <w:rPr>
          <w:sz w:val="20"/>
        </w:rPr>
        <w:t>detection</w:t>
      </w:r>
      <w:r>
        <w:rPr>
          <w:spacing w:val="-7"/>
          <w:sz w:val="20"/>
        </w:rPr>
        <w:t xml:space="preserve"> </w:t>
      </w:r>
      <w:r>
        <w:rPr>
          <w:sz w:val="20"/>
        </w:rPr>
        <w:t>of</w:t>
      </w:r>
      <w:r>
        <w:rPr>
          <w:spacing w:val="-8"/>
          <w:sz w:val="20"/>
        </w:rPr>
        <w:t xml:space="preserve"> </w:t>
      </w:r>
      <w:r>
        <w:rPr>
          <w:sz w:val="20"/>
        </w:rPr>
        <w:t>COVID-</w:t>
      </w:r>
      <w:r>
        <w:rPr>
          <w:spacing w:val="-5"/>
          <w:sz w:val="20"/>
        </w:rPr>
        <w:t>19?</w:t>
      </w:r>
    </w:p>
    <w:p w14:paraId="584E9CCB" w14:textId="77777777" w:rsidR="00D638CA" w:rsidRDefault="00D638CA" w:rsidP="00D638CA">
      <w:pPr>
        <w:pStyle w:val="BodyText"/>
        <w:spacing w:before="7"/>
      </w:pPr>
    </w:p>
    <w:p w14:paraId="5AE20C8F" w14:textId="77777777" w:rsidR="00D638CA" w:rsidRDefault="00D638CA" w:rsidP="00D638CA">
      <w:pPr>
        <w:pStyle w:val="Heading2"/>
        <w:numPr>
          <w:ilvl w:val="1"/>
          <w:numId w:val="6"/>
        </w:numPr>
        <w:tabs>
          <w:tab w:val="left" w:pos="569"/>
        </w:tabs>
        <w:ind w:left="1074" w:hanging="170"/>
      </w:pPr>
      <w:bookmarkStart w:id="193" w:name="2.3_Bibliographic_search"/>
      <w:bookmarkEnd w:id="193"/>
      <w:r>
        <w:rPr>
          <w:spacing w:val="-2"/>
        </w:rPr>
        <w:t>Bibliographic</w:t>
      </w:r>
      <w:r>
        <w:rPr>
          <w:spacing w:val="13"/>
        </w:rPr>
        <w:t xml:space="preserve"> </w:t>
      </w:r>
      <w:r>
        <w:rPr>
          <w:spacing w:val="-2"/>
        </w:rPr>
        <w:t>search</w:t>
      </w:r>
    </w:p>
    <w:p w14:paraId="2D08AA9C" w14:textId="77777777" w:rsidR="00D638CA" w:rsidRDefault="00D638CA" w:rsidP="00D638CA">
      <w:pPr>
        <w:pStyle w:val="BodyText"/>
        <w:spacing w:before="169"/>
        <w:ind w:left="113"/>
        <w:jc w:val="both"/>
      </w:pPr>
      <w:r>
        <w:t>The</w:t>
      </w:r>
      <w:r>
        <w:rPr>
          <w:spacing w:val="-6"/>
        </w:rPr>
        <w:t xml:space="preserve"> </w:t>
      </w:r>
      <w:r>
        <w:t>key</w:t>
      </w:r>
      <w:r>
        <w:rPr>
          <w:spacing w:val="-6"/>
        </w:rPr>
        <w:t xml:space="preserve"> </w:t>
      </w:r>
      <w:r>
        <w:t>words</w:t>
      </w:r>
      <w:r>
        <w:rPr>
          <w:spacing w:val="-6"/>
        </w:rPr>
        <w:t xml:space="preserve"> </w:t>
      </w:r>
      <w:r>
        <w:t>chosen</w:t>
      </w:r>
      <w:r>
        <w:rPr>
          <w:spacing w:val="-6"/>
        </w:rPr>
        <w:t xml:space="preserve"> </w:t>
      </w:r>
      <w:r>
        <w:t>for</w:t>
      </w:r>
      <w:r>
        <w:rPr>
          <w:spacing w:val="-6"/>
        </w:rPr>
        <w:t xml:space="preserve"> </w:t>
      </w:r>
      <w:r>
        <w:t>this</w:t>
      </w:r>
      <w:r>
        <w:rPr>
          <w:spacing w:val="-5"/>
        </w:rPr>
        <w:t xml:space="preserve"> </w:t>
      </w:r>
      <w:r>
        <w:t>search</w:t>
      </w:r>
      <w:r>
        <w:rPr>
          <w:spacing w:val="-6"/>
        </w:rPr>
        <w:t xml:space="preserve"> </w:t>
      </w:r>
      <w:r>
        <w:rPr>
          <w:spacing w:val="-4"/>
        </w:rPr>
        <w:t>are:</w:t>
      </w:r>
    </w:p>
    <w:p w14:paraId="4085E249" w14:textId="77777777" w:rsidR="00D638CA" w:rsidRDefault="00D638CA" w:rsidP="00D638CA">
      <w:pPr>
        <w:pStyle w:val="ListParagraph"/>
        <w:numPr>
          <w:ilvl w:val="0"/>
          <w:numId w:val="4"/>
        </w:numPr>
        <w:tabs>
          <w:tab w:val="left" w:pos="838"/>
        </w:tabs>
        <w:spacing w:before="178"/>
        <w:ind w:hanging="171"/>
        <w:jc w:val="left"/>
        <w:rPr>
          <w:sz w:val="20"/>
        </w:rPr>
      </w:pPr>
      <w:r>
        <w:rPr>
          <w:spacing w:val="-4"/>
          <w:sz w:val="20"/>
        </w:rPr>
        <w:t>COVID-</w:t>
      </w:r>
      <w:r>
        <w:rPr>
          <w:spacing w:val="-5"/>
          <w:sz w:val="20"/>
        </w:rPr>
        <w:t>19.</w:t>
      </w:r>
    </w:p>
    <w:p w14:paraId="6B46EC86" w14:textId="77777777" w:rsidR="00D638CA" w:rsidRDefault="00D638CA" w:rsidP="00D638CA">
      <w:pPr>
        <w:pStyle w:val="ListParagraph"/>
        <w:numPr>
          <w:ilvl w:val="0"/>
          <w:numId w:val="4"/>
        </w:numPr>
        <w:tabs>
          <w:tab w:val="left" w:pos="838"/>
        </w:tabs>
        <w:spacing w:before="68"/>
        <w:ind w:hanging="171"/>
        <w:jc w:val="left"/>
        <w:rPr>
          <w:sz w:val="20"/>
        </w:rPr>
      </w:pPr>
      <w:r>
        <w:rPr>
          <w:sz w:val="20"/>
        </w:rPr>
        <w:t>Deep</w:t>
      </w:r>
      <w:r>
        <w:rPr>
          <w:spacing w:val="-6"/>
          <w:sz w:val="20"/>
        </w:rPr>
        <w:t xml:space="preserve"> </w:t>
      </w:r>
      <w:r>
        <w:rPr>
          <w:spacing w:val="-2"/>
          <w:sz w:val="20"/>
        </w:rPr>
        <w:t>Learning.</w:t>
      </w:r>
    </w:p>
    <w:p w14:paraId="1AECC100" w14:textId="77777777" w:rsidR="00D638CA" w:rsidRDefault="00D638CA" w:rsidP="00D638CA">
      <w:pPr>
        <w:pStyle w:val="ListParagraph"/>
        <w:numPr>
          <w:ilvl w:val="0"/>
          <w:numId w:val="4"/>
        </w:numPr>
        <w:tabs>
          <w:tab w:val="left" w:pos="838"/>
        </w:tabs>
        <w:spacing w:before="68"/>
        <w:ind w:hanging="171"/>
        <w:jc w:val="left"/>
        <w:rPr>
          <w:sz w:val="20"/>
        </w:rPr>
      </w:pPr>
      <w:r>
        <w:rPr>
          <w:sz w:val="20"/>
        </w:rPr>
        <w:t>Machine</w:t>
      </w:r>
      <w:r>
        <w:rPr>
          <w:spacing w:val="-8"/>
          <w:sz w:val="20"/>
        </w:rPr>
        <w:t xml:space="preserve"> </w:t>
      </w:r>
      <w:r>
        <w:rPr>
          <w:spacing w:val="-2"/>
          <w:sz w:val="20"/>
        </w:rPr>
        <w:t>Learning.</w:t>
      </w:r>
    </w:p>
    <w:p w14:paraId="07B4DB45" w14:textId="77777777" w:rsidR="00D638CA" w:rsidRDefault="00D638CA" w:rsidP="00D638CA">
      <w:pPr>
        <w:pStyle w:val="ListParagraph"/>
        <w:numPr>
          <w:ilvl w:val="0"/>
          <w:numId w:val="4"/>
        </w:numPr>
        <w:tabs>
          <w:tab w:val="left" w:pos="838"/>
        </w:tabs>
        <w:spacing w:before="67"/>
        <w:ind w:hanging="171"/>
        <w:jc w:val="left"/>
        <w:rPr>
          <w:sz w:val="20"/>
        </w:rPr>
      </w:pPr>
      <w:r>
        <w:rPr>
          <w:spacing w:val="-2"/>
          <w:sz w:val="20"/>
        </w:rPr>
        <w:t>Classification.</w:t>
      </w:r>
    </w:p>
    <w:p w14:paraId="404C975F" w14:textId="77777777" w:rsidR="00D638CA" w:rsidRDefault="00D638CA" w:rsidP="00D638CA">
      <w:pPr>
        <w:pStyle w:val="ListParagraph"/>
        <w:numPr>
          <w:ilvl w:val="0"/>
          <w:numId w:val="4"/>
        </w:numPr>
        <w:tabs>
          <w:tab w:val="left" w:pos="838"/>
        </w:tabs>
        <w:spacing w:before="68"/>
        <w:ind w:hanging="171"/>
        <w:jc w:val="left"/>
        <w:rPr>
          <w:sz w:val="20"/>
        </w:rPr>
      </w:pPr>
      <w:r>
        <w:rPr>
          <w:spacing w:val="-2"/>
          <w:sz w:val="20"/>
        </w:rPr>
        <w:t>Segmentation.</w:t>
      </w:r>
    </w:p>
    <w:p w14:paraId="5557DEEB" w14:textId="77777777" w:rsidR="00D638CA" w:rsidRDefault="00D638CA" w:rsidP="00D638CA">
      <w:pPr>
        <w:pStyle w:val="ListParagraph"/>
        <w:numPr>
          <w:ilvl w:val="0"/>
          <w:numId w:val="4"/>
        </w:numPr>
        <w:tabs>
          <w:tab w:val="left" w:pos="838"/>
        </w:tabs>
        <w:spacing w:before="68"/>
        <w:ind w:hanging="171"/>
        <w:jc w:val="left"/>
        <w:rPr>
          <w:sz w:val="20"/>
        </w:rPr>
      </w:pPr>
      <w:r>
        <w:rPr>
          <w:sz w:val="20"/>
        </w:rPr>
        <w:t>Chest</w:t>
      </w:r>
      <w:r>
        <w:rPr>
          <w:spacing w:val="-8"/>
          <w:sz w:val="20"/>
        </w:rPr>
        <w:t xml:space="preserve"> </w:t>
      </w:r>
      <w:r>
        <w:rPr>
          <w:sz w:val="20"/>
        </w:rPr>
        <w:t>X-</w:t>
      </w:r>
      <w:r>
        <w:rPr>
          <w:spacing w:val="-4"/>
          <w:sz w:val="20"/>
        </w:rPr>
        <w:t>ray.</w:t>
      </w:r>
    </w:p>
    <w:p w14:paraId="270FBB2F" w14:textId="77777777" w:rsidR="00D638CA" w:rsidRDefault="00D638CA" w:rsidP="00D638CA">
      <w:pPr>
        <w:pStyle w:val="BodyText"/>
        <w:spacing w:before="187" w:line="228" w:lineRule="auto"/>
        <w:ind w:left="112" w:right="130"/>
        <w:jc w:val="both"/>
      </w:pPr>
      <w:r>
        <w:t>After defining the search terms, the search string was built with logical operators. Due to COVID-19 being a disease that emerged in late 2019, the search is limited between 2020 - Present, only in the English language.</w:t>
      </w:r>
      <w:r>
        <w:rPr>
          <w:spacing w:val="37"/>
        </w:rPr>
        <w:t xml:space="preserve"> </w:t>
      </w:r>
      <w:r>
        <w:t>The general search</w:t>
      </w:r>
      <w:r>
        <w:rPr>
          <w:spacing w:val="-5"/>
        </w:rPr>
        <w:t xml:space="preserve"> </w:t>
      </w:r>
      <w:r>
        <w:t>string</w:t>
      </w:r>
      <w:r>
        <w:rPr>
          <w:spacing w:val="-5"/>
        </w:rPr>
        <w:t xml:space="preserve"> </w:t>
      </w:r>
      <w:r>
        <w:t xml:space="preserve">is: </w:t>
      </w:r>
      <w:r>
        <w:rPr>
          <w:i/>
        </w:rPr>
        <w:t>Covid-19</w:t>
      </w:r>
      <w:r>
        <w:rPr>
          <w:i/>
          <w:spacing w:val="-5"/>
        </w:rPr>
        <w:t xml:space="preserve"> </w:t>
      </w:r>
      <w:r>
        <w:rPr>
          <w:i/>
        </w:rPr>
        <w:t>AND</w:t>
      </w:r>
      <w:r>
        <w:rPr>
          <w:i/>
          <w:spacing w:val="-5"/>
        </w:rPr>
        <w:t xml:space="preserve"> </w:t>
      </w:r>
      <w:r>
        <w:rPr>
          <w:i/>
        </w:rPr>
        <w:t>(Machine</w:t>
      </w:r>
      <w:r>
        <w:rPr>
          <w:i/>
          <w:spacing w:val="-5"/>
        </w:rPr>
        <w:t xml:space="preserve"> </w:t>
      </w:r>
      <w:r>
        <w:rPr>
          <w:i/>
        </w:rPr>
        <w:t>Learning</w:t>
      </w:r>
      <w:r>
        <w:rPr>
          <w:i/>
          <w:spacing w:val="-5"/>
        </w:rPr>
        <w:t xml:space="preserve"> </w:t>
      </w:r>
      <w:r>
        <w:rPr>
          <w:i/>
        </w:rPr>
        <w:t>OR</w:t>
      </w:r>
      <w:r>
        <w:rPr>
          <w:i/>
          <w:spacing w:val="-5"/>
        </w:rPr>
        <w:t xml:space="preserve"> </w:t>
      </w:r>
      <w:r>
        <w:rPr>
          <w:i/>
        </w:rPr>
        <w:t>Deep</w:t>
      </w:r>
      <w:r>
        <w:rPr>
          <w:i/>
          <w:spacing w:val="-5"/>
        </w:rPr>
        <w:t xml:space="preserve"> </w:t>
      </w:r>
      <w:r>
        <w:rPr>
          <w:i/>
        </w:rPr>
        <w:t>Learning)</w:t>
      </w:r>
      <w:r>
        <w:rPr>
          <w:i/>
          <w:spacing w:val="-5"/>
        </w:rPr>
        <w:t xml:space="preserve"> </w:t>
      </w:r>
      <w:r>
        <w:rPr>
          <w:i/>
        </w:rPr>
        <w:t>AND</w:t>
      </w:r>
      <w:r>
        <w:rPr>
          <w:i/>
          <w:spacing w:val="-5"/>
        </w:rPr>
        <w:t xml:space="preserve"> </w:t>
      </w:r>
      <w:r>
        <w:rPr>
          <w:i/>
        </w:rPr>
        <w:t>(Classification</w:t>
      </w:r>
      <w:r>
        <w:rPr>
          <w:i/>
          <w:spacing w:val="-5"/>
        </w:rPr>
        <w:t xml:space="preserve"> </w:t>
      </w:r>
      <w:r>
        <w:rPr>
          <w:i/>
        </w:rPr>
        <w:t>OR</w:t>
      </w:r>
      <w:r>
        <w:rPr>
          <w:i/>
          <w:spacing w:val="-5"/>
        </w:rPr>
        <w:t xml:space="preserve"> </w:t>
      </w:r>
      <w:r>
        <w:rPr>
          <w:i/>
        </w:rPr>
        <w:t>Segmentation)</w:t>
      </w:r>
      <w:r>
        <w:rPr>
          <w:i/>
          <w:spacing w:val="-5"/>
        </w:rPr>
        <w:t xml:space="preserve"> </w:t>
      </w:r>
      <w:r>
        <w:rPr>
          <w:i/>
        </w:rPr>
        <w:t>AND X-ray</w:t>
      </w:r>
      <w:r>
        <w:t>. Table</w:t>
      </w:r>
      <w:r>
        <w:rPr>
          <w:spacing w:val="-3"/>
        </w:rPr>
        <w:t xml:space="preserve"> </w:t>
      </w:r>
      <w:hyperlink w:anchor="_bookmark2" w:history="1">
        <w:r>
          <w:t>2</w:t>
        </w:r>
      </w:hyperlink>
      <w:r>
        <w:rPr>
          <w:spacing w:val="-3"/>
        </w:rPr>
        <w:t xml:space="preserve"> </w:t>
      </w:r>
      <w:r>
        <w:t>shows</w:t>
      </w:r>
      <w:r>
        <w:rPr>
          <w:spacing w:val="-3"/>
        </w:rPr>
        <w:t xml:space="preserve"> </w:t>
      </w:r>
      <w:r>
        <w:t>the</w:t>
      </w:r>
      <w:r>
        <w:rPr>
          <w:spacing w:val="-3"/>
        </w:rPr>
        <w:t xml:space="preserve"> </w:t>
      </w:r>
      <w:r>
        <w:t>databases</w:t>
      </w:r>
      <w:r>
        <w:rPr>
          <w:spacing w:val="-3"/>
        </w:rPr>
        <w:t xml:space="preserve"> </w:t>
      </w:r>
      <w:r>
        <w:t>and</w:t>
      </w:r>
      <w:r>
        <w:rPr>
          <w:spacing w:val="-3"/>
        </w:rPr>
        <w:t xml:space="preserve"> </w:t>
      </w:r>
      <w:r>
        <w:t>search</w:t>
      </w:r>
      <w:r>
        <w:rPr>
          <w:spacing w:val="-3"/>
        </w:rPr>
        <w:t xml:space="preserve"> </w:t>
      </w:r>
      <w:r>
        <w:t>strings</w:t>
      </w:r>
      <w:r>
        <w:rPr>
          <w:spacing w:val="-3"/>
        </w:rPr>
        <w:t xml:space="preserve"> </w:t>
      </w:r>
      <w:r>
        <w:t>used</w:t>
      </w:r>
      <w:r>
        <w:rPr>
          <w:spacing w:val="-3"/>
        </w:rPr>
        <w:t xml:space="preserve"> </w:t>
      </w:r>
      <w:r>
        <w:t>for</w:t>
      </w:r>
      <w:r>
        <w:rPr>
          <w:spacing w:val="-3"/>
        </w:rPr>
        <w:t xml:space="preserve"> </w:t>
      </w:r>
      <w:r>
        <w:t>the</w:t>
      </w:r>
      <w:r>
        <w:rPr>
          <w:spacing w:val="-3"/>
        </w:rPr>
        <w:t xml:space="preserve"> </w:t>
      </w:r>
      <w:r>
        <w:t>review. The</w:t>
      </w:r>
      <w:r>
        <w:rPr>
          <w:spacing w:val="-3"/>
        </w:rPr>
        <w:t xml:space="preserve"> </w:t>
      </w:r>
      <w:r>
        <w:t>gray</w:t>
      </w:r>
      <w:r>
        <w:rPr>
          <w:spacing w:val="-3"/>
        </w:rPr>
        <w:t xml:space="preserve"> </w:t>
      </w:r>
      <w:r>
        <w:t>literature</w:t>
      </w:r>
      <w:r>
        <w:rPr>
          <w:spacing w:val="-3"/>
        </w:rPr>
        <w:t xml:space="preserve"> </w:t>
      </w:r>
      <w:r>
        <w:t>search</w:t>
      </w:r>
      <w:r>
        <w:rPr>
          <w:spacing w:val="-3"/>
        </w:rPr>
        <w:t xml:space="preserve"> </w:t>
      </w:r>
      <w:r>
        <w:t>included</w:t>
      </w:r>
      <w:r>
        <w:rPr>
          <w:spacing w:val="-3"/>
        </w:rPr>
        <w:t xml:space="preserve"> </w:t>
      </w:r>
      <w:r>
        <w:t>papers with novel COVID-19 classification methods from chest X-ray images.</w:t>
      </w:r>
    </w:p>
    <w:p w14:paraId="218CBD70" w14:textId="77777777" w:rsidR="00D638CA" w:rsidRDefault="00D638CA" w:rsidP="00386D6A">
      <w:pPr>
        <w:pStyle w:val="BodyText"/>
        <w:spacing w:before="108" w:line="228" w:lineRule="auto"/>
        <w:ind w:left="116" w:right="137" w:firstLine="3"/>
        <w:jc w:val="both"/>
      </w:pPr>
    </w:p>
    <w:p w14:paraId="2F4C307B" w14:textId="77777777" w:rsidR="00D638CA" w:rsidRPr="00D638CA" w:rsidRDefault="00D638CA" w:rsidP="00D638CA"/>
    <w:p w14:paraId="18EC9A67" w14:textId="77777777" w:rsidR="00D638CA" w:rsidRPr="00D638CA" w:rsidRDefault="00D638CA" w:rsidP="00D638CA"/>
    <w:tbl>
      <w:tblPr>
        <w:tblpPr w:leftFromText="180" w:rightFromText="180" w:vertAnchor="text" w:horzAnchor="margin" w:tblpY="-579"/>
        <w:tblW w:w="13017" w:type="dxa"/>
        <w:tblLayout w:type="fixed"/>
        <w:tblCellMar>
          <w:left w:w="0" w:type="dxa"/>
          <w:right w:w="0" w:type="dxa"/>
        </w:tblCellMar>
        <w:tblLook w:val="01E0" w:firstRow="1" w:lastRow="1" w:firstColumn="1" w:lastColumn="1" w:noHBand="0" w:noVBand="0"/>
      </w:tblPr>
      <w:tblGrid>
        <w:gridCol w:w="780"/>
        <w:gridCol w:w="790"/>
        <w:gridCol w:w="1331"/>
        <w:gridCol w:w="1668"/>
        <w:gridCol w:w="1547"/>
        <w:gridCol w:w="1628"/>
        <w:gridCol w:w="1352"/>
        <w:gridCol w:w="1253"/>
        <w:gridCol w:w="1350"/>
        <w:gridCol w:w="1318"/>
      </w:tblGrid>
      <w:tr w:rsidR="00D638CA" w14:paraId="5C36AA4F" w14:textId="77777777" w:rsidTr="000F3BFB">
        <w:trPr>
          <w:trHeight w:val="187"/>
        </w:trPr>
        <w:tc>
          <w:tcPr>
            <w:tcW w:w="780" w:type="dxa"/>
            <w:tcBorders>
              <w:top w:val="single" w:sz="4" w:space="0" w:color="000000"/>
            </w:tcBorders>
          </w:tcPr>
          <w:p w14:paraId="47EC3257" w14:textId="77777777" w:rsidR="00D638CA" w:rsidRDefault="00D638CA">
            <w:pPr>
              <w:pStyle w:val="TableParagraph"/>
              <w:spacing w:before="24" w:line="168" w:lineRule="exact"/>
              <w:ind w:left="13" w:right="13"/>
              <w:jc w:val="center"/>
              <w:rPr>
                <w:b/>
                <w:sz w:val="19"/>
              </w:rPr>
              <w:pPrChange w:id="194" w:author="GURU PRAKASH G" w:date="2024-01-08T17:56:00Z">
                <w:pPr>
                  <w:pStyle w:val="TableParagraph"/>
                  <w:framePr w:hSpace="180" w:wrap="around" w:vAnchor="text" w:hAnchor="margin" w:y="-579"/>
                  <w:spacing w:line="168" w:lineRule="exact"/>
                  <w:ind w:left="16" w:right="16"/>
                  <w:jc w:val="center"/>
                </w:pPr>
              </w:pPrChange>
            </w:pPr>
            <w:r>
              <w:rPr>
                <w:b/>
                <w:spacing w:val="-2"/>
                <w:sz w:val="19"/>
              </w:rPr>
              <w:lastRenderedPageBreak/>
              <w:t>Article</w:t>
            </w:r>
          </w:p>
        </w:tc>
        <w:tc>
          <w:tcPr>
            <w:tcW w:w="2121" w:type="dxa"/>
            <w:gridSpan w:val="2"/>
            <w:tcBorders>
              <w:top w:val="single" w:sz="4" w:space="0" w:color="000000"/>
            </w:tcBorders>
          </w:tcPr>
          <w:p w14:paraId="4B54140A" w14:textId="77777777" w:rsidR="00D638CA" w:rsidRDefault="00D638CA">
            <w:pPr>
              <w:pStyle w:val="TableParagraph"/>
              <w:spacing w:before="24" w:line="168" w:lineRule="exact"/>
              <w:ind w:left="900"/>
              <w:rPr>
                <w:b/>
                <w:sz w:val="19"/>
              </w:rPr>
              <w:pPrChange w:id="195" w:author="GURU PRAKASH G" w:date="2024-01-08T17:56:00Z">
                <w:pPr>
                  <w:pStyle w:val="TableParagraph"/>
                  <w:framePr w:hSpace="180" w:wrap="around" w:vAnchor="text" w:hAnchor="margin" w:y="-579"/>
                  <w:spacing w:line="168" w:lineRule="exact"/>
                  <w:ind w:left="1035"/>
                </w:pPr>
              </w:pPrChange>
            </w:pPr>
            <w:r>
              <w:rPr>
                <w:b/>
                <w:spacing w:val="-2"/>
                <w:sz w:val="19"/>
              </w:rPr>
              <w:t>Database</w:t>
            </w:r>
          </w:p>
        </w:tc>
        <w:tc>
          <w:tcPr>
            <w:tcW w:w="1668" w:type="dxa"/>
            <w:tcBorders>
              <w:top w:val="single" w:sz="4" w:space="0" w:color="000000"/>
            </w:tcBorders>
          </w:tcPr>
          <w:p w14:paraId="739194B4" w14:textId="77777777" w:rsidR="00D638CA" w:rsidRDefault="00D638CA">
            <w:pPr>
              <w:pStyle w:val="TableParagraph"/>
              <w:spacing w:before="24" w:line="168" w:lineRule="exact"/>
              <w:ind w:left="297"/>
              <w:rPr>
                <w:b/>
                <w:sz w:val="19"/>
              </w:rPr>
              <w:pPrChange w:id="196" w:author="GURU PRAKASH G" w:date="2024-01-08T17:56:00Z">
                <w:pPr>
                  <w:pStyle w:val="TableParagraph"/>
                  <w:framePr w:hSpace="180" w:wrap="around" w:vAnchor="text" w:hAnchor="margin" w:y="-579"/>
                  <w:spacing w:line="168" w:lineRule="exact"/>
                  <w:ind w:left="342"/>
                </w:pPr>
              </w:pPrChange>
            </w:pPr>
            <w:r>
              <w:rPr>
                <w:b/>
                <w:spacing w:val="-2"/>
                <w:sz w:val="19"/>
              </w:rPr>
              <w:t>Preprocessing</w:t>
            </w:r>
          </w:p>
        </w:tc>
        <w:tc>
          <w:tcPr>
            <w:tcW w:w="1547" w:type="dxa"/>
            <w:tcBorders>
              <w:top w:val="single" w:sz="4" w:space="0" w:color="000000"/>
            </w:tcBorders>
          </w:tcPr>
          <w:p w14:paraId="3302ABC3" w14:textId="77777777" w:rsidR="00D638CA" w:rsidRDefault="00D638CA">
            <w:pPr>
              <w:pStyle w:val="TableParagraph"/>
              <w:spacing w:before="24" w:line="168" w:lineRule="exact"/>
              <w:ind w:left="163" w:right="118"/>
              <w:jc w:val="center"/>
              <w:rPr>
                <w:b/>
                <w:sz w:val="19"/>
              </w:rPr>
              <w:pPrChange w:id="197" w:author="GURU PRAKASH G" w:date="2024-01-08T17:56:00Z">
                <w:pPr>
                  <w:pStyle w:val="TableParagraph"/>
                  <w:framePr w:hSpace="180" w:wrap="around" w:vAnchor="text" w:hAnchor="margin" w:y="-579"/>
                  <w:spacing w:line="168" w:lineRule="exact"/>
                  <w:ind w:left="188" w:right="136"/>
                  <w:jc w:val="center"/>
                </w:pPr>
              </w:pPrChange>
            </w:pPr>
            <w:r>
              <w:rPr>
                <w:b/>
                <w:sz w:val="19"/>
              </w:rPr>
              <w:t>Date</w:t>
            </w:r>
            <w:r>
              <w:rPr>
                <w:b/>
                <w:spacing w:val="-4"/>
                <w:sz w:val="19"/>
              </w:rPr>
              <w:t xml:space="preserve"> </w:t>
            </w:r>
            <w:r>
              <w:rPr>
                <w:b/>
                <w:sz w:val="19"/>
              </w:rPr>
              <w:t>of</w:t>
            </w:r>
            <w:r>
              <w:rPr>
                <w:b/>
                <w:spacing w:val="-4"/>
                <w:sz w:val="19"/>
              </w:rPr>
              <w:t xml:space="preserve"> </w:t>
            </w:r>
            <w:r>
              <w:rPr>
                <w:b/>
                <w:spacing w:val="-2"/>
                <w:sz w:val="19"/>
              </w:rPr>
              <w:t>search</w:t>
            </w:r>
          </w:p>
        </w:tc>
        <w:tc>
          <w:tcPr>
            <w:tcW w:w="1628" w:type="dxa"/>
            <w:tcBorders>
              <w:top w:val="single" w:sz="4" w:space="0" w:color="000000"/>
            </w:tcBorders>
          </w:tcPr>
          <w:p w14:paraId="088420C0" w14:textId="77777777" w:rsidR="00D638CA" w:rsidRDefault="00D638CA">
            <w:pPr>
              <w:pStyle w:val="TableParagraph"/>
              <w:spacing w:before="24" w:line="168" w:lineRule="exact"/>
              <w:ind w:left="115" w:right="153"/>
              <w:jc w:val="center"/>
              <w:rPr>
                <w:b/>
                <w:sz w:val="19"/>
              </w:rPr>
              <w:pPrChange w:id="198" w:author="GURU PRAKASH G" w:date="2024-01-08T17:56:00Z">
                <w:pPr>
                  <w:pStyle w:val="TableParagraph"/>
                  <w:framePr w:hSpace="180" w:wrap="around" w:vAnchor="text" w:hAnchor="margin" w:y="-579"/>
                  <w:spacing w:line="168" w:lineRule="exact"/>
                  <w:ind w:left="133" w:right="177"/>
                  <w:jc w:val="center"/>
                </w:pPr>
              </w:pPrChange>
            </w:pPr>
            <w:r>
              <w:rPr>
                <w:b/>
                <w:sz w:val="19"/>
              </w:rPr>
              <w:t>Date</w:t>
            </w:r>
            <w:r>
              <w:rPr>
                <w:b/>
                <w:spacing w:val="-5"/>
                <w:sz w:val="19"/>
              </w:rPr>
              <w:t xml:space="preserve"> of</w:t>
            </w:r>
          </w:p>
        </w:tc>
        <w:tc>
          <w:tcPr>
            <w:tcW w:w="1352" w:type="dxa"/>
            <w:tcBorders>
              <w:top w:val="single" w:sz="4" w:space="0" w:color="000000"/>
            </w:tcBorders>
          </w:tcPr>
          <w:p w14:paraId="4FE90F1C" w14:textId="77777777" w:rsidR="00D638CA" w:rsidRDefault="00D638CA">
            <w:pPr>
              <w:pStyle w:val="TableParagraph"/>
              <w:spacing w:before="24" w:line="168" w:lineRule="exact"/>
              <w:ind w:left="150" w:right="245"/>
              <w:jc w:val="center"/>
              <w:rPr>
                <w:b/>
                <w:sz w:val="19"/>
              </w:rPr>
              <w:pPrChange w:id="199" w:author="GURU PRAKASH G" w:date="2024-01-08T17:56:00Z">
                <w:pPr>
                  <w:pStyle w:val="TableParagraph"/>
                  <w:framePr w:hSpace="180" w:wrap="around" w:vAnchor="text" w:hAnchor="margin" w:y="-579"/>
                  <w:spacing w:line="168" w:lineRule="exact"/>
                  <w:ind w:left="173" w:right="282"/>
                  <w:jc w:val="center"/>
                </w:pPr>
              </w:pPrChange>
            </w:pPr>
            <w:r>
              <w:rPr>
                <w:b/>
                <w:spacing w:val="-2"/>
                <w:sz w:val="19"/>
              </w:rPr>
              <w:t>Systematic</w:t>
            </w:r>
          </w:p>
        </w:tc>
        <w:tc>
          <w:tcPr>
            <w:tcW w:w="1253" w:type="dxa"/>
            <w:tcBorders>
              <w:top w:val="single" w:sz="4" w:space="0" w:color="000000"/>
            </w:tcBorders>
          </w:tcPr>
          <w:p w14:paraId="3AF58934" w14:textId="77777777" w:rsidR="00D638CA" w:rsidRDefault="00D638CA">
            <w:pPr>
              <w:pStyle w:val="TableParagraph"/>
              <w:spacing w:before="24" w:line="168" w:lineRule="exact"/>
              <w:ind w:left="138" w:right="242"/>
              <w:jc w:val="center"/>
              <w:rPr>
                <w:b/>
                <w:sz w:val="19"/>
              </w:rPr>
              <w:pPrChange w:id="200" w:author="GURU PRAKASH G" w:date="2024-01-08T17:56:00Z">
                <w:pPr>
                  <w:pStyle w:val="TableParagraph"/>
                  <w:framePr w:hSpace="180" w:wrap="around" w:vAnchor="text" w:hAnchor="margin" w:y="-579"/>
                  <w:spacing w:line="168" w:lineRule="exact"/>
                  <w:ind w:left="159" w:right="279"/>
                  <w:jc w:val="center"/>
                </w:pPr>
              </w:pPrChange>
            </w:pPr>
            <w:r>
              <w:rPr>
                <w:b/>
                <w:spacing w:val="-2"/>
                <w:sz w:val="19"/>
              </w:rPr>
              <w:t>Search</w:t>
            </w:r>
          </w:p>
        </w:tc>
        <w:tc>
          <w:tcPr>
            <w:tcW w:w="1350" w:type="dxa"/>
            <w:tcBorders>
              <w:top w:val="single" w:sz="4" w:space="0" w:color="000000"/>
            </w:tcBorders>
          </w:tcPr>
          <w:p w14:paraId="789D562C" w14:textId="77777777" w:rsidR="00D638CA" w:rsidRDefault="00D638CA">
            <w:pPr>
              <w:pStyle w:val="TableParagraph"/>
              <w:spacing w:before="24" w:line="168" w:lineRule="exact"/>
              <w:ind w:left="300" w:right="228"/>
              <w:jc w:val="center"/>
              <w:rPr>
                <w:b/>
                <w:sz w:val="19"/>
              </w:rPr>
              <w:pPrChange w:id="201" w:author="GURU PRAKASH G" w:date="2024-01-08T17:56:00Z">
                <w:pPr>
                  <w:pStyle w:val="TableParagraph"/>
                  <w:framePr w:hSpace="180" w:wrap="around" w:vAnchor="text" w:hAnchor="margin" w:y="-579"/>
                  <w:spacing w:line="168" w:lineRule="exact"/>
                  <w:ind w:left="345" w:right="263"/>
                  <w:jc w:val="center"/>
                </w:pPr>
              </w:pPrChange>
            </w:pPr>
            <w:r>
              <w:rPr>
                <w:b/>
                <w:spacing w:val="-2"/>
                <w:sz w:val="19"/>
              </w:rPr>
              <w:t>Articles</w:t>
            </w:r>
          </w:p>
        </w:tc>
        <w:tc>
          <w:tcPr>
            <w:tcW w:w="1318" w:type="dxa"/>
            <w:tcBorders>
              <w:top w:val="single" w:sz="4" w:space="0" w:color="000000"/>
            </w:tcBorders>
          </w:tcPr>
          <w:p w14:paraId="46FFBE5C" w14:textId="77777777" w:rsidR="00D638CA" w:rsidRDefault="00D638CA">
            <w:pPr>
              <w:pStyle w:val="TableParagraph"/>
              <w:spacing w:before="24" w:line="168" w:lineRule="exact"/>
              <w:ind w:left="254" w:right="155"/>
              <w:jc w:val="center"/>
              <w:rPr>
                <w:b/>
                <w:sz w:val="19"/>
              </w:rPr>
              <w:pPrChange w:id="202" w:author="GURU PRAKASH G" w:date="2024-01-08T17:56:00Z">
                <w:pPr>
                  <w:pStyle w:val="TableParagraph"/>
                  <w:framePr w:hSpace="180" w:wrap="around" w:vAnchor="text" w:hAnchor="margin" w:y="-579"/>
                  <w:spacing w:line="168" w:lineRule="exact"/>
                  <w:ind w:left="293" w:right="179"/>
                  <w:jc w:val="center"/>
                </w:pPr>
              </w:pPrChange>
            </w:pPr>
            <w:r>
              <w:rPr>
                <w:b/>
                <w:spacing w:val="-2"/>
                <w:sz w:val="19"/>
              </w:rPr>
              <w:t>Databases</w:t>
            </w:r>
          </w:p>
        </w:tc>
      </w:tr>
      <w:tr w:rsidR="00D638CA" w14:paraId="1B502E68" w14:textId="77777777" w:rsidTr="000F3BFB">
        <w:trPr>
          <w:trHeight w:val="220"/>
        </w:trPr>
        <w:tc>
          <w:tcPr>
            <w:tcW w:w="780" w:type="dxa"/>
            <w:tcBorders>
              <w:bottom w:val="single" w:sz="4" w:space="0" w:color="000000"/>
            </w:tcBorders>
          </w:tcPr>
          <w:p w14:paraId="38307F34" w14:textId="77777777" w:rsidR="00D638CA" w:rsidRDefault="00D638CA">
            <w:pPr>
              <w:pStyle w:val="TableParagraph"/>
              <w:spacing w:before="24"/>
              <w:ind w:left="112"/>
              <w:rPr>
                <w:sz w:val="14"/>
              </w:rPr>
              <w:pPrChange w:id="203" w:author="GURU PRAKASH G" w:date="2024-01-08T17:56:00Z">
                <w:pPr>
                  <w:pStyle w:val="TableParagraph"/>
                  <w:framePr w:hSpace="180" w:wrap="around" w:vAnchor="text" w:hAnchor="margin" w:y="-579"/>
                </w:pPr>
              </w:pPrChange>
            </w:pPr>
          </w:p>
        </w:tc>
        <w:tc>
          <w:tcPr>
            <w:tcW w:w="2121" w:type="dxa"/>
            <w:gridSpan w:val="2"/>
            <w:tcBorders>
              <w:bottom w:val="single" w:sz="4" w:space="0" w:color="000000"/>
            </w:tcBorders>
          </w:tcPr>
          <w:p w14:paraId="378CB3F3" w14:textId="77777777" w:rsidR="00D638CA" w:rsidRDefault="00D638CA">
            <w:pPr>
              <w:pStyle w:val="TableParagraph"/>
              <w:spacing w:before="24" w:line="202" w:lineRule="exact"/>
              <w:ind w:left="790"/>
              <w:rPr>
                <w:b/>
                <w:sz w:val="19"/>
              </w:rPr>
              <w:pPrChange w:id="204" w:author="GURU PRAKASH G" w:date="2024-01-08T17:56:00Z">
                <w:pPr>
                  <w:pStyle w:val="TableParagraph"/>
                  <w:framePr w:hSpace="180" w:wrap="around" w:vAnchor="text" w:hAnchor="margin" w:y="-579"/>
                  <w:spacing w:line="202" w:lineRule="exact"/>
                  <w:ind w:left="909"/>
                </w:pPr>
              </w:pPrChange>
            </w:pPr>
            <w:r>
              <w:rPr>
                <w:b/>
                <w:spacing w:val="-2"/>
                <w:sz w:val="19"/>
              </w:rPr>
              <w:t>specification</w:t>
            </w:r>
          </w:p>
        </w:tc>
        <w:tc>
          <w:tcPr>
            <w:tcW w:w="1668" w:type="dxa"/>
            <w:tcBorders>
              <w:bottom w:val="single" w:sz="4" w:space="0" w:color="000000"/>
            </w:tcBorders>
          </w:tcPr>
          <w:p w14:paraId="2BE044C0" w14:textId="77777777" w:rsidR="00D638CA" w:rsidRDefault="00D638CA">
            <w:pPr>
              <w:pStyle w:val="TableParagraph"/>
              <w:spacing w:before="24" w:line="202" w:lineRule="exact"/>
              <w:ind w:left="353"/>
              <w:rPr>
                <w:b/>
                <w:sz w:val="19"/>
              </w:rPr>
              <w:pPrChange w:id="205" w:author="GURU PRAKASH G" w:date="2024-01-08T17:56:00Z">
                <w:pPr>
                  <w:pStyle w:val="TableParagraph"/>
                  <w:framePr w:hSpace="180" w:wrap="around" w:vAnchor="text" w:hAnchor="margin" w:y="-579"/>
                  <w:spacing w:line="202" w:lineRule="exact"/>
                  <w:ind w:left="406"/>
                </w:pPr>
              </w:pPrChange>
            </w:pPr>
            <w:r>
              <w:rPr>
                <w:b/>
                <w:spacing w:val="-2"/>
                <w:sz w:val="19"/>
              </w:rPr>
              <w:t>specification</w:t>
            </w:r>
          </w:p>
        </w:tc>
        <w:tc>
          <w:tcPr>
            <w:tcW w:w="1547" w:type="dxa"/>
            <w:tcBorders>
              <w:bottom w:val="single" w:sz="4" w:space="0" w:color="000000"/>
            </w:tcBorders>
          </w:tcPr>
          <w:p w14:paraId="55BA3A90" w14:textId="77777777" w:rsidR="00D638CA" w:rsidRDefault="00D638CA">
            <w:pPr>
              <w:pStyle w:val="TableParagraph"/>
              <w:spacing w:before="24"/>
              <w:ind w:left="112"/>
              <w:rPr>
                <w:sz w:val="14"/>
              </w:rPr>
              <w:pPrChange w:id="206" w:author="GURU PRAKASH G" w:date="2024-01-08T17:56:00Z">
                <w:pPr>
                  <w:pStyle w:val="TableParagraph"/>
                  <w:framePr w:hSpace="180" w:wrap="around" w:vAnchor="text" w:hAnchor="margin" w:y="-579"/>
                </w:pPr>
              </w:pPrChange>
            </w:pPr>
          </w:p>
        </w:tc>
        <w:tc>
          <w:tcPr>
            <w:tcW w:w="1628" w:type="dxa"/>
            <w:tcBorders>
              <w:bottom w:val="single" w:sz="4" w:space="0" w:color="000000"/>
            </w:tcBorders>
          </w:tcPr>
          <w:p w14:paraId="646584B8" w14:textId="77777777" w:rsidR="00D638CA" w:rsidRDefault="00D638CA">
            <w:pPr>
              <w:pStyle w:val="TableParagraph"/>
              <w:spacing w:before="24" w:line="202" w:lineRule="exact"/>
              <w:ind w:left="115" w:right="153"/>
              <w:jc w:val="center"/>
              <w:rPr>
                <w:b/>
                <w:sz w:val="19"/>
              </w:rPr>
              <w:pPrChange w:id="207" w:author="GURU PRAKASH G" w:date="2024-01-08T17:56:00Z">
                <w:pPr>
                  <w:pStyle w:val="TableParagraph"/>
                  <w:framePr w:hSpace="180" w:wrap="around" w:vAnchor="text" w:hAnchor="margin" w:y="-579"/>
                  <w:spacing w:line="202" w:lineRule="exact"/>
                  <w:ind w:left="133" w:right="177"/>
                  <w:jc w:val="center"/>
                </w:pPr>
              </w:pPrChange>
            </w:pPr>
            <w:r>
              <w:rPr>
                <w:b/>
                <w:spacing w:val="-2"/>
                <w:sz w:val="19"/>
              </w:rPr>
              <w:t>publication</w:t>
            </w:r>
          </w:p>
        </w:tc>
        <w:tc>
          <w:tcPr>
            <w:tcW w:w="1352" w:type="dxa"/>
            <w:tcBorders>
              <w:bottom w:val="single" w:sz="4" w:space="0" w:color="000000"/>
            </w:tcBorders>
          </w:tcPr>
          <w:p w14:paraId="25A181F4" w14:textId="77777777" w:rsidR="00D638CA" w:rsidRDefault="00D638CA">
            <w:pPr>
              <w:pStyle w:val="TableParagraph"/>
              <w:spacing w:before="24"/>
              <w:ind w:left="112"/>
              <w:rPr>
                <w:sz w:val="14"/>
              </w:rPr>
              <w:pPrChange w:id="208" w:author="GURU PRAKASH G" w:date="2024-01-08T17:56:00Z">
                <w:pPr>
                  <w:pStyle w:val="TableParagraph"/>
                  <w:framePr w:hSpace="180" w:wrap="around" w:vAnchor="text" w:hAnchor="margin" w:y="-579"/>
                </w:pPr>
              </w:pPrChange>
            </w:pPr>
          </w:p>
        </w:tc>
        <w:tc>
          <w:tcPr>
            <w:tcW w:w="1253" w:type="dxa"/>
            <w:tcBorders>
              <w:bottom w:val="single" w:sz="4" w:space="0" w:color="000000"/>
            </w:tcBorders>
          </w:tcPr>
          <w:p w14:paraId="400331D3" w14:textId="77777777" w:rsidR="00D638CA" w:rsidRDefault="00D638CA">
            <w:pPr>
              <w:pStyle w:val="TableParagraph"/>
              <w:spacing w:before="24" w:line="202" w:lineRule="exact"/>
              <w:ind w:left="138" w:right="242"/>
              <w:jc w:val="center"/>
              <w:rPr>
                <w:b/>
                <w:sz w:val="19"/>
              </w:rPr>
              <w:pPrChange w:id="209" w:author="GURU PRAKASH G" w:date="2024-01-08T17:56:00Z">
                <w:pPr>
                  <w:pStyle w:val="TableParagraph"/>
                  <w:framePr w:hSpace="180" w:wrap="around" w:vAnchor="text" w:hAnchor="margin" w:y="-579"/>
                  <w:spacing w:line="202" w:lineRule="exact"/>
                  <w:ind w:left="159" w:right="279"/>
                  <w:jc w:val="center"/>
                </w:pPr>
              </w:pPrChange>
            </w:pPr>
            <w:r>
              <w:rPr>
                <w:b/>
                <w:spacing w:val="-2"/>
                <w:sz w:val="19"/>
              </w:rPr>
              <w:t>databases</w:t>
            </w:r>
          </w:p>
        </w:tc>
        <w:tc>
          <w:tcPr>
            <w:tcW w:w="1350" w:type="dxa"/>
            <w:tcBorders>
              <w:bottom w:val="single" w:sz="4" w:space="0" w:color="000000"/>
            </w:tcBorders>
          </w:tcPr>
          <w:p w14:paraId="559B50BB" w14:textId="77777777" w:rsidR="00D638CA" w:rsidRDefault="00D638CA">
            <w:pPr>
              <w:pStyle w:val="TableParagraph"/>
              <w:spacing w:before="24" w:line="202" w:lineRule="exact"/>
              <w:ind w:left="300" w:right="228"/>
              <w:jc w:val="center"/>
              <w:rPr>
                <w:b/>
                <w:sz w:val="19"/>
              </w:rPr>
              <w:pPrChange w:id="210" w:author="GURU PRAKASH G" w:date="2024-01-08T17:56:00Z">
                <w:pPr>
                  <w:pStyle w:val="TableParagraph"/>
                  <w:framePr w:hSpace="180" w:wrap="around" w:vAnchor="text" w:hAnchor="margin" w:y="-579"/>
                  <w:spacing w:line="202" w:lineRule="exact"/>
                  <w:ind w:left="345" w:right="263"/>
                  <w:jc w:val="center"/>
                </w:pPr>
              </w:pPrChange>
            </w:pPr>
            <w:r>
              <w:rPr>
                <w:b/>
                <w:spacing w:val="-2"/>
                <w:sz w:val="19"/>
              </w:rPr>
              <w:t>analyzed</w:t>
            </w:r>
          </w:p>
        </w:tc>
        <w:tc>
          <w:tcPr>
            <w:tcW w:w="1318" w:type="dxa"/>
            <w:tcBorders>
              <w:bottom w:val="single" w:sz="4" w:space="0" w:color="000000"/>
            </w:tcBorders>
          </w:tcPr>
          <w:p w14:paraId="4274F10C" w14:textId="77777777" w:rsidR="00D638CA" w:rsidRDefault="00D638CA">
            <w:pPr>
              <w:pStyle w:val="TableParagraph"/>
              <w:spacing w:before="24" w:line="202" w:lineRule="exact"/>
              <w:ind w:left="254" w:right="155"/>
              <w:jc w:val="center"/>
              <w:rPr>
                <w:b/>
                <w:sz w:val="19"/>
              </w:rPr>
              <w:pPrChange w:id="211" w:author="GURU PRAKASH G" w:date="2024-01-08T17:56:00Z">
                <w:pPr>
                  <w:pStyle w:val="TableParagraph"/>
                  <w:framePr w:hSpace="180" w:wrap="around" w:vAnchor="text" w:hAnchor="margin" w:y="-579"/>
                  <w:spacing w:line="202" w:lineRule="exact"/>
                  <w:ind w:left="293" w:right="179"/>
                  <w:jc w:val="center"/>
                </w:pPr>
              </w:pPrChange>
            </w:pPr>
            <w:r>
              <w:rPr>
                <w:b/>
                <w:spacing w:val="-2"/>
                <w:sz w:val="19"/>
              </w:rPr>
              <w:t>described</w:t>
            </w:r>
          </w:p>
        </w:tc>
      </w:tr>
      <w:tr w:rsidR="00D638CA" w14:paraId="1B431E2E" w14:textId="77777777" w:rsidTr="000F3BFB">
        <w:trPr>
          <w:trHeight w:val="186"/>
        </w:trPr>
        <w:tc>
          <w:tcPr>
            <w:tcW w:w="780" w:type="dxa"/>
            <w:tcBorders>
              <w:top w:val="single" w:sz="4" w:space="0" w:color="000000"/>
            </w:tcBorders>
          </w:tcPr>
          <w:p w14:paraId="6E110579" w14:textId="77777777" w:rsidR="00D638CA" w:rsidRDefault="0020265A">
            <w:pPr>
              <w:pStyle w:val="TableParagraph"/>
              <w:spacing w:before="24" w:line="166" w:lineRule="exact"/>
              <w:ind w:left="84" w:right="10"/>
              <w:jc w:val="center"/>
              <w:rPr>
                <w:sz w:val="19"/>
              </w:rPr>
              <w:pPrChange w:id="212" w:author="GURU PRAKASH G" w:date="2024-01-08T17:56:00Z">
                <w:pPr>
                  <w:pStyle w:val="TableParagraph"/>
                  <w:framePr w:hSpace="180" w:wrap="around" w:vAnchor="text" w:hAnchor="margin" w:y="-579"/>
                  <w:spacing w:line="166" w:lineRule="exact"/>
                  <w:ind w:left="97" w:right="12"/>
                  <w:jc w:val="center"/>
                </w:pPr>
              </w:pPrChange>
            </w:pPr>
            <w:r>
              <w:fldChar w:fldCharType="begin"/>
            </w:r>
            <w:r>
              <w:instrText xml:space="preserve"> HYPERLINK \l "_bookmark46" </w:instrText>
            </w:r>
            <w:r>
              <w:fldChar w:fldCharType="separate"/>
            </w:r>
            <w:r w:rsidR="00D638CA">
              <w:rPr>
                <w:spacing w:val="-2"/>
                <w:sz w:val="19"/>
              </w:rPr>
              <w:t>Rahman</w:t>
            </w:r>
            <w:r>
              <w:rPr>
                <w:spacing w:val="-2"/>
                <w:sz w:val="19"/>
              </w:rPr>
              <w:fldChar w:fldCharType="end"/>
            </w:r>
          </w:p>
        </w:tc>
        <w:tc>
          <w:tcPr>
            <w:tcW w:w="790" w:type="dxa"/>
            <w:tcBorders>
              <w:top w:val="single" w:sz="4" w:space="0" w:color="000000"/>
            </w:tcBorders>
          </w:tcPr>
          <w:p w14:paraId="1E0BEDEB" w14:textId="77777777" w:rsidR="00D638CA" w:rsidRDefault="0020265A">
            <w:pPr>
              <w:pStyle w:val="TableParagraph"/>
              <w:spacing w:before="24" w:line="166" w:lineRule="exact"/>
              <w:ind w:left="112" w:right="212"/>
              <w:jc w:val="right"/>
              <w:rPr>
                <w:sz w:val="19"/>
              </w:rPr>
              <w:pPrChange w:id="213" w:author="GURU PRAKASH G" w:date="2024-01-08T17:56:00Z">
                <w:pPr>
                  <w:pStyle w:val="TableParagraph"/>
                  <w:framePr w:hSpace="180" w:wrap="around" w:vAnchor="text" w:hAnchor="margin" w:y="-579"/>
                  <w:spacing w:line="166" w:lineRule="exact"/>
                  <w:ind w:right="244"/>
                  <w:jc w:val="right"/>
                </w:pPr>
              </w:pPrChange>
            </w:pPr>
            <w:r>
              <w:fldChar w:fldCharType="begin"/>
            </w:r>
            <w:r>
              <w:instrText xml:space="preserve"> HYPERLINK \l "_bookmark46" </w:instrText>
            </w:r>
            <w:r>
              <w:fldChar w:fldCharType="separate"/>
            </w:r>
            <w:r w:rsidR="00D638CA">
              <w:rPr>
                <w:sz w:val="19"/>
              </w:rPr>
              <w:t>et</w:t>
            </w:r>
            <w:r w:rsidR="00D638CA">
              <w:rPr>
                <w:spacing w:val="76"/>
                <w:sz w:val="19"/>
              </w:rPr>
              <w:t xml:space="preserve"> </w:t>
            </w:r>
            <w:r w:rsidR="00D638CA">
              <w:rPr>
                <w:spacing w:val="-5"/>
                <w:sz w:val="19"/>
              </w:rPr>
              <w:t>al.</w:t>
            </w:r>
            <w:r>
              <w:rPr>
                <w:spacing w:val="-5"/>
                <w:sz w:val="19"/>
              </w:rPr>
              <w:fldChar w:fldCharType="end"/>
            </w:r>
          </w:p>
        </w:tc>
        <w:tc>
          <w:tcPr>
            <w:tcW w:w="2999" w:type="dxa"/>
            <w:gridSpan w:val="2"/>
            <w:tcBorders>
              <w:top w:val="single" w:sz="4" w:space="0" w:color="000000"/>
            </w:tcBorders>
          </w:tcPr>
          <w:p w14:paraId="4AB306B2" w14:textId="77777777" w:rsidR="00D638CA" w:rsidRDefault="00D638CA">
            <w:pPr>
              <w:pStyle w:val="TableParagraph"/>
              <w:numPr>
                <w:ilvl w:val="0"/>
                <w:numId w:val="7"/>
              </w:numPr>
              <w:tabs>
                <w:tab w:val="left" w:pos="604"/>
                <w:tab w:val="left" w:pos="1896"/>
              </w:tabs>
              <w:spacing w:before="0" w:line="166" w:lineRule="exact"/>
              <w:ind w:left="604" w:hanging="138"/>
              <w:rPr>
                <w:rFonts w:ascii="Tahoma" w:hAnsi="Tahoma"/>
                <w:sz w:val="19"/>
              </w:rPr>
              <w:pPrChange w:id="214" w:author="GURU PRAKASH G" w:date="2024-01-08T17:56:00Z">
                <w:pPr>
                  <w:pStyle w:val="TableParagraph"/>
                  <w:framePr w:hSpace="180" w:wrap="around" w:vAnchor="text" w:hAnchor="margin" w:y="-579"/>
                  <w:numPr>
                    <w:numId w:val="7"/>
                  </w:numPr>
                  <w:tabs>
                    <w:tab w:val="left" w:pos="695"/>
                    <w:tab w:val="left" w:pos="2180"/>
                  </w:tabs>
                  <w:spacing w:before="0" w:line="166" w:lineRule="exact"/>
                  <w:ind w:left="695" w:hanging="158"/>
                </w:pPr>
              </w:pPrChange>
            </w:pPr>
            <w:r>
              <w:rPr>
                <w:sz w:val="19"/>
              </w:rPr>
              <w:tab/>
            </w:r>
            <w:r>
              <w:rPr>
                <w:rFonts w:ascii="Tahoma" w:hAnsi="Tahoma"/>
                <w:spacing w:val="-10"/>
                <w:sz w:val="19"/>
              </w:rPr>
              <w:t>X</w:t>
            </w:r>
          </w:p>
        </w:tc>
        <w:tc>
          <w:tcPr>
            <w:tcW w:w="3175" w:type="dxa"/>
            <w:gridSpan w:val="2"/>
            <w:tcBorders>
              <w:top w:val="single" w:sz="4" w:space="0" w:color="000000"/>
            </w:tcBorders>
          </w:tcPr>
          <w:p w14:paraId="5114A897" w14:textId="77777777" w:rsidR="00D638CA" w:rsidRDefault="00D638CA">
            <w:pPr>
              <w:pStyle w:val="TableParagraph"/>
              <w:tabs>
                <w:tab w:val="left" w:pos="1512"/>
              </w:tabs>
              <w:spacing w:before="24" w:line="166" w:lineRule="exact"/>
              <w:ind w:left="668"/>
              <w:rPr>
                <w:sz w:val="19"/>
              </w:rPr>
              <w:pPrChange w:id="215" w:author="GURU PRAKASH G" w:date="2024-01-08T17:56:00Z">
                <w:pPr>
                  <w:pStyle w:val="TableParagraph"/>
                  <w:framePr w:hSpace="180" w:wrap="around" w:vAnchor="text" w:hAnchor="margin" w:y="-579"/>
                  <w:tabs>
                    <w:tab w:val="left" w:pos="1739"/>
                  </w:tabs>
                  <w:spacing w:line="166" w:lineRule="exact"/>
                  <w:ind w:left="768"/>
                </w:pPr>
              </w:pPrChange>
            </w:pPr>
            <w:r>
              <w:rPr>
                <w:spacing w:val="-10"/>
                <w:sz w:val="19"/>
              </w:rPr>
              <w:t>-</w:t>
            </w:r>
            <w:r>
              <w:rPr>
                <w:sz w:val="19"/>
              </w:rPr>
              <w:tab/>
              <w:t>March</w:t>
            </w:r>
            <w:r>
              <w:rPr>
                <w:spacing w:val="-5"/>
                <w:sz w:val="19"/>
              </w:rPr>
              <w:t xml:space="preserve"> </w:t>
            </w:r>
            <w:r>
              <w:rPr>
                <w:sz w:val="19"/>
              </w:rPr>
              <w:t>02,</w:t>
            </w:r>
            <w:r>
              <w:rPr>
                <w:spacing w:val="-5"/>
                <w:sz w:val="19"/>
              </w:rPr>
              <w:t xml:space="preserve"> </w:t>
            </w:r>
            <w:r>
              <w:rPr>
                <w:spacing w:val="-4"/>
                <w:sz w:val="19"/>
              </w:rPr>
              <w:t>2021</w:t>
            </w:r>
          </w:p>
        </w:tc>
        <w:tc>
          <w:tcPr>
            <w:tcW w:w="1352" w:type="dxa"/>
            <w:tcBorders>
              <w:top w:val="single" w:sz="4" w:space="0" w:color="000000"/>
            </w:tcBorders>
          </w:tcPr>
          <w:p w14:paraId="20947F1A" w14:textId="77777777" w:rsidR="00D638CA" w:rsidRDefault="00D638CA">
            <w:pPr>
              <w:pStyle w:val="TableParagraph"/>
              <w:spacing w:before="24" w:line="166" w:lineRule="exact"/>
              <w:ind w:left="112" w:right="94"/>
              <w:jc w:val="center"/>
              <w:rPr>
                <w:rFonts w:ascii="Tahoma"/>
                <w:sz w:val="19"/>
              </w:rPr>
              <w:pPrChange w:id="216" w:author="GURU PRAKASH G" w:date="2024-01-08T17:56:00Z">
                <w:pPr>
                  <w:pStyle w:val="TableParagraph"/>
                  <w:framePr w:hSpace="180" w:wrap="around" w:vAnchor="text" w:hAnchor="margin" w:y="-579"/>
                  <w:spacing w:line="166" w:lineRule="exact"/>
                  <w:ind w:right="109"/>
                  <w:jc w:val="center"/>
                </w:pPr>
              </w:pPrChange>
            </w:pPr>
            <w:r>
              <w:rPr>
                <w:rFonts w:ascii="Tahoma"/>
                <w:w w:val="97"/>
                <w:sz w:val="19"/>
              </w:rPr>
              <w:t>X</w:t>
            </w:r>
          </w:p>
        </w:tc>
        <w:tc>
          <w:tcPr>
            <w:tcW w:w="1253" w:type="dxa"/>
            <w:tcBorders>
              <w:top w:val="single" w:sz="4" w:space="0" w:color="000000"/>
            </w:tcBorders>
          </w:tcPr>
          <w:p w14:paraId="7BDCBE8A" w14:textId="77777777" w:rsidR="00D638CA" w:rsidRDefault="00D638CA">
            <w:pPr>
              <w:pStyle w:val="TableParagraph"/>
              <w:spacing w:before="24" w:line="166" w:lineRule="exact"/>
              <w:ind w:left="112" w:right="104"/>
              <w:jc w:val="center"/>
              <w:rPr>
                <w:sz w:val="19"/>
              </w:rPr>
              <w:pPrChange w:id="217" w:author="GURU PRAKASH G" w:date="2024-01-08T17:56:00Z">
                <w:pPr>
                  <w:pStyle w:val="TableParagraph"/>
                  <w:framePr w:hSpace="180" w:wrap="around" w:vAnchor="text" w:hAnchor="margin" w:y="-579"/>
                  <w:spacing w:line="166" w:lineRule="exact"/>
                  <w:ind w:right="120"/>
                  <w:jc w:val="center"/>
                </w:pPr>
              </w:pPrChange>
            </w:pPr>
            <w:r>
              <w:rPr>
                <w:w w:val="99"/>
                <w:sz w:val="19"/>
              </w:rPr>
              <w:t>-</w:t>
            </w:r>
          </w:p>
        </w:tc>
        <w:tc>
          <w:tcPr>
            <w:tcW w:w="1350" w:type="dxa"/>
            <w:tcBorders>
              <w:top w:val="single" w:sz="4" w:space="0" w:color="000000"/>
            </w:tcBorders>
          </w:tcPr>
          <w:p w14:paraId="5E86B9E1" w14:textId="77777777" w:rsidR="00D638CA" w:rsidRDefault="00D638CA">
            <w:pPr>
              <w:pStyle w:val="TableParagraph"/>
              <w:spacing w:before="24" w:line="166" w:lineRule="exact"/>
              <w:ind w:left="300" w:right="228"/>
              <w:jc w:val="center"/>
              <w:rPr>
                <w:sz w:val="19"/>
              </w:rPr>
              <w:pPrChange w:id="218" w:author="GURU PRAKASH G" w:date="2024-01-08T17:56:00Z">
                <w:pPr>
                  <w:pStyle w:val="TableParagraph"/>
                  <w:framePr w:hSpace="180" w:wrap="around" w:vAnchor="text" w:hAnchor="margin" w:y="-579"/>
                  <w:spacing w:line="166" w:lineRule="exact"/>
                  <w:ind w:left="345" w:right="263"/>
                  <w:jc w:val="center"/>
                </w:pPr>
              </w:pPrChange>
            </w:pPr>
            <w:r>
              <w:rPr>
                <w:spacing w:val="-5"/>
                <w:sz w:val="19"/>
              </w:rPr>
              <w:t>23</w:t>
            </w:r>
          </w:p>
        </w:tc>
        <w:tc>
          <w:tcPr>
            <w:tcW w:w="1318" w:type="dxa"/>
            <w:tcBorders>
              <w:top w:val="single" w:sz="4" w:space="0" w:color="000000"/>
            </w:tcBorders>
          </w:tcPr>
          <w:p w14:paraId="7195CF6B" w14:textId="77777777" w:rsidR="00D638CA" w:rsidRDefault="00D638CA">
            <w:pPr>
              <w:pStyle w:val="TableParagraph"/>
              <w:spacing w:before="24" w:line="166" w:lineRule="exact"/>
              <w:ind w:left="254" w:right="155"/>
              <w:jc w:val="center"/>
              <w:rPr>
                <w:sz w:val="19"/>
              </w:rPr>
              <w:pPrChange w:id="219" w:author="GURU PRAKASH G" w:date="2024-01-08T17:56:00Z">
                <w:pPr>
                  <w:pStyle w:val="TableParagraph"/>
                  <w:framePr w:hSpace="180" w:wrap="around" w:vAnchor="text" w:hAnchor="margin" w:y="-579"/>
                  <w:spacing w:line="166" w:lineRule="exact"/>
                  <w:ind w:left="293" w:right="179"/>
                  <w:jc w:val="center"/>
                </w:pPr>
              </w:pPrChange>
            </w:pPr>
            <w:r>
              <w:rPr>
                <w:spacing w:val="-5"/>
                <w:sz w:val="19"/>
              </w:rPr>
              <w:t>12</w:t>
            </w:r>
          </w:p>
        </w:tc>
      </w:tr>
      <w:tr w:rsidR="00D638CA" w14:paraId="5D911C63" w14:textId="77777777" w:rsidTr="000F3BFB">
        <w:trPr>
          <w:trHeight w:val="206"/>
        </w:trPr>
        <w:tc>
          <w:tcPr>
            <w:tcW w:w="780" w:type="dxa"/>
          </w:tcPr>
          <w:p w14:paraId="78E98A2C" w14:textId="77777777" w:rsidR="00D638CA" w:rsidRDefault="0020265A">
            <w:pPr>
              <w:pStyle w:val="TableParagraph"/>
              <w:spacing w:before="24" w:line="186" w:lineRule="exact"/>
              <w:ind w:left="84" w:right="127"/>
              <w:jc w:val="center"/>
              <w:rPr>
                <w:sz w:val="19"/>
              </w:rPr>
              <w:pPrChange w:id="220" w:author="GURU PRAKASH G" w:date="2024-01-08T17:56:00Z">
                <w:pPr>
                  <w:pStyle w:val="TableParagraph"/>
                  <w:framePr w:hSpace="180" w:wrap="around" w:vAnchor="text" w:hAnchor="margin" w:y="-579"/>
                  <w:spacing w:line="186" w:lineRule="exact"/>
                  <w:ind w:left="97" w:right="147"/>
                  <w:jc w:val="center"/>
                </w:pPr>
              </w:pPrChange>
            </w:pPr>
            <w:r>
              <w:fldChar w:fldCharType="begin"/>
            </w:r>
            <w:r>
              <w:instrText xml:space="preserve"> HYPERLINK \l "_bookmark46" </w:instrText>
            </w:r>
            <w:r>
              <w:fldChar w:fldCharType="separate"/>
            </w:r>
            <w:r w:rsidR="00D638CA">
              <w:rPr>
                <w:spacing w:val="-2"/>
                <w:sz w:val="19"/>
              </w:rPr>
              <w:t>[2021]</w:t>
            </w:r>
            <w:r>
              <w:rPr>
                <w:spacing w:val="-2"/>
                <w:sz w:val="19"/>
              </w:rPr>
              <w:fldChar w:fldCharType="end"/>
            </w:r>
          </w:p>
        </w:tc>
        <w:tc>
          <w:tcPr>
            <w:tcW w:w="790" w:type="dxa"/>
          </w:tcPr>
          <w:p w14:paraId="3266B46B" w14:textId="77777777" w:rsidR="00D638CA" w:rsidRDefault="00D638CA">
            <w:pPr>
              <w:pStyle w:val="TableParagraph"/>
              <w:spacing w:before="24"/>
              <w:ind w:left="112"/>
              <w:rPr>
                <w:sz w:val="14"/>
              </w:rPr>
              <w:pPrChange w:id="221" w:author="GURU PRAKASH G" w:date="2024-01-08T17:56:00Z">
                <w:pPr>
                  <w:pStyle w:val="TableParagraph"/>
                  <w:framePr w:hSpace="180" w:wrap="around" w:vAnchor="text" w:hAnchor="margin" w:y="-579"/>
                </w:pPr>
              </w:pPrChange>
            </w:pPr>
          </w:p>
        </w:tc>
        <w:tc>
          <w:tcPr>
            <w:tcW w:w="2999" w:type="dxa"/>
            <w:gridSpan w:val="2"/>
          </w:tcPr>
          <w:p w14:paraId="29243F38" w14:textId="77777777" w:rsidR="00D638CA" w:rsidRDefault="00D638CA">
            <w:pPr>
              <w:pStyle w:val="TableParagraph"/>
              <w:spacing w:before="24"/>
              <w:ind w:left="112"/>
              <w:rPr>
                <w:sz w:val="14"/>
              </w:rPr>
              <w:pPrChange w:id="222" w:author="GURU PRAKASH G" w:date="2024-01-08T17:56:00Z">
                <w:pPr>
                  <w:pStyle w:val="TableParagraph"/>
                  <w:framePr w:hSpace="180" w:wrap="around" w:vAnchor="text" w:hAnchor="margin" w:y="-579"/>
                </w:pPr>
              </w:pPrChange>
            </w:pPr>
          </w:p>
        </w:tc>
        <w:tc>
          <w:tcPr>
            <w:tcW w:w="3175" w:type="dxa"/>
            <w:gridSpan w:val="2"/>
          </w:tcPr>
          <w:p w14:paraId="6E9A12B8" w14:textId="77777777" w:rsidR="00D638CA" w:rsidRDefault="00D638CA">
            <w:pPr>
              <w:pStyle w:val="TableParagraph"/>
              <w:spacing w:before="24"/>
              <w:ind w:left="112"/>
              <w:rPr>
                <w:sz w:val="14"/>
              </w:rPr>
              <w:pPrChange w:id="223" w:author="GURU PRAKASH G" w:date="2024-01-08T17:56:00Z">
                <w:pPr>
                  <w:pStyle w:val="TableParagraph"/>
                  <w:framePr w:hSpace="180" w:wrap="around" w:vAnchor="text" w:hAnchor="margin" w:y="-579"/>
                </w:pPr>
              </w:pPrChange>
            </w:pPr>
          </w:p>
        </w:tc>
        <w:tc>
          <w:tcPr>
            <w:tcW w:w="1352" w:type="dxa"/>
          </w:tcPr>
          <w:p w14:paraId="27CD12B5" w14:textId="77777777" w:rsidR="00D638CA" w:rsidRDefault="00D638CA">
            <w:pPr>
              <w:pStyle w:val="TableParagraph"/>
              <w:spacing w:before="24"/>
              <w:ind w:left="112"/>
              <w:rPr>
                <w:sz w:val="14"/>
              </w:rPr>
              <w:pPrChange w:id="224" w:author="GURU PRAKASH G" w:date="2024-01-08T17:56:00Z">
                <w:pPr>
                  <w:pStyle w:val="TableParagraph"/>
                  <w:framePr w:hSpace="180" w:wrap="around" w:vAnchor="text" w:hAnchor="margin" w:y="-579"/>
                </w:pPr>
              </w:pPrChange>
            </w:pPr>
          </w:p>
        </w:tc>
        <w:tc>
          <w:tcPr>
            <w:tcW w:w="1253" w:type="dxa"/>
          </w:tcPr>
          <w:p w14:paraId="015378F5" w14:textId="77777777" w:rsidR="00D638CA" w:rsidRDefault="00D638CA">
            <w:pPr>
              <w:pStyle w:val="TableParagraph"/>
              <w:spacing w:before="24"/>
              <w:ind w:left="112"/>
              <w:rPr>
                <w:sz w:val="14"/>
              </w:rPr>
              <w:pPrChange w:id="225" w:author="GURU PRAKASH G" w:date="2024-01-08T17:56:00Z">
                <w:pPr>
                  <w:pStyle w:val="TableParagraph"/>
                  <w:framePr w:hSpace="180" w:wrap="around" w:vAnchor="text" w:hAnchor="margin" w:y="-579"/>
                </w:pPr>
              </w:pPrChange>
            </w:pPr>
          </w:p>
        </w:tc>
        <w:tc>
          <w:tcPr>
            <w:tcW w:w="1350" w:type="dxa"/>
          </w:tcPr>
          <w:p w14:paraId="7A540240" w14:textId="77777777" w:rsidR="00D638CA" w:rsidRDefault="00D638CA">
            <w:pPr>
              <w:pStyle w:val="TableParagraph"/>
              <w:spacing w:before="24"/>
              <w:ind w:left="112"/>
              <w:rPr>
                <w:sz w:val="14"/>
              </w:rPr>
              <w:pPrChange w:id="226" w:author="GURU PRAKASH G" w:date="2024-01-08T17:56:00Z">
                <w:pPr>
                  <w:pStyle w:val="TableParagraph"/>
                  <w:framePr w:hSpace="180" w:wrap="around" w:vAnchor="text" w:hAnchor="margin" w:y="-579"/>
                </w:pPr>
              </w:pPrChange>
            </w:pPr>
          </w:p>
        </w:tc>
        <w:tc>
          <w:tcPr>
            <w:tcW w:w="1318" w:type="dxa"/>
          </w:tcPr>
          <w:p w14:paraId="03E75AC0" w14:textId="77777777" w:rsidR="00D638CA" w:rsidRDefault="00D638CA">
            <w:pPr>
              <w:pStyle w:val="TableParagraph"/>
              <w:spacing w:before="24"/>
              <w:ind w:left="112"/>
              <w:rPr>
                <w:sz w:val="14"/>
              </w:rPr>
              <w:pPrChange w:id="227" w:author="GURU PRAKASH G" w:date="2024-01-08T17:56:00Z">
                <w:pPr>
                  <w:pStyle w:val="TableParagraph"/>
                  <w:framePr w:hSpace="180" w:wrap="around" w:vAnchor="text" w:hAnchor="margin" w:y="-579"/>
                </w:pPr>
              </w:pPrChange>
            </w:pPr>
          </w:p>
        </w:tc>
      </w:tr>
      <w:tr w:rsidR="00D638CA" w14:paraId="04A8B9DE" w14:textId="77777777" w:rsidTr="000F3BFB">
        <w:trPr>
          <w:trHeight w:val="206"/>
        </w:trPr>
        <w:tc>
          <w:tcPr>
            <w:tcW w:w="780" w:type="dxa"/>
          </w:tcPr>
          <w:p w14:paraId="22FAFB5A" w14:textId="77777777" w:rsidR="00D638CA" w:rsidRDefault="0020265A">
            <w:pPr>
              <w:pStyle w:val="TableParagraph"/>
              <w:spacing w:before="24" w:line="186" w:lineRule="exact"/>
              <w:ind w:left="83" w:right="127"/>
              <w:jc w:val="center"/>
              <w:rPr>
                <w:sz w:val="19"/>
              </w:rPr>
              <w:pPrChange w:id="228" w:author="GURU PRAKASH G" w:date="2024-01-08T17:56:00Z">
                <w:pPr>
                  <w:pStyle w:val="TableParagraph"/>
                  <w:framePr w:hSpace="180" w:wrap="around" w:vAnchor="text" w:hAnchor="margin" w:y="-579"/>
                  <w:spacing w:line="186" w:lineRule="exact"/>
                  <w:ind w:left="96" w:right="147"/>
                  <w:jc w:val="center"/>
                </w:pPr>
              </w:pPrChange>
            </w:pPr>
            <w:r>
              <w:fldChar w:fldCharType="begin"/>
            </w:r>
            <w:r>
              <w:instrText xml:space="preserve"> HYPERLINK \l "_bookmark47" </w:instrText>
            </w:r>
            <w:r>
              <w:fldChar w:fldCharType="separate"/>
            </w:r>
            <w:r w:rsidR="00D638CA">
              <w:rPr>
                <w:spacing w:val="-2"/>
                <w:sz w:val="19"/>
              </w:rPr>
              <w:t>Nayak</w:t>
            </w:r>
            <w:r>
              <w:rPr>
                <w:spacing w:val="-2"/>
                <w:sz w:val="19"/>
              </w:rPr>
              <w:fldChar w:fldCharType="end"/>
            </w:r>
          </w:p>
        </w:tc>
        <w:tc>
          <w:tcPr>
            <w:tcW w:w="790" w:type="dxa"/>
          </w:tcPr>
          <w:p w14:paraId="11896911" w14:textId="77777777" w:rsidR="00D638CA" w:rsidRDefault="0020265A">
            <w:pPr>
              <w:pStyle w:val="TableParagraph"/>
              <w:spacing w:before="24" w:line="186" w:lineRule="exact"/>
              <w:ind w:left="112" w:right="212"/>
              <w:jc w:val="right"/>
              <w:rPr>
                <w:sz w:val="19"/>
              </w:rPr>
              <w:pPrChange w:id="229" w:author="GURU PRAKASH G" w:date="2024-01-08T17:56:00Z">
                <w:pPr>
                  <w:pStyle w:val="TableParagraph"/>
                  <w:framePr w:hSpace="180" w:wrap="around" w:vAnchor="text" w:hAnchor="margin" w:y="-579"/>
                  <w:spacing w:line="186" w:lineRule="exact"/>
                  <w:ind w:right="244"/>
                  <w:jc w:val="right"/>
                </w:pPr>
              </w:pPrChange>
            </w:pPr>
            <w:r>
              <w:fldChar w:fldCharType="begin"/>
            </w:r>
            <w:r>
              <w:instrText xml:space="preserve"> HYPERLINK \l "_bookmark47" </w:instrText>
            </w:r>
            <w:r>
              <w:fldChar w:fldCharType="separate"/>
            </w:r>
            <w:r w:rsidR="00D638CA">
              <w:rPr>
                <w:sz w:val="19"/>
              </w:rPr>
              <w:t>et</w:t>
            </w:r>
            <w:r w:rsidR="00D638CA">
              <w:rPr>
                <w:spacing w:val="48"/>
                <w:sz w:val="19"/>
              </w:rPr>
              <w:t xml:space="preserve">  </w:t>
            </w:r>
            <w:r w:rsidR="00D638CA">
              <w:rPr>
                <w:spacing w:val="-5"/>
                <w:sz w:val="19"/>
              </w:rPr>
              <w:t>al.</w:t>
            </w:r>
            <w:r>
              <w:rPr>
                <w:spacing w:val="-5"/>
                <w:sz w:val="19"/>
              </w:rPr>
              <w:fldChar w:fldCharType="end"/>
            </w:r>
          </w:p>
        </w:tc>
        <w:tc>
          <w:tcPr>
            <w:tcW w:w="2999" w:type="dxa"/>
            <w:gridSpan w:val="2"/>
          </w:tcPr>
          <w:p w14:paraId="5F905B95" w14:textId="77777777" w:rsidR="00D638CA" w:rsidRDefault="00D638CA">
            <w:pPr>
              <w:pStyle w:val="TableParagraph"/>
              <w:tabs>
                <w:tab w:val="left" w:pos="1896"/>
              </w:tabs>
              <w:spacing w:before="24" w:line="186" w:lineRule="exact"/>
              <w:ind w:left="488"/>
              <w:rPr>
                <w:rFonts w:ascii="Tahoma"/>
                <w:sz w:val="19"/>
              </w:rPr>
              <w:pPrChange w:id="230" w:author="GURU PRAKASH G" w:date="2024-01-08T17:56:00Z">
                <w:pPr>
                  <w:pStyle w:val="TableParagraph"/>
                  <w:framePr w:hSpace="180" w:wrap="around" w:vAnchor="text" w:hAnchor="margin" w:y="-579"/>
                  <w:tabs>
                    <w:tab w:val="left" w:pos="2180"/>
                  </w:tabs>
                  <w:spacing w:line="186" w:lineRule="exact"/>
                  <w:ind w:left="562"/>
                </w:pPr>
              </w:pPrChange>
            </w:pPr>
            <w:r>
              <w:rPr>
                <w:rFonts w:ascii="Tahoma"/>
                <w:spacing w:val="-10"/>
                <w:sz w:val="19"/>
              </w:rPr>
              <w:t>X</w:t>
            </w:r>
            <w:r>
              <w:rPr>
                <w:sz w:val="19"/>
              </w:rPr>
              <w:tab/>
            </w:r>
            <w:r>
              <w:rPr>
                <w:rFonts w:ascii="Tahoma"/>
                <w:spacing w:val="-10"/>
                <w:sz w:val="19"/>
              </w:rPr>
              <w:t>X</w:t>
            </w:r>
          </w:p>
        </w:tc>
        <w:tc>
          <w:tcPr>
            <w:tcW w:w="3175" w:type="dxa"/>
            <w:gridSpan w:val="2"/>
          </w:tcPr>
          <w:p w14:paraId="40165BFD" w14:textId="77777777" w:rsidR="00D638CA" w:rsidRDefault="00D638CA">
            <w:pPr>
              <w:pStyle w:val="TableParagraph"/>
              <w:tabs>
                <w:tab w:val="left" w:pos="1512"/>
              </w:tabs>
              <w:spacing w:before="24" w:line="186" w:lineRule="exact"/>
              <w:ind w:left="668"/>
              <w:rPr>
                <w:sz w:val="19"/>
              </w:rPr>
              <w:pPrChange w:id="231" w:author="GURU PRAKASH G" w:date="2024-01-08T17:56:00Z">
                <w:pPr>
                  <w:pStyle w:val="TableParagraph"/>
                  <w:framePr w:hSpace="180" w:wrap="around" w:vAnchor="text" w:hAnchor="margin" w:y="-579"/>
                  <w:tabs>
                    <w:tab w:val="left" w:pos="1739"/>
                  </w:tabs>
                  <w:spacing w:line="186" w:lineRule="exact"/>
                  <w:ind w:left="768"/>
                </w:pPr>
              </w:pPrChange>
            </w:pPr>
            <w:r>
              <w:rPr>
                <w:spacing w:val="-10"/>
                <w:sz w:val="19"/>
              </w:rPr>
              <w:t>-</w:t>
            </w:r>
            <w:r>
              <w:rPr>
                <w:sz w:val="19"/>
              </w:rPr>
              <w:tab/>
              <w:t>March</w:t>
            </w:r>
            <w:r>
              <w:rPr>
                <w:spacing w:val="-5"/>
                <w:sz w:val="19"/>
              </w:rPr>
              <w:t xml:space="preserve"> </w:t>
            </w:r>
            <w:r>
              <w:rPr>
                <w:sz w:val="19"/>
              </w:rPr>
              <w:t>20,</w:t>
            </w:r>
            <w:r>
              <w:rPr>
                <w:spacing w:val="-5"/>
                <w:sz w:val="19"/>
              </w:rPr>
              <w:t xml:space="preserve"> </w:t>
            </w:r>
            <w:r>
              <w:rPr>
                <w:spacing w:val="-4"/>
                <w:sz w:val="19"/>
              </w:rPr>
              <w:t>2021</w:t>
            </w:r>
          </w:p>
        </w:tc>
        <w:tc>
          <w:tcPr>
            <w:tcW w:w="1352" w:type="dxa"/>
          </w:tcPr>
          <w:p w14:paraId="34D3D23A" w14:textId="77777777" w:rsidR="00D638CA" w:rsidRDefault="00D638CA">
            <w:pPr>
              <w:pStyle w:val="TableParagraph"/>
              <w:spacing w:before="24" w:line="186" w:lineRule="exact"/>
              <w:ind w:left="112" w:right="94"/>
              <w:jc w:val="center"/>
              <w:rPr>
                <w:rFonts w:ascii="Adobe Clean" w:hAnsi="Adobe Clean"/>
                <w:sz w:val="19"/>
              </w:rPr>
              <w:pPrChange w:id="232" w:author="GURU PRAKASH G" w:date="2024-01-08T17:56:00Z">
                <w:pPr>
                  <w:pStyle w:val="TableParagraph"/>
                  <w:framePr w:hSpace="180" w:wrap="around" w:vAnchor="text" w:hAnchor="margin" w:y="-579"/>
                  <w:spacing w:line="186" w:lineRule="exact"/>
                  <w:ind w:right="109"/>
                  <w:jc w:val="center"/>
                </w:pPr>
              </w:pPrChange>
            </w:pPr>
            <w:r>
              <w:rPr>
                <w:rFonts w:ascii="Adobe Clean" w:hAnsi="Adobe Clean"/>
                <w:w w:val="130"/>
                <w:sz w:val="19"/>
              </w:rPr>
              <w:t>✓</w:t>
            </w:r>
          </w:p>
        </w:tc>
        <w:tc>
          <w:tcPr>
            <w:tcW w:w="1253" w:type="dxa"/>
          </w:tcPr>
          <w:p w14:paraId="3D34C254" w14:textId="77777777" w:rsidR="00D638CA" w:rsidRDefault="00D638CA">
            <w:pPr>
              <w:pStyle w:val="TableParagraph"/>
              <w:spacing w:before="24" w:line="186" w:lineRule="exact"/>
              <w:ind w:left="112" w:right="104"/>
              <w:jc w:val="center"/>
              <w:rPr>
                <w:sz w:val="19"/>
              </w:rPr>
              <w:pPrChange w:id="233" w:author="GURU PRAKASH G" w:date="2024-01-08T17:56:00Z">
                <w:pPr>
                  <w:pStyle w:val="TableParagraph"/>
                  <w:framePr w:hSpace="180" w:wrap="around" w:vAnchor="text" w:hAnchor="margin" w:y="-579"/>
                  <w:spacing w:line="186" w:lineRule="exact"/>
                  <w:ind w:right="120"/>
                  <w:jc w:val="center"/>
                </w:pPr>
              </w:pPrChange>
            </w:pPr>
            <w:r>
              <w:rPr>
                <w:w w:val="99"/>
                <w:sz w:val="19"/>
              </w:rPr>
              <w:t>4</w:t>
            </w:r>
          </w:p>
        </w:tc>
        <w:tc>
          <w:tcPr>
            <w:tcW w:w="1350" w:type="dxa"/>
          </w:tcPr>
          <w:p w14:paraId="2C0FE064" w14:textId="77777777" w:rsidR="00D638CA" w:rsidRDefault="00D638CA">
            <w:pPr>
              <w:pStyle w:val="TableParagraph"/>
              <w:spacing w:before="24" w:line="186" w:lineRule="exact"/>
              <w:ind w:left="300" w:right="228"/>
              <w:jc w:val="center"/>
              <w:rPr>
                <w:sz w:val="19"/>
              </w:rPr>
              <w:pPrChange w:id="234" w:author="GURU PRAKASH G" w:date="2024-01-08T17:56:00Z">
                <w:pPr>
                  <w:pStyle w:val="TableParagraph"/>
                  <w:framePr w:hSpace="180" w:wrap="around" w:vAnchor="text" w:hAnchor="margin" w:y="-579"/>
                  <w:spacing w:line="186" w:lineRule="exact"/>
                  <w:ind w:left="345" w:right="263"/>
                  <w:jc w:val="center"/>
                </w:pPr>
              </w:pPrChange>
            </w:pPr>
            <w:r>
              <w:rPr>
                <w:spacing w:val="-5"/>
                <w:sz w:val="19"/>
              </w:rPr>
              <w:t>41</w:t>
            </w:r>
          </w:p>
        </w:tc>
        <w:tc>
          <w:tcPr>
            <w:tcW w:w="1318" w:type="dxa"/>
          </w:tcPr>
          <w:p w14:paraId="782027ED" w14:textId="77777777" w:rsidR="00D638CA" w:rsidRDefault="00D638CA">
            <w:pPr>
              <w:pStyle w:val="TableParagraph"/>
              <w:spacing w:before="24" w:line="186" w:lineRule="exact"/>
              <w:ind w:left="100"/>
              <w:jc w:val="center"/>
              <w:rPr>
                <w:sz w:val="19"/>
              </w:rPr>
              <w:pPrChange w:id="235" w:author="GURU PRAKASH G" w:date="2024-01-08T17:56:00Z">
                <w:pPr>
                  <w:pStyle w:val="TableParagraph"/>
                  <w:framePr w:hSpace="180" w:wrap="around" w:vAnchor="text" w:hAnchor="margin" w:y="-579"/>
                  <w:spacing w:line="186" w:lineRule="exact"/>
                  <w:ind w:left="115"/>
                  <w:jc w:val="center"/>
                </w:pPr>
              </w:pPrChange>
            </w:pPr>
            <w:r>
              <w:rPr>
                <w:w w:val="99"/>
                <w:sz w:val="19"/>
              </w:rPr>
              <w:t>1</w:t>
            </w:r>
          </w:p>
        </w:tc>
      </w:tr>
      <w:tr w:rsidR="00D638CA" w14:paraId="03B0444F" w14:textId="77777777" w:rsidTr="000F3BFB">
        <w:trPr>
          <w:trHeight w:val="206"/>
        </w:trPr>
        <w:tc>
          <w:tcPr>
            <w:tcW w:w="780" w:type="dxa"/>
          </w:tcPr>
          <w:p w14:paraId="57EF3C69" w14:textId="77777777" w:rsidR="00D638CA" w:rsidRDefault="0020265A">
            <w:pPr>
              <w:pStyle w:val="TableParagraph"/>
              <w:spacing w:before="24" w:line="186" w:lineRule="exact"/>
              <w:ind w:left="40" w:right="13"/>
              <w:jc w:val="center"/>
              <w:rPr>
                <w:sz w:val="19"/>
              </w:rPr>
              <w:pPrChange w:id="236" w:author="GURU PRAKASH G" w:date="2024-01-08T17:56:00Z">
                <w:pPr>
                  <w:pStyle w:val="TableParagraph"/>
                  <w:framePr w:hSpace="180" w:wrap="around" w:vAnchor="text" w:hAnchor="margin" w:y="-579"/>
                  <w:spacing w:line="186" w:lineRule="exact"/>
                  <w:ind w:left="47" w:right="16"/>
                  <w:jc w:val="center"/>
                </w:pPr>
              </w:pPrChange>
            </w:pPr>
            <w:r>
              <w:fldChar w:fldCharType="begin"/>
            </w:r>
            <w:r>
              <w:instrText xml:space="preserve"> HYPERLINK \l "_bookmark47" </w:instrText>
            </w:r>
            <w:r>
              <w:fldChar w:fldCharType="separate"/>
            </w:r>
            <w:r w:rsidR="00D638CA">
              <w:rPr>
                <w:spacing w:val="-2"/>
                <w:sz w:val="19"/>
              </w:rPr>
              <w:t>[2021a]</w:t>
            </w:r>
            <w:r>
              <w:rPr>
                <w:spacing w:val="-2"/>
                <w:sz w:val="19"/>
              </w:rPr>
              <w:fldChar w:fldCharType="end"/>
            </w:r>
          </w:p>
        </w:tc>
        <w:tc>
          <w:tcPr>
            <w:tcW w:w="790" w:type="dxa"/>
          </w:tcPr>
          <w:p w14:paraId="0FED5BEB" w14:textId="77777777" w:rsidR="00D638CA" w:rsidRDefault="00D638CA">
            <w:pPr>
              <w:pStyle w:val="TableParagraph"/>
              <w:spacing w:before="24"/>
              <w:ind w:left="112"/>
              <w:rPr>
                <w:sz w:val="14"/>
              </w:rPr>
              <w:pPrChange w:id="237" w:author="GURU PRAKASH G" w:date="2024-01-08T17:56:00Z">
                <w:pPr>
                  <w:pStyle w:val="TableParagraph"/>
                  <w:framePr w:hSpace="180" w:wrap="around" w:vAnchor="text" w:hAnchor="margin" w:y="-579"/>
                </w:pPr>
              </w:pPrChange>
            </w:pPr>
          </w:p>
        </w:tc>
        <w:tc>
          <w:tcPr>
            <w:tcW w:w="2999" w:type="dxa"/>
            <w:gridSpan w:val="2"/>
          </w:tcPr>
          <w:p w14:paraId="1FEBFCB2" w14:textId="77777777" w:rsidR="00D638CA" w:rsidRDefault="00D638CA">
            <w:pPr>
              <w:pStyle w:val="TableParagraph"/>
              <w:spacing w:before="24"/>
              <w:ind w:left="112"/>
              <w:rPr>
                <w:sz w:val="14"/>
              </w:rPr>
              <w:pPrChange w:id="238" w:author="GURU PRAKASH G" w:date="2024-01-08T17:56:00Z">
                <w:pPr>
                  <w:pStyle w:val="TableParagraph"/>
                  <w:framePr w:hSpace="180" w:wrap="around" w:vAnchor="text" w:hAnchor="margin" w:y="-579"/>
                </w:pPr>
              </w:pPrChange>
            </w:pPr>
          </w:p>
        </w:tc>
        <w:tc>
          <w:tcPr>
            <w:tcW w:w="3175" w:type="dxa"/>
            <w:gridSpan w:val="2"/>
          </w:tcPr>
          <w:p w14:paraId="3B4A0697" w14:textId="77777777" w:rsidR="00D638CA" w:rsidRDefault="00D638CA">
            <w:pPr>
              <w:pStyle w:val="TableParagraph"/>
              <w:spacing w:before="24"/>
              <w:ind w:left="112"/>
              <w:rPr>
                <w:sz w:val="14"/>
              </w:rPr>
              <w:pPrChange w:id="239" w:author="GURU PRAKASH G" w:date="2024-01-08T17:56:00Z">
                <w:pPr>
                  <w:pStyle w:val="TableParagraph"/>
                  <w:framePr w:hSpace="180" w:wrap="around" w:vAnchor="text" w:hAnchor="margin" w:y="-579"/>
                </w:pPr>
              </w:pPrChange>
            </w:pPr>
          </w:p>
        </w:tc>
        <w:tc>
          <w:tcPr>
            <w:tcW w:w="1352" w:type="dxa"/>
          </w:tcPr>
          <w:p w14:paraId="21EBA51A" w14:textId="77777777" w:rsidR="00D638CA" w:rsidRDefault="00D638CA">
            <w:pPr>
              <w:pStyle w:val="TableParagraph"/>
              <w:spacing w:before="24"/>
              <w:ind w:left="112"/>
              <w:rPr>
                <w:sz w:val="14"/>
              </w:rPr>
              <w:pPrChange w:id="240" w:author="GURU PRAKASH G" w:date="2024-01-08T17:56:00Z">
                <w:pPr>
                  <w:pStyle w:val="TableParagraph"/>
                  <w:framePr w:hSpace="180" w:wrap="around" w:vAnchor="text" w:hAnchor="margin" w:y="-579"/>
                </w:pPr>
              </w:pPrChange>
            </w:pPr>
          </w:p>
        </w:tc>
        <w:tc>
          <w:tcPr>
            <w:tcW w:w="1253" w:type="dxa"/>
          </w:tcPr>
          <w:p w14:paraId="68298C8B" w14:textId="77777777" w:rsidR="00D638CA" w:rsidRDefault="00D638CA">
            <w:pPr>
              <w:pStyle w:val="TableParagraph"/>
              <w:spacing w:before="24"/>
              <w:ind w:left="112"/>
              <w:rPr>
                <w:sz w:val="14"/>
              </w:rPr>
              <w:pPrChange w:id="241" w:author="GURU PRAKASH G" w:date="2024-01-08T17:56:00Z">
                <w:pPr>
                  <w:pStyle w:val="TableParagraph"/>
                  <w:framePr w:hSpace="180" w:wrap="around" w:vAnchor="text" w:hAnchor="margin" w:y="-579"/>
                </w:pPr>
              </w:pPrChange>
            </w:pPr>
          </w:p>
        </w:tc>
        <w:tc>
          <w:tcPr>
            <w:tcW w:w="1350" w:type="dxa"/>
          </w:tcPr>
          <w:p w14:paraId="1D018FE2" w14:textId="77777777" w:rsidR="00D638CA" w:rsidRDefault="00D638CA">
            <w:pPr>
              <w:pStyle w:val="TableParagraph"/>
              <w:spacing w:before="24"/>
              <w:ind w:left="112"/>
              <w:rPr>
                <w:sz w:val="14"/>
              </w:rPr>
              <w:pPrChange w:id="242" w:author="GURU PRAKASH G" w:date="2024-01-08T17:56:00Z">
                <w:pPr>
                  <w:pStyle w:val="TableParagraph"/>
                  <w:framePr w:hSpace="180" w:wrap="around" w:vAnchor="text" w:hAnchor="margin" w:y="-579"/>
                </w:pPr>
              </w:pPrChange>
            </w:pPr>
          </w:p>
        </w:tc>
        <w:tc>
          <w:tcPr>
            <w:tcW w:w="1318" w:type="dxa"/>
          </w:tcPr>
          <w:p w14:paraId="5FF98D58" w14:textId="77777777" w:rsidR="00D638CA" w:rsidRDefault="00D638CA">
            <w:pPr>
              <w:pStyle w:val="TableParagraph"/>
              <w:spacing w:before="24"/>
              <w:ind w:left="112"/>
              <w:rPr>
                <w:sz w:val="14"/>
              </w:rPr>
              <w:pPrChange w:id="243" w:author="GURU PRAKASH G" w:date="2024-01-08T17:56:00Z">
                <w:pPr>
                  <w:pStyle w:val="TableParagraph"/>
                  <w:framePr w:hSpace="180" w:wrap="around" w:vAnchor="text" w:hAnchor="margin" w:y="-579"/>
                </w:pPr>
              </w:pPrChange>
            </w:pPr>
          </w:p>
        </w:tc>
      </w:tr>
      <w:tr w:rsidR="00D638CA" w14:paraId="634702BB" w14:textId="77777777" w:rsidTr="000F3BFB">
        <w:trPr>
          <w:trHeight w:val="206"/>
        </w:trPr>
        <w:tc>
          <w:tcPr>
            <w:tcW w:w="1570" w:type="dxa"/>
            <w:gridSpan w:val="2"/>
          </w:tcPr>
          <w:p w14:paraId="1C394E49" w14:textId="77777777" w:rsidR="00D638CA" w:rsidRDefault="0020265A">
            <w:pPr>
              <w:pStyle w:val="TableParagraph"/>
              <w:spacing w:before="24" w:line="186" w:lineRule="exact"/>
              <w:ind w:left="97"/>
              <w:rPr>
                <w:sz w:val="19"/>
              </w:rPr>
              <w:pPrChange w:id="244"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"_bookmark48" </w:instrText>
            </w:r>
            <w:r>
              <w:fldChar w:fldCharType="separate"/>
            </w:r>
            <w:r w:rsidR="00D638CA">
              <w:rPr>
                <w:sz w:val="19"/>
              </w:rPr>
              <w:t>[Wynants</w:t>
            </w:r>
            <w:r w:rsidR="00D638CA">
              <w:rPr>
                <w:spacing w:val="-3"/>
                <w:sz w:val="19"/>
              </w:rPr>
              <w:t xml:space="preserve"> </w:t>
            </w:r>
            <w:r w:rsidR="00D638CA">
              <w:rPr>
                <w:sz w:val="19"/>
              </w:rPr>
              <w:t>et</w:t>
            </w:r>
            <w:r w:rsidR="00D638CA">
              <w:rPr>
                <w:spacing w:val="-3"/>
                <w:sz w:val="19"/>
              </w:rPr>
              <w:t xml:space="preserve"> </w:t>
            </w:r>
            <w:r w:rsidR="00D638CA">
              <w:rPr>
                <w:spacing w:val="-4"/>
                <w:sz w:val="19"/>
              </w:rPr>
              <w:t>al.,</w:t>
            </w:r>
            <w:r>
              <w:rPr>
                <w:spacing w:val="-4"/>
                <w:sz w:val="19"/>
              </w:rPr>
              <w:fldChar w:fldCharType="end"/>
            </w:r>
          </w:p>
        </w:tc>
        <w:tc>
          <w:tcPr>
            <w:tcW w:w="1331" w:type="dxa"/>
          </w:tcPr>
          <w:p w14:paraId="5D7D1A37" w14:textId="77777777" w:rsidR="00D638CA" w:rsidRDefault="00D638CA">
            <w:pPr>
              <w:pStyle w:val="TableParagraph"/>
              <w:spacing w:before="24" w:line="186" w:lineRule="exact"/>
              <w:ind w:left="488"/>
              <w:rPr>
                <w:rFonts w:ascii="Tahoma"/>
                <w:sz w:val="19"/>
              </w:rPr>
              <w:pPrChange w:id="245"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236385B3" w14:textId="77777777" w:rsidR="00D638CA" w:rsidRDefault="00D638CA">
            <w:pPr>
              <w:pStyle w:val="TableParagraph"/>
              <w:spacing w:before="24" w:line="186" w:lineRule="exact"/>
              <w:ind w:left="120"/>
              <w:jc w:val="center"/>
              <w:rPr>
                <w:rFonts w:ascii="Tahoma"/>
                <w:sz w:val="19"/>
              </w:rPr>
              <w:pPrChange w:id="246"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3C0CF613" w14:textId="77777777" w:rsidR="00D638CA" w:rsidRDefault="00D638CA">
            <w:pPr>
              <w:pStyle w:val="TableParagraph"/>
              <w:spacing w:before="24" w:line="186" w:lineRule="exact"/>
              <w:ind w:left="163" w:right="118"/>
              <w:jc w:val="center"/>
              <w:rPr>
                <w:sz w:val="19"/>
              </w:rPr>
              <w:pPrChange w:id="247" w:author="GURU PRAKASH G" w:date="2024-01-08T17:56:00Z">
                <w:pPr>
                  <w:pStyle w:val="TableParagraph"/>
                  <w:framePr w:hSpace="180" w:wrap="around" w:vAnchor="text" w:hAnchor="margin" w:y="-579"/>
                  <w:spacing w:line="186" w:lineRule="exact"/>
                  <w:ind w:left="188" w:right="136"/>
                  <w:jc w:val="center"/>
                </w:pPr>
              </w:pPrChange>
            </w:pPr>
            <w:r>
              <w:rPr>
                <w:sz w:val="19"/>
              </w:rPr>
              <w:t>July</w:t>
            </w:r>
            <w:r>
              <w:rPr>
                <w:spacing w:val="-4"/>
                <w:sz w:val="19"/>
              </w:rPr>
              <w:t xml:space="preserve"> </w:t>
            </w:r>
            <w:r>
              <w:rPr>
                <w:sz w:val="19"/>
              </w:rPr>
              <w:t>01,</w:t>
            </w:r>
            <w:r>
              <w:rPr>
                <w:spacing w:val="-4"/>
                <w:sz w:val="19"/>
              </w:rPr>
              <w:t xml:space="preserve"> 2020</w:t>
            </w:r>
          </w:p>
        </w:tc>
        <w:tc>
          <w:tcPr>
            <w:tcW w:w="1628" w:type="dxa"/>
          </w:tcPr>
          <w:p w14:paraId="58490CC5" w14:textId="77777777" w:rsidR="00D638CA" w:rsidRDefault="00D638CA">
            <w:pPr>
              <w:pStyle w:val="TableParagraph"/>
              <w:spacing w:before="24" w:line="186" w:lineRule="exact"/>
              <w:ind w:left="115" w:right="153"/>
              <w:jc w:val="center"/>
              <w:rPr>
                <w:sz w:val="19"/>
              </w:rPr>
              <w:pPrChange w:id="248" w:author="GURU PRAKASH G" w:date="2024-01-08T17:56:00Z">
                <w:pPr>
                  <w:pStyle w:val="TableParagraph"/>
                  <w:framePr w:hSpace="180" w:wrap="around" w:vAnchor="text" w:hAnchor="margin" w:y="-579"/>
                  <w:spacing w:line="186" w:lineRule="exact"/>
                  <w:ind w:left="133" w:right="177"/>
                  <w:jc w:val="center"/>
                </w:pPr>
              </w:pPrChange>
            </w:pPr>
            <w:r>
              <w:rPr>
                <w:sz w:val="19"/>
              </w:rPr>
              <w:t>April</w:t>
            </w:r>
            <w:r>
              <w:rPr>
                <w:spacing w:val="-5"/>
                <w:sz w:val="19"/>
              </w:rPr>
              <w:t xml:space="preserve"> </w:t>
            </w:r>
            <w:r>
              <w:rPr>
                <w:sz w:val="19"/>
              </w:rPr>
              <w:t>07,</w:t>
            </w:r>
            <w:r>
              <w:rPr>
                <w:spacing w:val="-4"/>
                <w:sz w:val="19"/>
              </w:rPr>
              <w:t xml:space="preserve"> 2021</w:t>
            </w:r>
          </w:p>
        </w:tc>
        <w:tc>
          <w:tcPr>
            <w:tcW w:w="1352" w:type="dxa"/>
          </w:tcPr>
          <w:p w14:paraId="057BC18E" w14:textId="77777777" w:rsidR="00D638CA" w:rsidRDefault="00D638CA">
            <w:pPr>
              <w:pStyle w:val="TableParagraph"/>
              <w:spacing w:before="24" w:line="186" w:lineRule="exact"/>
              <w:ind w:left="112" w:right="94"/>
              <w:jc w:val="center"/>
              <w:rPr>
                <w:rFonts w:ascii="Adobe Clean" w:hAnsi="Adobe Clean"/>
                <w:sz w:val="19"/>
              </w:rPr>
              <w:pPrChange w:id="249" w:author="GURU PRAKASH G" w:date="2024-01-08T17:56:00Z">
                <w:pPr>
                  <w:pStyle w:val="TableParagraph"/>
                  <w:framePr w:hSpace="180" w:wrap="around" w:vAnchor="text" w:hAnchor="margin" w:y="-579"/>
                  <w:spacing w:line="186" w:lineRule="exact"/>
                  <w:ind w:right="109"/>
                  <w:jc w:val="center"/>
                </w:pPr>
              </w:pPrChange>
            </w:pPr>
            <w:r>
              <w:rPr>
                <w:rFonts w:ascii="Adobe Clean" w:hAnsi="Adobe Clean"/>
                <w:w w:val="130"/>
                <w:sz w:val="19"/>
              </w:rPr>
              <w:t>✓</w:t>
            </w:r>
          </w:p>
        </w:tc>
        <w:tc>
          <w:tcPr>
            <w:tcW w:w="1253" w:type="dxa"/>
          </w:tcPr>
          <w:p w14:paraId="77BD0BD8" w14:textId="77777777" w:rsidR="00D638CA" w:rsidRDefault="00D638CA">
            <w:pPr>
              <w:pStyle w:val="TableParagraph"/>
              <w:spacing w:before="24" w:line="186" w:lineRule="exact"/>
              <w:ind w:left="112" w:right="104"/>
              <w:jc w:val="center"/>
              <w:rPr>
                <w:sz w:val="19"/>
              </w:rPr>
              <w:pPrChange w:id="250" w:author="GURU PRAKASH G" w:date="2024-01-08T17:56:00Z">
                <w:pPr>
                  <w:pStyle w:val="TableParagraph"/>
                  <w:framePr w:hSpace="180" w:wrap="around" w:vAnchor="text" w:hAnchor="margin" w:y="-579"/>
                  <w:spacing w:line="186" w:lineRule="exact"/>
                  <w:ind w:right="120"/>
                  <w:jc w:val="center"/>
                </w:pPr>
              </w:pPrChange>
            </w:pPr>
            <w:r>
              <w:rPr>
                <w:w w:val="99"/>
                <w:sz w:val="19"/>
              </w:rPr>
              <w:t>5</w:t>
            </w:r>
          </w:p>
        </w:tc>
        <w:tc>
          <w:tcPr>
            <w:tcW w:w="1350" w:type="dxa"/>
          </w:tcPr>
          <w:p w14:paraId="2A7C6491" w14:textId="77777777" w:rsidR="00D638CA" w:rsidRDefault="00D638CA">
            <w:pPr>
              <w:pStyle w:val="TableParagraph"/>
              <w:spacing w:before="24" w:line="186" w:lineRule="exact"/>
              <w:ind w:left="300" w:right="228"/>
              <w:jc w:val="center"/>
              <w:rPr>
                <w:sz w:val="19"/>
              </w:rPr>
              <w:pPrChange w:id="251" w:author="GURU PRAKASH G" w:date="2024-01-08T17:56:00Z">
                <w:pPr>
                  <w:pStyle w:val="TableParagraph"/>
                  <w:framePr w:hSpace="180" w:wrap="around" w:vAnchor="text" w:hAnchor="margin" w:y="-579"/>
                  <w:spacing w:line="186" w:lineRule="exact"/>
                  <w:ind w:left="345" w:right="263"/>
                  <w:jc w:val="center"/>
                </w:pPr>
              </w:pPrChange>
            </w:pPr>
            <w:r>
              <w:rPr>
                <w:spacing w:val="-5"/>
                <w:sz w:val="19"/>
              </w:rPr>
              <w:t>22</w:t>
            </w:r>
          </w:p>
        </w:tc>
        <w:tc>
          <w:tcPr>
            <w:tcW w:w="1318" w:type="dxa"/>
          </w:tcPr>
          <w:p w14:paraId="012AD556" w14:textId="77777777" w:rsidR="00D638CA" w:rsidRDefault="00D638CA">
            <w:pPr>
              <w:pStyle w:val="TableParagraph"/>
              <w:spacing w:before="24" w:line="186" w:lineRule="exact"/>
              <w:ind w:left="99"/>
              <w:jc w:val="center"/>
              <w:rPr>
                <w:sz w:val="19"/>
              </w:rPr>
              <w:pPrChange w:id="252" w:author="GURU PRAKASH G" w:date="2024-01-08T17:56:00Z">
                <w:pPr>
                  <w:pStyle w:val="TableParagraph"/>
                  <w:framePr w:hSpace="180" w:wrap="around" w:vAnchor="text" w:hAnchor="margin" w:y="-579"/>
                  <w:spacing w:line="186" w:lineRule="exact"/>
                  <w:ind w:left="114"/>
                  <w:jc w:val="center"/>
                </w:pPr>
              </w:pPrChange>
            </w:pPr>
            <w:r>
              <w:rPr>
                <w:w w:val="99"/>
                <w:sz w:val="19"/>
              </w:rPr>
              <w:t>-</w:t>
            </w:r>
          </w:p>
        </w:tc>
      </w:tr>
      <w:tr w:rsidR="00D638CA" w14:paraId="57D0AD12" w14:textId="77777777" w:rsidTr="000F3BFB">
        <w:trPr>
          <w:trHeight w:val="206"/>
        </w:trPr>
        <w:tc>
          <w:tcPr>
            <w:tcW w:w="1570" w:type="dxa"/>
            <w:gridSpan w:val="2"/>
          </w:tcPr>
          <w:p w14:paraId="3640AC82" w14:textId="77777777" w:rsidR="00D638CA" w:rsidRDefault="0020265A">
            <w:pPr>
              <w:pStyle w:val="TableParagraph"/>
              <w:spacing w:before="24" w:line="186" w:lineRule="exact"/>
              <w:ind w:left="97"/>
              <w:rPr>
                <w:sz w:val="19"/>
              </w:rPr>
              <w:pPrChange w:id="253"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"_bookmark48" </w:instrText>
            </w:r>
            <w:r>
              <w:fldChar w:fldCharType="separate"/>
            </w:r>
            <w:r w:rsidR="00D638CA">
              <w:rPr>
                <w:spacing w:val="-2"/>
                <w:sz w:val="19"/>
              </w:rPr>
              <w:t>2020]</w:t>
            </w:r>
            <w:r>
              <w:rPr>
                <w:spacing w:val="-2"/>
                <w:sz w:val="19"/>
              </w:rPr>
              <w:fldChar w:fldCharType="end"/>
            </w:r>
          </w:p>
        </w:tc>
        <w:tc>
          <w:tcPr>
            <w:tcW w:w="1331" w:type="dxa"/>
          </w:tcPr>
          <w:p w14:paraId="6A26BDBB" w14:textId="77777777" w:rsidR="00D638CA" w:rsidRDefault="00D638CA">
            <w:pPr>
              <w:pStyle w:val="TableParagraph"/>
              <w:spacing w:before="24"/>
              <w:ind w:left="112"/>
              <w:rPr>
                <w:sz w:val="14"/>
              </w:rPr>
              <w:pPrChange w:id="254" w:author="GURU PRAKASH G" w:date="2024-01-08T17:56:00Z">
                <w:pPr>
                  <w:pStyle w:val="TableParagraph"/>
                  <w:framePr w:hSpace="180" w:wrap="around" w:vAnchor="text" w:hAnchor="margin" w:y="-579"/>
                </w:pPr>
              </w:pPrChange>
            </w:pPr>
          </w:p>
        </w:tc>
        <w:tc>
          <w:tcPr>
            <w:tcW w:w="1668" w:type="dxa"/>
          </w:tcPr>
          <w:p w14:paraId="6B49AC36" w14:textId="77777777" w:rsidR="00D638CA" w:rsidRDefault="00D638CA">
            <w:pPr>
              <w:pStyle w:val="TableParagraph"/>
              <w:spacing w:before="24"/>
              <w:ind w:left="112"/>
              <w:rPr>
                <w:sz w:val="14"/>
              </w:rPr>
              <w:pPrChange w:id="255" w:author="GURU PRAKASH G" w:date="2024-01-08T17:56:00Z">
                <w:pPr>
                  <w:pStyle w:val="TableParagraph"/>
                  <w:framePr w:hSpace="180" w:wrap="around" w:vAnchor="text" w:hAnchor="margin" w:y="-579"/>
                </w:pPr>
              </w:pPrChange>
            </w:pPr>
          </w:p>
        </w:tc>
        <w:tc>
          <w:tcPr>
            <w:tcW w:w="1547" w:type="dxa"/>
          </w:tcPr>
          <w:p w14:paraId="0460886F" w14:textId="77777777" w:rsidR="00D638CA" w:rsidRDefault="00D638CA">
            <w:pPr>
              <w:pStyle w:val="TableParagraph"/>
              <w:spacing w:before="24"/>
              <w:ind w:left="112"/>
              <w:rPr>
                <w:sz w:val="14"/>
              </w:rPr>
              <w:pPrChange w:id="256" w:author="GURU PRAKASH G" w:date="2024-01-08T17:56:00Z">
                <w:pPr>
                  <w:pStyle w:val="TableParagraph"/>
                  <w:framePr w:hSpace="180" w:wrap="around" w:vAnchor="text" w:hAnchor="margin" w:y="-579"/>
                </w:pPr>
              </w:pPrChange>
            </w:pPr>
          </w:p>
        </w:tc>
        <w:tc>
          <w:tcPr>
            <w:tcW w:w="1628" w:type="dxa"/>
          </w:tcPr>
          <w:p w14:paraId="065EC4B2" w14:textId="77777777" w:rsidR="00D638CA" w:rsidRDefault="00D638CA">
            <w:pPr>
              <w:pStyle w:val="TableParagraph"/>
              <w:spacing w:before="24"/>
              <w:ind w:left="112"/>
              <w:rPr>
                <w:sz w:val="14"/>
              </w:rPr>
              <w:pPrChange w:id="257" w:author="GURU PRAKASH G" w:date="2024-01-08T17:56:00Z">
                <w:pPr>
                  <w:pStyle w:val="TableParagraph"/>
                  <w:framePr w:hSpace="180" w:wrap="around" w:vAnchor="text" w:hAnchor="margin" w:y="-579"/>
                </w:pPr>
              </w:pPrChange>
            </w:pPr>
          </w:p>
        </w:tc>
        <w:tc>
          <w:tcPr>
            <w:tcW w:w="1352" w:type="dxa"/>
          </w:tcPr>
          <w:p w14:paraId="7CACA73E" w14:textId="77777777" w:rsidR="00D638CA" w:rsidRDefault="00D638CA">
            <w:pPr>
              <w:pStyle w:val="TableParagraph"/>
              <w:spacing w:before="24"/>
              <w:ind w:left="112"/>
              <w:rPr>
                <w:sz w:val="14"/>
              </w:rPr>
              <w:pPrChange w:id="258" w:author="GURU PRAKASH G" w:date="2024-01-08T17:56:00Z">
                <w:pPr>
                  <w:pStyle w:val="TableParagraph"/>
                  <w:framePr w:hSpace="180" w:wrap="around" w:vAnchor="text" w:hAnchor="margin" w:y="-579"/>
                </w:pPr>
              </w:pPrChange>
            </w:pPr>
          </w:p>
        </w:tc>
        <w:tc>
          <w:tcPr>
            <w:tcW w:w="1253" w:type="dxa"/>
          </w:tcPr>
          <w:p w14:paraId="0698F9C7" w14:textId="77777777" w:rsidR="00D638CA" w:rsidRDefault="00D638CA">
            <w:pPr>
              <w:pStyle w:val="TableParagraph"/>
              <w:spacing w:before="24"/>
              <w:ind w:left="112"/>
              <w:rPr>
                <w:sz w:val="14"/>
              </w:rPr>
              <w:pPrChange w:id="259" w:author="GURU PRAKASH G" w:date="2024-01-08T17:56:00Z">
                <w:pPr>
                  <w:pStyle w:val="TableParagraph"/>
                  <w:framePr w:hSpace="180" w:wrap="around" w:vAnchor="text" w:hAnchor="margin" w:y="-579"/>
                </w:pPr>
              </w:pPrChange>
            </w:pPr>
          </w:p>
        </w:tc>
        <w:tc>
          <w:tcPr>
            <w:tcW w:w="1350" w:type="dxa"/>
          </w:tcPr>
          <w:p w14:paraId="35B2EB56" w14:textId="77777777" w:rsidR="00D638CA" w:rsidRDefault="00D638CA">
            <w:pPr>
              <w:pStyle w:val="TableParagraph"/>
              <w:spacing w:before="24"/>
              <w:ind w:left="112"/>
              <w:rPr>
                <w:sz w:val="14"/>
              </w:rPr>
              <w:pPrChange w:id="260" w:author="GURU PRAKASH G" w:date="2024-01-08T17:56:00Z">
                <w:pPr>
                  <w:pStyle w:val="TableParagraph"/>
                  <w:framePr w:hSpace="180" w:wrap="around" w:vAnchor="text" w:hAnchor="margin" w:y="-579"/>
                </w:pPr>
              </w:pPrChange>
            </w:pPr>
          </w:p>
        </w:tc>
        <w:tc>
          <w:tcPr>
            <w:tcW w:w="1318" w:type="dxa"/>
          </w:tcPr>
          <w:p w14:paraId="2BFB03E2" w14:textId="77777777" w:rsidR="00D638CA" w:rsidRDefault="00D638CA">
            <w:pPr>
              <w:pStyle w:val="TableParagraph"/>
              <w:spacing w:before="24"/>
              <w:ind w:left="112"/>
              <w:rPr>
                <w:sz w:val="14"/>
              </w:rPr>
              <w:pPrChange w:id="261" w:author="GURU PRAKASH G" w:date="2024-01-08T17:56:00Z">
                <w:pPr>
                  <w:pStyle w:val="TableParagraph"/>
                  <w:framePr w:hSpace="180" w:wrap="around" w:vAnchor="text" w:hAnchor="margin" w:y="-579"/>
                </w:pPr>
              </w:pPrChange>
            </w:pPr>
          </w:p>
        </w:tc>
      </w:tr>
      <w:tr w:rsidR="00D638CA" w14:paraId="56CE153C" w14:textId="77777777" w:rsidTr="000F3BFB">
        <w:trPr>
          <w:trHeight w:val="206"/>
        </w:trPr>
        <w:tc>
          <w:tcPr>
            <w:tcW w:w="1570" w:type="dxa"/>
            <w:gridSpan w:val="2"/>
          </w:tcPr>
          <w:p w14:paraId="7B8C7FAD" w14:textId="77777777" w:rsidR="00D638CA" w:rsidRDefault="0020265A">
            <w:pPr>
              <w:pStyle w:val="TableParagraph"/>
              <w:spacing w:before="24" w:line="186" w:lineRule="exact"/>
              <w:ind w:left="97"/>
              <w:rPr>
                <w:sz w:val="19"/>
              </w:rPr>
              <w:pPrChange w:id="262"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"_bookmark49" </w:instrText>
            </w:r>
            <w:r>
              <w:fldChar w:fldCharType="separate"/>
            </w:r>
            <w:r w:rsidR="00D638CA">
              <w:rPr>
                <w:sz w:val="19"/>
              </w:rPr>
              <w:t>Shi</w:t>
            </w:r>
            <w:r w:rsidR="00D638CA">
              <w:rPr>
                <w:spacing w:val="-11"/>
                <w:sz w:val="19"/>
              </w:rPr>
              <w:t xml:space="preserve"> </w:t>
            </w:r>
            <w:r w:rsidR="00D638CA">
              <w:rPr>
                <w:sz w:val="19"/>
              </w:rPr>
              <w:t>et</w:t>
            </w:r>
            <w:r w:rsidR="00D638CA">
              <w:rPr>
                <w:spacing w:val="-11"/>
                <w:sz w:val="19"/>
              </w:rPr>
              <w:t xml:space="preserve"> </w:t>
            </w:r>
            <w:r w:rsidR="00D638CA">
              <w:rPr>
                <w:sz w:val="19"/>
              </w:rPr>
              <w:t>al.</w:t>
            </w:r>
            <w:r>
              <w:rPr>
                <w:sz w:val="19"/>
              </w:rPr>
              <w:fldChar w:fldCharType="end"/>
            </w:r>
            <w:r w:rsidR="00D638CA">
              <w:rPr>
                <w:spacing w:val="-11"/>
                <w:sz w:val="19"/>
              </w:rPr>
              <w:t xml:space="preserve"> </w:t>
            </w:r>
            <w:r>
              <w:fldChar w:fldCharType="begin"/>
            </w:r>
            <w:r>
              <w:instrText xml:space="preserve"> HYPERLINK \l "_bookmark49" </w:instrText>
            </w:r>
            <w:r>
              <w:fldChar w:fldCharType="separate"/>
            </w:r>
            <w:r w:rsidR="00D638CA">
              <w:rPr>
                <w:spacing w:val="-2"/>
                <w:sz w:val="19"/>
              </w:rPr>
              <w:t>[2021]</w:t>
            </w:r>
            <w:r>
              <w:rPr>
                <w:spacing w:val="-2"/>
                <w:sz w:val="19"/>
              </w:rPr>
              <w:fldChar w:fldCharType="end"/>
            </w:r>
          </w:p>
        </w:tc>
        <w:tc>
          <w:tcPr>
            <w:tcW w:w="1331" w:type="dxa"/>
          </w:tcPr>
          <w:p w14:paraId="580AFE84" w14:textId="77777777" w:rsidR="00D638CA" w:rsidRDefault="00D638CA">
            <w:pPr>
              <w:pStyle w:val="TableParagraph"/>
              <w:spacing w:before="24" w:line="186" w:lineRule="exact"/>
              <w:ind w:left="488"/>
              <w:rPr>
                <w:rFonts w:ascii="Tahoma"/>
                <w:sz w:val="19"/>
              </w:rPr>
              <w:pPrChange w:id="263"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38D2F2BC" w14:textId="77777777" w:rsidR="00D638CA" w:rsidRDefault="00D638CA">
            <w:pPr>
              <w:pStyle w:val="TableParagraph"/>
              <w:spacing w:before="24" w:line="186" w:lineRule="exact"/>
              <w:ind w:left="120"/>
              <w:jc w:val="center"/>
              <w:rPr>
                <w:rFonts w:ascii="Tahoma"/>
                <w:sz w:val="19"/>
              </w:rPr>
              <w:pPrChange w:id="264"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0FB6D58A" w14:textId="77777777" w:rsidR="00D638CA" w:rsidRDefault="00D638CA">
            <w:pPr>
              <w:pStyle w:val="TableParagraph"/>
              <w:spacing w:before="24" w:line="186" w:lineRule="exact"/>
              <w:ind w:left="163" w:right="118"/>
              <w:jc w:val="center"/>
              <w:rPr>
                <w:sz w:val="19"/>
              </w:rPr>
              <w:pPrChange w:id="265" w:author="GURU PRAKASH G" w:date="2024-01-08T17:56:00Z">
                <w:pPr>
                  <w:pStyle w:val="TableParagraph"/>
                  <w:framePr w:hSpace="180" w:wrap="around" w:vAnchor="text" w:hAnchor="margin" w:y="-579"/>
                  <w:spacing w:line="186" w:lineRule="exact"/>
                  <w:ind w:left="188" w:right="136"/>
                  <w:jc w:val="center"/>
                </w:pPr>
              </w:pPrChange>
            </w:pPr>
            <w:r>
              <w:rPr>
                <w:sz w:val="19"/>
              </w:rPr>
              <w:t>March</w:t>
            </w:r>
            <w:r>
              <w:rPr>
                <w:spacing w:val="-5"/>
                <w:sz w:val="19"/>
              </w:rPr>
              <w:t xml:space="preserve"> </w:t>
            </w:r>
            <w:r>
              <w:rPr>
                <w:sz w:val="19"/>
              </w:rPr>
              <w:t>31,</w:t>
            </w:r>
            <w:r>
              <w:rPr>
                <w:spacing w:val="-5"/>
                <w:sz w:val="19"/>
              </w:rPr>
              <w:t xml:space="preserve"> </w:t>
            </w:r>
            <w:r>
              <w:rPr>
                <w:spacing w:val="-4"/>
                <w:sz w:val="19"/>
              </w:rPr>
              <w:t>2020</w:t>
            </w:r>
          </w:p>
        </w:tc>
        <w:tc>
          <w:tcPr>
            <w:tcW w:w="1628" w:type="dxa"/>
          </w:tcPr>
          <w:p w14:paraId="742ACE4B" w14:textId="77777777" w:rsidR="00D638CA" w:rsidRDefault="00D638CA">
            <w:pPr>
              <w:pStyle w:val="TableParagraph"/>
              <w:spacing w:before="24" w:line="186" w:lineRule="exact"/>
              <w:ind w:left="115" w:right="153"/>
              <w:jc w:val="center"/>
              <w:rPr>
                <w:sz w:val="19"/>
              </w:rPr>
              <w:pPrChange w:id="266" w:author="GURU PRAKASH G" w:date="2024-01-08T17:56:00Z">
                <w:pPr>
                  <w:pStyle w:val="TableParagraph"/>
                  <w:framePr w:hSpace="180" w:wrap="around" w:vAnchor="text" w:hAnchor="margin" w:y="-579"/>
                  <w:spacing w:line="186" w:lineRule="exact"/>
                  <w:ind w:left="133" w:right="177"/>
                  <w:jc w:val="center"/>
                </w:pPr>
              </w:pPrChange>
            </w:pPr>
            <w:r>
              <w:rPr>
                <w:sz w:val="19"/>
              </w:rPr>
              <w:t>April</w:t>
            </w:r>
            <w:r>
              <w:rPr>
                <w:spacing w:val="-5"/>
                <w:sz w:val="19"/>
              </w:rPr>
              <w:t xml:space="preserve"> </w:t>
            </w:r>
            <w:r>
              <w:rPr>
                <w:sz w:val="19"/>
              </w:rPr>
              <w:t>16,</w:t>
            </w:r>
            <w:r>
              <w:rPr>
                <w:spacing w:val="-4"/>
                <w:sz w:val="19"/>
              </w:rPr>
              <w:t xml:space="preserve"> 2020</w:t>
            </w:r>
          </w:p>
        </w:tc>
        <w:tc>
          <w:tcPr>
            <w:tcW w:w="1352" w:type="dxa"/>
          </w:tcPr>
          <w:p w14:paraId="2939182C" w14:textId="77777777" w:rsidR="00D638CA" w:rsidRDefault="00D638CA">
            <w:pPr>
              <w:pStyle w:val="TableParagraph"/>
              <w:spacing w:before="24" w:line="186" w:lineRule="exact"/>
              <w:ind w:left="112" w:right="94"/>
              <w:jc w:val="center"/>
              <w:rPr>
                <w:rFonts w:ascii="Tahoma"/>
                <w:sz w:val="19"/>
              </w:rPr>
              <w:pPrChange w:id="267" w:author="GURU PRAKASH G" w:date="2024-01-08T17:56:00Z">
                <w:pPr>
                  <w:pStyle w:val="TableParagraph"/>
                  <w:framePr w:hSpace="180" w:wrap="around" w:vAnchor="text" w:hAnchor="margin" w:y="-579"/>
                  <w:spacing w:line="186" w:lineRule="exact"/>
                  <w:ind w:right="109"/>
                  <w:jc w:val="center"/>
                </w:pPr>
              </w:pPrChange>
            </w:pPr>
            <w:r>
              <w:rPr>
                <w:rFonts w:ascii="Tahoma"/>
                <w:w w:val="97"/>
                <w:sz w:val="19"/>
              </w:rPr>
              <w:t>X</w:t>
            </w:r>
          </w:p>
        </w:tc>
        <w:tc>
          <w:tcPr>
            <w:tcW w:w="1253" w:type="dxa"/>
          </w:tcPr>
          <w:p w14:paraId="0E610C74" w14:textId="77777777" w:rsidR="00D638CA" w:rsidRDefault="00D638CA">
            <w:pPr>
              <w:pStyle w:val="TableParagraph"/>
              <w:spacing w:before="24" w:line="186" w:lineRule="exact"/>
              <w:ind w:left="112" w:right="104"/>
              <w:jc w:val="center"/>
              <w:rPr>
                <w:sz w:val="19"/>
              </w:rPr>
              <w:pPrChange w:id="268" w:author="GURU PRAKASH G" w:date="2024-01-08T17:56:00Z">
                <w:pPr>
                  <w:pStyle w:val="TableParagraph"/>
                  <w:framePr w:hSpace="180" w:wrap="around" w:vAnchor="text" w:hAnchor="margin" w:y="-579"/>
                  <w:spacing w:line="186" w:lineRule="exact"/>
                  <w:ind w:right="120"/>
                  <w:jc w:val="center"/>
                </w:pPr>
              </w:pPrChange>
            </w:pPr>
            <w:r>
              <w:rPr>
                <w:w w:val="99"/>
                <w:sz w:val="19"/>
              </w:rPr>
              <w:t>-</w:t>
            </w:r>
          </w:p>
        </w:tc>
        <w:tc>
          <w:tcPr>
            <w:tcW w:w="1350" w:type="dxa"/>
          </w:tcPr>
          <w:p w14:paraId="3C278805" w14:textId="77777777" w:rsidR="00D638CA" w:rsidRDefault="00D638CA">
            <w:pPr>
              <w:pStyle w:val="TableParagraph"/>
              <w:spacing w:before="24" w:line="186" w:lineRule="exact"/>
              <w:ind w:left="71"/>
              <w:jc w:val="center"/>
              <w:rPr>
                <w:sz w:val="19"/>
              </w:rPr>
              <w:pPrChange w:id="269" w:author="GURU PRAKASH G" w:date="2024-01-08T17:56:00Z">
                <w:pPr>
                  <w:pStyle w:val="TableParagraph"/>
                  <w:framePr w:hSpace="180" w:wrap="around" w:vAnchor="text" w:hAnchor="margin" w:y="-579"/>
                  <w:spacing w:line="186" w:lineRule="exact"/>
                  <w:ind w:left="82"/>
                  <w:jc w:val="center"/>
                </w:pPr>
              </w:pPrChange>
            </w:pPr>
            <w:r>
              <w:rPr>
                <w:w w:val="99"/>
                <w:sz w:val="19"/>
              </w:rPr>
              <w:t>4</w:t>
            </w:r>
          </w:p>
        </w:tc>
        <w:tc>
          <w:tcPr>
            <w:tcW w:w="1318" w:type="dxa"/>
          </w:tcPr>
          <w:p w14:paraId="539A0567" w14:textId="77777777" w:rsidR="00D638CA" w:rsidRDefault="00D638CA">
            <w:pPr>
              <w:pStyle w:val="TableParagraph"/>
              <w:spacing w:before="24" w:line="186" w:lineRule="exact"/>
              <w:ind w:left="100"/>
              <w:jc w:val="center"/>
              <w:rPr>
                <w:sz w:val="19"/>
              </w:rPr>
              <w:pPrChange w:id="270" w:author="GURU PRAKASH G" w:date="2024-01-08T17:56:00Z">
                <w:pPr>
                  <w:pStyle w:val="TableParagraph"/>
                  <w:framePr w:hSpace="180" w:wrap="around" w:vAnchor="text" w:hAnchor="margin" w:y="-579"/>
                  <w:spacing w:line="186" w:lineRule="exact"/>
                  <w:ind w:left="115"/>
                  <w:jc w:val="center"/>
                </w:pPr>
              </w:pPrChange>
            </w:pPr>
            <w:r>
              <w:rPr>
                <w:w w:val="99"/>
                <w:sz w:val="19"/>
              </w:rPr>
              <w:t>-</w:t>
            </w:r>
          </w:p>
        </w:tc>
      </w:tr>
      <w:tr w:rsidR="00D638CA" w14:paraId="1CD86A7F" w14:textId="77777777" w:rsidTr="000F3BFB">
        <w:trPr>
          <w:trHeight w:val="206"/>
        </w:trPr>
        <w:tc>
          <w:tcPr>
            <w:tcW w:w="1570" w:type="dxa"/>
            <w:gridSpan w:val="2"/>
          </w:tcPr>
          <w:p w14:paraId="3B119050" w14:textId="77777777" w:rsidR="00D638CA" w:rsidRDefault="0020265A">
            <w:pPr>
              <w:pStyle w:val="TableParagraph"/>
              <w:spacing w:before="24" w:line="186" w:lineRule="exact"/>
              <w:ind w:left="97"/>
              <w:rPr>
                <w:sz w:val="19"/>
              </w:rPr>
              <w:pPrChange w:id="271"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"_bookmark50" </w:instrText>
            </w:r>
            <w:r>
              <w:fldChar w:fldCharType="separate"/>
            </w:r>
            <w:r w:rsidR="00D638CA">
              <w:rPr>
                <w:spacing w:val="-2"/>
                <w:sz w:val="19"/>
              </w:rPr>
              <w:t>Swapnarekha</w:t>
            </w:r>
            <w:r>
              <w:rPr>
                <w:spacing w:val="-2"/>
                <w:sz w:val="19"/>
              </w:rPr>
              <w:fldChar w:fldCharType="end"/>
            </w:r>
          </w:p>
        </w:tc>
        <w:tc>
          <w:tcPr>
            <w:tcW w:w="1331" w:type="dxa"/>
          </w:tcPr>
          <w:p w14:paraId="2BDA2E05" w14:textId="77777777" w:rsidR="00D638CA" w:rsidRDefault="00D638CA">
            <w:pPr>
              <w:pStyle w:val="TableParagraph"/>
              <w:spacing w:before="24" w:line="186" w:lineRule="exact"/>
              <w:ind w:left="488"/>
              <w:rPr>
                <w:rFonts w:ascii="Tahoma"/>
                <w:sz w:val="19"/>
              </w:rPr>
              <w:pPrChange w:id="272"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6C24514D" w14:textId="77777777" w:rsidR="00D638CA" w:rsidRDefault="00D638CA">
            <w:pPr>
              <w:pStyle w:val="TableParagraph"/>
              <w:spacing w:before="24" w:line="186" w:lineRule="exact"/>
              <w:ind w:left="120"/>
              <w:jc w:val="center"/>
              <w:rPr>
                <w:rFonts w:ascii="Tahoma"/>
                <w:sz w:val="19"/>
              </w:rPr>
              <w:pPrChange w:id="273"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484FEEDC" w14:textId="77777777" w:rsidR="00D638CA" w:rsidRDefault="00D638CA">
            <w:pPr>
              <w:pStyle w:val="TableParagraph"/>
              <w:spacing w:before="24" w:line="186" w:lineRule="exact"/>
              <w:ind w:left="163" w:right="118"/>
              <w:jc w:val="center"/>
              <w:rPr>
                <w:sz w:val="19"/>
              </w:rPr>
              <w:pPrChange w:id="274" w:author="GURU PRAKASH G" w:date="2024-01-08T17:56:00Z">
                <w:pPr>
                  <w:pStyle w:val="TableParagraph"/>
                  <w:framePr w:hSpace="180" w:wrap="around" w:vAnchor="text" w:hAnchor="margin" w:y="-579"/>
                  <w:spacing w:line="186" w:lineRule="exact"/>
                  <w:ind w:left="188" w:right="136"/>
                  <w:jc w:val="center"/>
                </w:pPr>
              </w:pPrChange>
            </w:pPr>
            <w:r>
              <w:rPr>
                <w:sz w:val="19"/>
              </w:rPr>
              <w:t>May</w:t>
            </w:r>
            <w:r>
              <w:rPr>
                <w:spacing w:val="-4"/>
                <w:sz w:val="19"/>
              </w:rPr>
              <w:t xml:space="preserve"> </w:t>
            </w:r>
            <w:r>
              <w:rPr>
                <w:sz w:val="19"/>
              </w:rPr>
              <w:t>03,</w:t>
            </w:r>
            <w:r>
              <w:rPr>
                <w:spacing w:val="-4"/>
                <w:sz w:val="19"/>
              </w:rPr>
              <w:t xml:space="preserve"> 2020</w:t>
            </w:r>
          </w:p>
        </w:tc>
        <w:tc>
          <w:tcPr>
            <w:tcW w:w="1628" w:type="dxa"/>
          </w:tcPr>
          <w:p w14:paraId="3D8B3960" w14:textId="77777777" w:rsidR="00D638CA" w:rsidRDefault="00D638CA">
            <w:pPr>
              <w:pStyle w:val="TableParagraph"/>
              <w:spacing w:before="24" w:line="186" w:lineRule="exact"/>
              <w:ind w:left="115" w:right="153"/>
              <w:jc w:val="center"/>
              <w:rPr>
                <w:sz w:val="19"/>
              </w:rPr>
              <w:pPrChange w:id="275" w:author="GURU PRAKASH G" w:date="2024-01-08T17:56:00Z">
                <w:pPr>
                  <w:pStyle w:val="TableParagraph"/>
                  <w:framePr w:hSpace="180" w:wrap="around" w:vAnchor="text" w:hAnchor="margin" w:y="-579"/>
                  <w:spacing w:line="186" w:lineRule="exact"/>
                  <w:ind w:left="133" w:right="177"/>
                  <w:jc w:val="center"/>
                </w:pPr>
              </w:pPrChange>
            </w:pPr>
            <w:r>
              <w:rPr>
                <w:sz w:val="19"/>
              </w:rPr>
              <w:t>May</w:t>
            </w:r>
            <w:r>
              <w:rPr>
                <w:spacing w:val="-4"/>
                <w:sz w:val="19"/>
              </w:rPr>
              <w:t xml:space="preserve"> </w:t>
            </w:r>
            <w:r>
              <w:rPr>
                <w:sz w:val="19"/>
              </w:rPr>
              <w:t>26,</w:t>
            </w:r>
            <w:r>
              <w:rPr>
                <w:spacing w:val="-4"/>
                <w:sz w:val="19"/>
              </w:rPr>
              <w:t xml:space="preserve"> 2020</w:t>
            </w:r>
          </w:p>
        </w:tc>
        <w:tc>
          <w:tcPr>
            <w:tcW w:w="1352" w:type="dxa"/>
          </w:tcPr>
          <w:p w14:paraId="2124EE58" w14:textId="77777777" w:rsidR="00D638CA" w:rsidRDefault="00D638CA">
            <w:pPr>
              <w:pStyle w:val="TableParagraph"/>
              <w:spacing w:before="24" w:line="186" w:lineRule="exact"/>
              <w:ind w:left="112" w:right="94"/>
              <w:jc w:val="center"/>
              <w:rPr>
                <w:rFonts w:ascii="Tahoma"/>
                <w:sz w:val="19"/>
              </w:rPr>
              <w:pPrChange w:id="276" w:author="GURU PRAKASH G" w:date="2024-01-08T17:56:00Z">
                <w:pPr>
                  <w:pStyle w:val="TableParagraph"/>
                  <w:framePr w:hSpace="180" w:wrap="around" w:vAnchor="text" w:hAnchor="margin" w:y="-579"/>
                  <w:spacing w:line="186" w:lineRule="exact"/>
                  <w:ind w:right="109"/>
                  <w:jc w:val="center"/>
                </w:pPr>
              </w:pPrChange>
            </w:pPr>
            <w:r>
              <w:rPr>
                <w:rFonts w:ascii="Tahoma"/>
                <w:w w:val="97"/>
                <w:sz w:val="19"/>
              </w:rPr>
              <w:t>X</w:t>
            </w:r>
          </w:p>
        </w:tc>
        <w:tc>
          <w:tcPr>
            <w:tcW w:w="1253" w:type="dxa"/>
          </w:tcPr>
          <w:p w14:paraId="20D870F9" w14:textId="77777777" w:rsidR="00D638CA" w:rsidRDefault="00D638CA">
            <w:pPr>
              <w:pStyle w:val="TableParagraph"/>
              <w:spacing w:before="24" w:line="186" w:lineRule="exact"/>
              <w:ind w:left="112" w:right="104"/>
              <w:jc w:val="center"/>
              <w:rPr>
                <w:sz w:val="19"/>
              </w:rPr>
              <w:pPrChange w:id="277" w:author="GURU PRAKASH G" w:date="2024-01-08T17:56:00Z">
                <w:pPr>
                  <w:pStyle w:val="TableParagraph"/>
                  <w:framePr w:hSpace="180" w:wrap="around" w:vAnchor="text" w:hAnchor="margin" w:y="-579"/>
                  <w:spacing w:line="186" w:lineRule="exact"/>
                  <w:ind w:right="120"/>
                  <w:jc w:val="center"/>
                </w:pPr>
              </w:pPrChange>
            </w:pPr>
            <w:r>
              <w:rPr>
                <w:w w:val="99"/>
                <w:sz w:val="19"/>
              </w:rPr>
              <w:t>-</w:t>
            </w:r>
          </w:p>
        </w:tc>
        <w:tc>
          <w:tcPr>
            <w:tcW w:w="1350" w:type="dxa"/>
          </w:tcPr>
          <w:p w14:paraId="2A72D37B" w14:textId="77777777" w:rsidR="00D638CA" w:rsidRDefault="00D638CA">
            <w:pPr>
              <w:pStyle w:val="TableParagraph"/>
              <w:spacing w:before="24" w:line="186" w:lineRule="exact"/>
              <w:ind w:left="300" w:right="228"/>
              <w:jc w:val="center"/>
              <w:rPr>
                <w:sz w:val="19"/>
              </w:rPr>
              <w:pPrChange w:id="278" w:author="GURU PRAKASH G" w:date="2024-01-08T17:56:00Z">
                <w:pPr>
                  <w:pStyle w:val="TableParagraph"/>
                  <w:framePr w:hSpace="180" w:wrap="around" w:vAnchor="text" w:hAnchor="margin" w:y="-579"/>
                  <w:spacing w:line="186" w:lineRule="exact"/>
                  <w:ind w:left="345" w:right="263"/>
                  <w:jc w:val="center"/>
                </w:pPr>
              </w:pPrChange>
            </w:pPr>
            <w:r>
              <w:rPr>
                <w:spacing w:val="-5"/>
                <w:sz w:val="19"/>
              </w:rPr>
              <w:t>12</w:t>
            </w:r>
          </w:p>
        </w:tc>
        <w:tc>
          <w:tcPr>
            <w:tcW w:w="1318" w:type="dxa"/>
          </w:tcPr>
          <w:p w14:paraId="1227D30E" w14:textId="77777777" w:rsidR="00D638CA" w:rsidRDefault="00D638CA">
            <w:pPr>
              <w:pStyle w:val="TableParagraph"/>
              <w:spacing w:before="24" w:line="186" w:lineRule="exact"/>
              <w:ind w:left="100"/>
              <w:jc w:val="center"/>
              <w:rPr>
                <w:sz w:val="19"/>
              </w:rPr>
              <w:pPrChange w:id="279" w:author="GURU PRAKASH G" w:date="2024-01-08T17:56:00Z">
                <w:pPr>
                  <w:pStyle w:val="TableParagraph"/>
                  <w:framePr w:hSpace="180" w:wrap="around" w:vAnchor="text" w:hAnchor="margin" w:y="-579"/>
                  <w:spacing w:line="186" w:lineRule="exact"/>
                  <w:ind w:left="115"/>
                  <w:jc w:val="center"/>
                </w:pPr>
              </w:pPrChange>
            </w:pPr>
            <w:r>
              <w:rPr>
                <w:w w:val="99"/>
                <w:sz w:val="19"/>
              </w:rPr>
              <w:t>-</w:t>
            </w:r>
          </w:p>
        </w:tc>
      </w:tr>
      <w:tr w:rsidR="00D638CA" w14:paraId="2C6A3EDC" w14:textId="77777777" w:rsidTr="000F3BFB">
        <w:trPr>
          <w:trHeight w:val="206"/>
        </w:trPr>
        <w:tc>
          <w:tcPr>
            <w:tcW w:w="1570" w:type="dxa"/>
            <w:gridSpan w:val="2"/>
          </w:tcPr>
          <w:p w14:paraId="357A5CA2" w14:textId="77777777" w:rsidR="00D638CA" w:rsidRDefault="0020265A">
            <w:pPr>
              <w:pStyle w:val="TableParagraph"/>
              <w:spacing w:before="24" w:line="186" w:lineRule="exact"/>
              <w:ind w:left="97"/>
              <w:rPr>
                <w:sz w:val="19"/>
              </w:rPr>
              <w:pPrChange w:id="280"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"_bookmark50" </w:instrText>
            </w:r>
            <w:r>
              <w:fldChar w:fldCharType="separate"/>
            </w:r>
            <w:r w:rsidR="00D638CA">
              <w:rPr>
                <w:sz w:val="19"/>
              </w:rPr>
              <w:t>et</w:t>
            </w:r>
            <w:r w:rsidR="00D638CA">
              <w:rPr>
                <w:spacing w:val="-3"/>
                <w:sz w:val="19"/>
              </w:rPr>
              <w:t xml:space="preserve"> </w:t>
            </w:r>
            <w:r w:rsidR="00D638CA">
              <w:rPr>
                <w:sz w:val="19"/>
              </w:rPr>
              <w:t>al.</w:t>
            </w:r>
            <w:r>
              <w:rPr>
                <w:sz w:val="19"/>
              </w:rPr>
              <w:fldChar w:fldCharType="end"/>
            </w:r>
            <w:r w:rsidR="00D638CA">
              <w:rPr>
                <w:spacing w:val="-3"/>
                <w:sz w:val="19"/>
              </w:rPr>
              <w:t xml:space="preserve"> </w:t>
            </w:r>
            <w:r>
              <w:fldChar w:fldCharType="begin"/>
            </w:r>
            <w:r>
              <w:instrText xml:space="preserve"> HYPERLINK \l "_bookmark50" </w:instrText>
            </w:r>
            <w:r>
              <w:fldChar w:fldCharType="separate"/>
            </w:r>
            <w:r w:rsidR="00D638CA">
              <w:rPr>
                <w:spacing w:val="-2"/>
                <w:sz w:val="19"/>
              </w:rPr>
              <w:t>[2020]</w:t>
            </w:r>
            <w:r>
              <w:rPr>
                <w:spacing w:val="-2"/>
                <w:sz w:val="19"/>
              </w:rPr>
              <w:fldChar w:fldCharType="end"/>
            </w:r>
          </w:p>
        </w:tc>
        <w:tc>
          <w:tcPr>
            <w:tcW w:w="1331" w:type="dxa"/>
          </w:tcPr>
          <w:p w14:paraId="32408C2B" w14:textId="77777777" w:rsidR="00D638CA" w:rsidRDefault="00D638CA">
            <w:pPr>
              <w:pStyle w:val="TableParagraph"/>
              <w:spacing w:before="24"/>
              <w:ind w:left="112"/>
              <w:rPr>
                <w:sz w:val="14"/>
              </w:rPr>
              <w:pPrChange w:id="281" w:author="GURU PRAKASH G" w:date="2024-01-08T17:56:00Z">
                <w:pPr>
                  <w:pStyle w:val="TableParagraph"/>
                  <w:framePr w:hSpace="180" w:wrap="around" w:vAnchor="text" w:hAnchor="margin" w:y="-579"/>
                </w:pPr>
              </w:pPrChange>
            </w:pPr>
          </w:p>
        </w:tc>
        <w:tc>
          <w:tcPr>
            <w:tcW w:w="1668" w:type="dxa"/>
          </w:tcPr>
          <w:p w14:paraId="714E14E0" w14:textId="77777777" w:rsidR="00D638CA" w:rsidRDefault="00D638CA">
            <w:pPr>
              <w:pStyle w:val="TableParagraph"/>
              <w:spacing w:before="24"/>
              <w:ind w:left="112"/>
              <w:rPr>
                <w:sz w:val="14"/>
              </w:rPr>
              <w:pPrChange w:id="282" w:author="GURU PRAKASH G" w:date="2024-01-08T17:56:00Z">
                <w:pPr>
                  <w:pStyle w:val="TableParagraph"/>
                  <w:framePr w:hSpace="180" w:wrap="around" w:vAnchor="text" w:hAnchor="margin" w:y="-579"/>
                </w:pPr>
              </w:pPrChange>
            </w:pPr>
          </w:p>
        </w:tc>
        <w:tc>
          <w:tcPr>
            <w:tcW w:w="1547" w:type="dxa"/>
          </w:tcPr>
          <w:p w14:paraId="5B83CB9C" w14:textId="77777777" w:rsidR="00D638CA" w:rsidRDefault="00D638CA">
            <w:pPr>
              <w:pStyle w:val="TableParagraph"/>
              <w:spacing w:before="24"/>
              <w:ind w:left="112"/>
              <w:rPr>
                <w:sz w:val="14"/>
              </w:rPr>
              <w:pPrChange w:id="283" w:author="GURU PRAKASH G" w:date="2024-01-08T17:56:00Z">
                <w:pPr>
                  <w:pStyle w:val="TableParagraph"/>
                  <w:framePr w:hSpace="180" w:wrap="around" w:vAnchor="text" w:hAnchor="margin" w:y="-579"/>
                </w:pPr>
              </w:pPrChange>
            </w:pPr>
          </w:p>
        </w:tc>
        <w:tc>
          <w:tcPr>
            <w:tcW w:w="1628" w:type="dxa"/>
          </w:tcPr>
          <w:p w14:paraId="6A2711C9" w14:textId="77777777" w:rsidR="00D638CA" w:rsidRDefault="00D638CA">
            <w:pPr>
              <w:pStyle w:val="TableParagraph"/>
              <w:spacing w:before="24"/>
              <w:ind w:left="112"/>
              <w:rPr>
                <w:sz w:val="14"/>
              </w:rPr>
              <w:pPrChange w:id="284" w:author="GURU PRAKASH G" w:date="2024-01-08T17:56:00Z">
                <w:pPr>
                  <w:pStyle w:val="TableParagraph"/>
                  <w:framePr w:hSpace="180" w:wrap="around" w:vAnchor="text" w:hAnchor="margin" w:y="-579"/>
                </w:pPr>
              </w:pPrChange>
            </w:pPr>
          </w:p>
        </w:tc>
        <w:tc>
          <w:tcPr>
            <w:tcW w:w="1352" w:type="dxa"/>
          </w:tcPr>
          <w:p w14:paraId="77E23E5B" w14:textId="77777777" w:rsidR="00D638CA" w:rsidRDefault="00D638CA">
            <w:pPr>
              <w:pStyle w:val="TableParagraph"/>
              <w:spacing w:before="24"/>
              <w:ind w:left="112"/>
              <w:rPr>
                <w:sz w:val="14"/>
              </w:rPr>
              <w:pPrChange w:id="285" w:author="GURU PRAKASH G" w:date="2024-01-08T17:56:00Z">
                <w:pPr>
                  <w:pStyle w:val="TableParagraph"/>
                  <w:framePr w:hSpace="180" w:wrap="around" w:vAnchor="text" w:hAnchor="margin" w:y="-579"/>
                </w:pPr>
              </w:pPrChange>
            </w:pPr>
          </w:p>
        </w:tc>
        <w:tc>
          <w:tcPr>
            <w:tcW w:w="1253" w:type="dxa"/>
          </w:tcPr>
          <w:p w14:paraId="3D7F304E" w14:textId="77777777" w:rsidR="00D638CA" w:rsidRDefault="00D638CA">
            <w:pPr>
              <w:pStyle w:val="TableParagraph"/>
              <w:spacing w:before="24"/>
              <w:ind w:left="112"/>
              <w:rPr>
                <w:sz w:val="14"/>
              </w:rPr>
              <w:pPrChange w:id="286" w:author="GURU PRAKASH G" w:date="2024-01-08T17:56:00Z">
                <w:pPr>
                  <w:pStyle w:val="TableParagraph"/>
                  <w:framePr w:hSpace="180" w:wrap="around" w:vAnchor="text" w:hAnchor="margin" w:y="-579"/>
                </w:pPr>
              </w:pPrChange>
            </w:pPr>
          </w:p>
        </w:tc>
        <w:tc>
          <w:tcPr>
            <w:tcW w:w="1350" w:type="dxa"/>
          </w:tcPr>
          <w:p w14:paraId="536CF4EE" w14:textId="77777777" w:rsidR="00D638CA" w:rsidRDefault="00D638CA">
            <w:pPr>
              <w:pStyle w:val="TableParagraph"/>
              <w:spacing w:before="24"/>
              <w:ind w:left="112"/>
              <w:rPr>
                <w:sz w:val="14"/>
              </w:rPr>
              <w:pPrChange w:id="287" w:author="GURU PRAKASH G" w:date="2024-01-08T17:56:00Z">
                <w:pPr>
                  <w:pStyle w:val="TableParagraph"/>
                  <w:framePr w:hSpace="180" w:wrap="around" w:vAnchor="text" w:hAnchor="margin" w:y="-579"/>
                </w:pPr>
              </w:pPrChange>
            </w:pPr>
          </w:p>
        </w:tc>
        <w:tc>
          <w:tcPr>
            <w:tcW w:w="1318" w:type="dxa"/>
          </w:tcPr>
          <w:p w14:paraId="15FD2B13" w14:textId="77777777" w:rsidR="00D638CA" w:rsidRDefault="00D638CA">
            <w:pPr>
              <w:pStyle w:val="TableParagraph"/>
              <w:spacing w:before="24"/>
              <w:ind w:left="112"/>
              <w:rPr>
                <w:sz w:val="14"/>
              </w:rPr>
              <w:pPrChange w:id="288" w:author="GURU PRAKASH G" w:date="2024-01-08T17:56:00Z">
                <w:pPr>
                  <w:pStyle w:val="TableParagraph"/>
                  <w:framePr w:hSpace="180" w:wrap="around" w:vAnchor="text" w:hAnchor="margin" w:y="-579"/>
                </w:pPr>
              </w:pPrChange>
            </w:pPr>
          </w:p>
        </w:tc>
      </w:tr>
      <w:tr w:rsidR="00D638CA" w14:paraId="5DFCFDB6" w14:textId="77777777" w:rsidTr="000F3BFB">
        <w:trPr>
          <w:trHeight w:val="206"/>
        </w:trPr>
        <w:tc>
          <w:tcPr>
            <w:tcW w:w="1570" w:type="dxa"/>
            <w:gridSpan w:val="2"/>
          </w:tcPr>
          <w:p w14:paraId="02FA584A" w14:textId="77777777" w:rsidR="00D638CA" w:rsidRDefault="0020265A">
            <w:pPr>
              <w:pStyle w:val="TableParagraph"/>
              <w:spacing w:before="24" w:line="186" w:lineRule="exact"/>
              <w:ind w:left="97"/>
              <w:rPr>
                <w:sz w:val="19"/>
              </w:rPr>
              <w:pPrChange w:id="289"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"_bookmark51" </w:instrText>
            </w:r>
            <w:r>
              <w:fldChar w:fldCharType="separate"/>
            </w:r>
            <w:r w:rsidR="00D638CA">
              <w:rPr>
                <w:sz w:val="19"/>
              </w:rPr>
              <w:t>Waleed</w:t>
            </w:r>
            <w:r w:rsidR="00D638CA">
              <w:rPr>
                <w:spacing w:val="69"/>
                <w:sz w:val="19"/>
              </w:rPr>
              <w:t xml:space="preserve"> </w:t>
            </w:r>
            <w:r w:rsidR="00D638CA">
              <w:rPr>
                <w:spacing w:val="-2"/>
                <w:sz w:val="19"/>
              </w:rPr>
              <w:t>Salehi</w:t>
            </w:r>
            <w:r>
              <w:rPr>
                <w:spacing w:val="-2"/>
                <w:sz w:val="19"/>
              </w:rPr>
              <w:fldChar w:fldCharType="end"/>
            </w:r>
          </w:p>
        </w:tc>
        <w:tc>
          <w:tcPr>
            <w:tcW w:w="1331" w:type="dxa"/>
          </w:tcPr>
          <w:p w14:paraId="5919C49B" w14:textId="77777777" w:rsidR="00D638CA" w:rsidRDefault="00D638CA">
            <w:pPr>
              <w:pStyle w:val="TableParagraph"/>
              <w:spacing w:before="24" w:line="186" w:lineRule="exact"/>
              <w:ind w:left="488"/>
              <w:rPr>
                <w:rFonts w:ascii="Tahoma"/>
                <w:sz w:val="19"/>
              </w:rPr>
              <w:pPrChange w:id="290"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4C985137" w14:textId="77777777" w:rsidR="00D638CA" w:rsidRDefault="00D638CA">
            <w:pPr>
              <w:pStyle w:val="TableParagraph"/>
              <w:spacing w:before="24" w:line="186" w:lineRule="exact"/>
              <w:ind w:left="120"/>
              <w:jc w:val="center"/>
              <w:rPr>
                <w:rFonts w:ascii="Tahoma"/>
                <w:sz w:val="19"/>
              </w:rPr>
              <w:pPrChange w:id="291"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0A7092D6" w14:textId="77777777" w:rsidR="00D638CA" w:rsidRDefault="00D638CA">
            <w:pPr>
              <w:pStyle w:val="TableParagraph"/>
              <w:spacing w:before="24" w:line="186" w:lineRule="exact"/>
              <w:ind w:left="45"/>
              <w:jc w:val="center"/>
              <w:rPr>
                <w:sz w:val="19"/>
              </w:rPr>
              <w:pPrChange w:id="292" w:author="GURU PRAKASH G" w:date="2024-01-08T17:56:00Z">
                <w:pPr>
                  <w:pStyle w:val="TableParagraph"/>
                  <w:framePr w:hSpace="180" w:wrap="around" w:vAnchor="text" w:hAnchor="margin" w:y="-579"/>
                  <w:spacing w:line="186" w:lineRule="exact"/>
                  <w:ind w:left="52"/>
                  <w:jc w:val="center"/>
                </w:pPr>
              </w:pPrChange>
            </w:pPr>
            <w:r>
              <w:rPr>
                <w:w w:val="99"/>
                <w:sz w:val="19"/>
              </w:rPr>
              <w:t>-</w:t>
            </w:r>
          </w:p>
        </w:tc>
        <w:tc>
          <w:tcPr>
            <w:tcW w:w="1628" w:type="dxa"/>
          </w:tcPr>
          <w:p w14:paraId="1BBDC5C8" w14:textId="77777777" w:rsidR="00D638CA" w:rsidRDefault="00D638CA">
            <w:pPr>
              <w:pStyle w:val="TableParagraph"/>
              <w:spacing w:before="24" w:line="186" w:lineRule="exact"/>
              <w:ind w:left="115" w:right="153"/>
              <w:jc w:val="center"/>
              <w:rPr>
                <w:sz w:val="19"/>
              </w:rPr>
              <w:pPrChange w:id="293" w:author="GURU PRAKASH G" w:date="2024-01-08T17:56:00Z">
                <w:pPr>
                  <w:pStyle w:val="TableParagraph"/>
                  <w:framePr w:hSpace="180" w:wrap="around" w:vAnchor="text" w:hAnchor="margin" w:y="-579"/>
                  <w:spacing w:line="186" w:lineRule="exact"/>
                  <w:ind w:left="133" w:right="177"/>
                  <w:jc w:val="center"/>
                </w:pPr>
              </w:pPrChange>
            </w:pPr>
            <w:r>
              <w:rPr>
                <w:sz w:val="19"/>
              </w:rPr>
              <w:t>June</w:t>
            </w:r>
            <w:r>
              <w:rPr>
                <w:spacing w:val="-4"/>
                <w:sz w:val="19"/>
              </w:rPr>
              <w:t xml:space="preserve"> </w:t>
            </w:r>
            <w:r>
              <w:rPr>
                <w:sz w:val="19"/>
              </w:rPr>
              <w:t>23,</w:t>
            </w:r>
            <w:r>
              <w:rPr>
                <w:spacing w:val="-4"/>
                <w:sz w:val="19"/>
              </w:rPr>
              <w:t xml:space="preserve"> 2020</w:t>
            </w:r>
          </w:p>
        </w:tc>
        <w:tc>
          <w:tcPr>
            <w:tcW w:w="1352" w:type="dxa"/>
          </w:tcPr>
          <w:p w14:paraId="5A59394F" w14:textId="77777777" w:rsidR="00D638CA" w:rsidRDefault="00D638CA">
            <w:pPr>
              <w:pStyle w:val="TableParagraph"/>
              <w:spacing w:before="24" w:line="186" w:lineRule="exact"/>
              <w:ind w:left="112" w:right="94"/>
              <w:jc w:val="center"/>
              <w:rPr>
                <w:rFonts w:ascii="Tahoma"/>
                <w:sz w:val="19"/>
              </w:rPr>
              <w:pPrChange w:id="294" w:author="GURU PRAKASH G" w:date="2024-01-08T17:56:00Z">
                <w:pPr>
                  <w:pStyle w:val="TableParagraph"/>
                  <w:framePr w:hSpace="180" w:wrap="around" w:vAnchor="text" w:hAnchor="margin" w:y="-579"/>
                  <w:spacing w:line="186" w:lineRule="exact"/>
                  <w:ind w:right="109"/>
                  <w:jc w:val="center"/>
                </w:pPr>
              </w:pPrChange>
            </w:pPr>
            <w:r>
              <w:rPr>
                <w:rFonts w:ascii="Tahoma"/>
                <w:w w:val="97"/>
                <w:sz w:val="19"/>
              </w:rPr>
              <w:t>X</w:t>
            </w:r>
          </w:p>
        </w:tc>
        <w:tc>
          <w:tcPr>
            <w:tcW w:w="1253" w:type="dxa"/>
          </w:tcPr>
          <w:p w14:paraId="2BF8799F" w14:textId="77777777" w:rsidR="00D638CA" w:rsidRDefault="00D638CA">
            <w:pPr>
              <w:pStyle w:val="TableParagraph"/>
              <w:spacing w:before="24" w:line="186" w:lineRule="exact"/>
              <w:ind w:left="112" w:right="104"/>
              <w:jc w:val="center"/>
              <w:rPr>
                <w:sz w:val="19"/>
              </w:rPr>
              <w:pPrChange w:id="295" w:author="GURU PRAKASH G" w:date="2024-01-08T17:56:00Z">
                <w:pPr>
                  <w:pStyle w:val="TableParagraph"/>
                  <w:framePr w:hSpace="180" w:wrap="around" w:vAnchor="text" w:hAnchor="margin" w:y="-579"/>
                  <w:spacing w:line="186" w:lineRule="exact"/>
                  <w:ind w:right="120"/>
                  <w:jc w:val="center"/>
                </w:pPr>
              </w:pPrChange>
            </w:pPr>
            <w:r>
              <w:rPr>
                <w:w w:val="99"/>
                <w:sz w:val="19"/>
              </w:rPr>
              <w:t>-</w:t>
            </w:r>
          </w:p>
        </w:tc>
        <w:tc>
          <w:tcPr>
            <w:tcW w:w="1350" w:type="dxa"/>
          </w:tcPr>
          <w:p w14:paraId="765E8E24" w14:textId="77777777" w:rsidR="00D638CA" w:rsidRDefault="00D638CA">
            <w:pPr>
              <w:pStyle w:val="TableParagraph"/>
              <w:spacing w:before="24" w:line="186" w:lineRule="exact"/>
              <w:ind w:left="71"/>
              <w:jc w:val="center"/>
              <w:rPr>
                <w:sz w:val="19"/>
              </w:rPr>
              <w:pPrChange w:id="296" w:author="GURU PRAKASH G" w:date="2024-01-08T17:56:00Z">
                <w:pPr>
                  <w:pStyle w:val="TableParagraph"/>
                  <w:framePr w:hSpace="180" w:wrap="around" w:vAnchor="text" w:hAnchor="margin" w:y="-579"/>
                  <w:spacing w:line="186" w:lineRule="exact"/>
                  <w:ind w:left="82"/>
                  <w:jc w:val="center"/>
                </w:pPr>
              </w:pPrChange>
            </w:pPr>
            <w:r>
              <w:rPr>
                <w:w w:val="99"/>
                <w:sz w:val="19"/>
              </w:rPr>
              <w:t>5</w:t>
            </w:r>
          </w:p>
        </w:tc>
        <w:tc>
          <w:tcPr>
            <w:tcW w:w="1318" w:type="dxa"/>
          </w:tcPr>
          <w:p w14:paraId="248002ED" w14:textId="77777777" w:rsidR="00D638CA" w:rsidRDefault="00D638CA">
            <w:pPr>
              <w:pStyle w:val="TableParagraph"/>
              <w:spacing w:before="24" w:line="186" w:lineRule="exact"/>
              <w:ind w:left="100"/>
              <w:jc w:val="center"/>
              <w:rPr>
                <w:sz w:val="19"/>
              </w:rPr>
              <w:pPrChange w:id="297" w:author="GURU PRAKASH G" w:date="2024-01-08T17:56:00Z">
                <w:pPr>
                  <w:pStyle w:val="TableParagraph"/>
                  <w:framePr w:hSpace="180" w:wrap="around" w:vAnchor="text" w:hAnchor="margin" w:y="-579"/>
                  <w:spacing w:line="186" w:lineRule="exact"/>
                  <w:ind w:left="115"/>
                  <w:jc w:val="center"/>
                </w:pPr>
              </w:pPrChange>
            </w:pPr>
            <w:r>
              <w:rPr>
                <w:w w:val="99"/>
                <w:sz w:val="19"/>
              </w:rPr>
              <w:t>-</w:t>
            </w:r>
          </w:p>
        </w:tc>
      </w:tr>
      <w:tr w:rsidR="00D638CA" w14:paraId="4674BEDC" w14:textId="77777777" w:rsidTr="000F3BFB">
        <w:trPr>
          <w:trHeight w:val="412"/>
        </w:trPr>
        <w:tc>
          <w:tcPr>
            <w:tcW w:w="1570" w:type="dxa"/>
            <w:gridSpan w:val="2"/>
          </w:tcPr>
          <w:p w14:paraId="4D9E111F" w14:textId="77777777" w:rsidR="00D638CA" w:rsidRDefault="0020265A">
            <w:pPr>
              <w:pStyle w:val="TableParagraph"/>
              <w:spacing w:before="24" w:line="198" w:lineRule="exact"/>
              <w:ind w:left="97"/>
              <w:rPr>
                <w:sz w:val="19"/>
              </w:rPr>
              <w:pPrChange w:id="298" w:author="GURU PRAKASH G" w:date="2024-01-08T17:56:00Z">
                <w:pPr>
                  <w:pStyle w:val="TableParagraph"/>
                  <w:framePr w:hSpace="180" w:wrap="around" w:vAnchor="text" w:hAnchor="margin" w:y="-579"/>
                  <w:spacing w:line="198" w:lineRule="exact"/>
                  <w:ind w:left="112"/>
                </w:pPr>
              </w:pPrChange>
            </w:pPr>
            <w:r>
              <w:fldChar w:fldCharType="begin"/>
            </w:r>
            <w:r>
              <w:instrText xml:space="preserve"> HYPERLINK \l "_bookmark51" </w:instrText>
            </w:r>
            <w:r>
              <w:fldChar w:fldCharType="separate"/>
            </w:r>
            <w:r w:rsidR="00D638CA">
              <w:rPr>
                <w:sz w:val="19"/>
              </w:rPr>
              <w:t>et</w:t>
            </w:r>
            <w:r w:rsidR="00D638CA">
              <w:rPr>
                <w:spacing w:val="-3"/>
                <w:sz w:val="19"/>
              </w:rPr>
              <w:t xml:space="preserve"> </w:t>
            </w:r>
            <w:r w:rsidR="00D638CA">
              <w:rPr>
                <w:sz w:val="19"/>
              </w:rPr>
              <w:t>al.</w:t>
            </w:r>
            <w:r>
              <w:rPr>
                <w:sz w:val="19"/>
              </w:rPr>
              <w:fldChar w:fldCharType="end"/>
            </w:r>
            <w:r w:rsidR="00D638CA">
              <w:rPr>
                <w:spacing w:val="-3"/>
                <w:sz w:val="19"/>
              </w:rPr>
              <w:t xml:space="preserve"> </w:t>
            </w:r>
            <w:r>
              <w:fldChar w:fldCharType="begin"/>
            </w:r>
            <w:r>
              <w:instrText xml:space="preserve"> HYPERLINK \l "_bookmark51" </w:instrText>
            </w:r>
            <w:r>
              <w:fldChar w:fldCharType="separate"/>
            </w:r>
            <w:r w:rsidR="00D638CA">
              <w:rPr>
                <w:spacing w:val="-2"/>
                <w:sz w:val="19"/>
              </w:rPr>
              <w:t>[2020]</w:t>
            </w:r>
            <w:r>
              <w:rPr>
                <w:spacing w:val="-2"/>
                <w:sz w:val="19"/>
              </w:rPr>
              <w:fldChar w:fldCharType="end"/>
            </w:r>
          </w:p>
          <w:p w14:paraId="4403C294" w14:textId="77777777" w:rsidR="00D638CA" w:rsidRDefault="0020265A">
            <w:pPr>
              <w:pStyle w:val="TableParagraph"/>
              <w:spacing w:before="24" w:line="194" w:lineRule="exact"/>
              <w:ind w:left="97"/>
              <w:rPr>
                <w:sz w:val="19"/>
              </w:rPr>
              <w:pPrChange w:id="299" w:author="GURU PRAKASH G" w:date="2024-01-08T17:56:00Z">
                <w:pPr>
                  <w:pStyle w:val="TableParagraph"/>
                  <w:framePr w:hSpace="180" w:wrap="around" w:vAnchor="text" w:hAnchor="margin" w:y="-579"/>
                  <w:spacing w:line="194" w:lineRule="exact"/>
                  <w:ind w:left="112"/>
                </w:pPr>
              </w:pPrChange>
            </w:pPr>
            <w:r>
              <w:fldChar w:fldCharType="begin"/>
            </w:r>
            <w:r>
              <w:instrText xml:space="preserve"> HYPERLINK \l "_bookmark52" </w:instrText>
            </w:r>
            <w:r>
              <w:fldChar w:fldCharType="separate"/>
            </w:r>
            <w:r w:rsidR="00D638CA">
              <w:rPr>
                <w:sz w:val="19"/>
              </w:rPr>
              <w:t>Albahri</w:t>
            </w:r>
            <w:r w:rsidR="00D638CA">
              <w:rPr>
                <w:spacing w:val="29"/>
                <w:sz w:val="19"/>
              </w:rPr>
              <w:t xml:space="preserve">  </w:t>
            </w:r>
            <w:r w:rsidR="00D638CA">
              <w:rPr>
                <w:sz w:val="19"/>
              </w:rPr>
              <w:t>et</w:t>
            </w:r>
            <w:r w:rsidR="00D638CA">
              <w:rPr>
                <w:spacing w:val="29"/>
                <w:sz w:val="19"/>
              </w:rPr>
              <w:t xml:space="preserve">  </w:t>
            </w:r>
            <w:r w:rsidR="00D638CA">
              <w:rPr>
                <w:spacing w:val="-5"/>
                <w:sz w:val="19"/>
              </w:rPr>
              <w:t>al.</w:t>
            </w:r>
            <w:r>
              <w:rPr>
                <w:spacing w:val="-5"/>
                <w:sz w:val="19"/>
              </w:rPr>
              <w:fldChar w:fldCharType="end"/>
            </w:r>
          </w:p>
        </w:tc>
        <w:tc>
          <w:tcPr>
            <w:tcW w:w="1331" w:type="dxa"/>
          </w:tcPr>
          <w:p w14:paraId="5F4C8C51" w14:textId="77777777" w:rsidR="00D638CA" w:rsidRDefault="00D638CA">
            <w:pPr>
              <w:pStyle w:val="TableParagraph"/>
              <w:spacing w:before="6"/>
              <w:ind w:left="112"/>
              <w:rPr>
                <w:sz w:val="15"/>
              </w:rPr>
              <w:pPrChange w:id="300" w:author="GURU PRAKASH G" w:date="2024-01-08T17:56:00Z">
                <w:pPr>
                  <w:pStyle w:val="TableParagraph"/>
                  <w:framePr w:hSpace="180" w:wrap="around" w:vAnchor="text" w:hAnchor="margin" w:y="-579"/>
                  <w:spacing w:before="7"/>
                </w:pPr>
              </w:pPrChange>
            </w:pPr>
          </w:p>
          <w:p w14:paraId="16AFF67D" w14:textId="77777777" w:rsidR="00D638CA" w:rsidRDefault="00D638CA">
            <w:pPr>
              <w:pStyle w:val="TableParagraph"/>
              <w:spacing w:before="24" w:line="213" w:lineRule="exact"/>
              <w:ind w:left="488"/>
              <w:rPr>
                <w:rFonts w:ascii="Tahoma"/>
                <w:sz w:val="19"/>
              </w:rPr>
              <w:pPrChange w:id="301" w:author="GURU PRAKASH G" w:date="2024-01-08T17:56:00Z">
                <w:pPr>
                  <w:pStyle w:val="TableParagraph"/>
                  <w:framePr w:hSpace="180" w:wrap="around" w:vAnchor="text" w:hAnchor="margin" w:y="-579"/>
                  <w:spacing w:line="213" w:lineRule="exact"/>
                  <w:ind w:left="562"/>
                </w:pPr>
              </w:pPrChange>
            </w:pPr>
            <w:r>
              <w:rPr>
                <w:rFonts w:ascii="Tahoma"/>
                <w:w w:val="97"/>
                <w:sz w:val="19"/>
              </w:rPr>
              <w:t>X</w:t>
            </w:r>
          </w:p>
        </w:tc>
        <w:tc>
          <w:tcPr>
            <w:tcW w:w="1668" w:type="dxa"/>
          </w:tcPr>
          <w:p w14:paraId="778FE4EF" w14:textId="77777777" w:rsidR="00D638CA" w:rsidRDefault="00D638CA">
            <w:pPr>
              <w:pStyle w:val="TableParagraph"/>
              <w:spacing w:before="6"/>
              <w:ind w:left="112"/>
              <w:rPr>
                <w:sz w:val="15"/>
              </w:rPr>
              <w:pPrChange w:id="302" w:author="GURU PRAKASH G" w:date="2024-01-08T17:56:00Z">
                <w:pPr>
                  <w:pStyle w:val="TableParagraph"/>
                  <w:framePr w:hSpace="180" w:wrap="around" w:vAnchor="text" w:hAnchor="margin" w:y="-579"/>
                  <w:spacing w:before="7"/>
                </w:pPr>
              </w:pPrChange>
            </w:pPr>
          </w:p>
          <w:p w14:paraId="664EA89F" w14:textId="77777777" w:rsidR="00D638CA" w:rsidRDefault="00D638CA">
            <w:pPr>
              <w:pStyle w:val="TableParagraph"/>
              <w:spacing w:before="24" w:line="213" w:lineRule="exact"/>
              <w:ind w:left="120"/>
              <w:jc w:val="center"/>
              <w:rPr>
                <w:rFonts w:ascii="Tahoma"/>
                <w:sz w:val="19"/>
              </w:rPr>
              <w:pPrChange w:id="303" w:author="GURU PRAKASH G" w:date="2024-01-08T17:56:00Z">
                <w:pPr>
                  <w:pStyle w:val="TableParagraph"/>
                  <w:framePr w:hSpace="180" w:wrap="around" w:vAnchor="text" w:hAnchor="margin" w:y="-579"/>
                  <w:spacing w:line="213" w:lineRule="exact"/>
                  <w:ind w:left="138"/>
                  <w:jc w:val="center"/>
                </w:pPr>
              </w:pPrChange>
            </w:pPr>
            <w:r>
              <w:rPr>
                <w:rFonts w:ascii="Tahoma"/>
                <w:w w:val="97"/>
                <w:sz w:val="19"/>
              </w:rPr>
              <w:t>X</w:t>
            </w:r>
          </w:p>
        </w:tc>
        <w:tc>
          <w:tcPr>
            <w:tcW w:w="1547" w:type="dxa"/>
          </w:tcPr>
          <w:p w14:paraId="72A7C914" w14:textId="77777777" w:rsidR="00D638CA" w:rsidRDefault="00D638CA">
            <w:pPr>
              <w:pStyle w:val="TableParagraph"/>
              <w:spacing w:before="167" w:line="200" w:lineRule="exact"/>
              <w:ind w:left="163" w:right="118"/>
              <w:jc w:val="center"/>
              <w:rPr>
                <w:sz w:val="19"/>
              </w:rPr>
              <w:pPrChange w:id="304" w:author="GURU PRAKASH G" w:date="2024-01-08T17:56:00Z">
                <w:pPr>
                  <w:pStyle w:val="TableParagraph"/>
                  <w:framePr w:hSpace="180" w:wrap="around" w:vAnchor="text" w:hAnchor="margin" w:y="-579"/>
                  <w:spacing w:before="192" w:line="200" w:lineRule="exact"/>
                  <w:ind w:left="188" w:right="136"/>
                  <w:jc w:val="center"/>
                </w:pPr>
              </w:pPrChange>
            </w:pPr>
            <w:r>
              <w:rPr>
                <w:sz w:val="19"/>
              </w:rPr>
              <w:t>May</w:t>
            </w:r>
            <w:r>
              <w:rPr>
                <w:spacing w:val="-4"/>
                <w:sz w:val="19"/>
              </w:rPr>
              <w:t xml:space="preserve"> </w:t>
            </w:r>
            <w:r>
              <w:rPr>
                <w:sz w:val="19"/>
              </w:rPr>
              <w:t>15,</w:t>
            </w:r>
            <w:r>
              <w:rPr>
                <w:spacing w:val="-4"/>
                <w:sz w:val="19"/>
              </w:rPr>
              <w:t xml:space="preserve"> 2020</w:t>
            </w:r>
          </w:p>
        </w:tc>
        <w:tc>
          <w:tcPr>
            <w:tcW w:w="1628" w:type="dxa"/>
          </w:tcPr>
          <w:p w14:paraId="29DA04FE" w14:textId="77777777" w:rsidR="00D638CA" w:rsidRDefault="00D638CA">
            <w:pPr>
              <w:pStyle w:val="TableParagraph"/>
              <w:spacing w:before="167" w:line="200" w:lineRule="exact"/>
              <w:ind w:left="115" w:right="153"/>
              <w:jc w:val="center"/>
              <w:rPr>
                <w:sz w:val="19"/>
              </w:rPr>
              <w:pPrChange w:id="305" w:author="GURU PRAKASH G" w:date="2024-01-08T17:56:00Z">
                <w:pPr>
                  <w:pStyle w:val="TableParagraph"/>
                  <w:framePr w:hSpace="180" w:wrap="around" w:vAnchor="text" w:hAnchor="margin" w:y="-579"/>
                  <w:spacing w:before="192" w:line="200" w:lineRule="exact"/>
                  <w:ind w:left="133" w:right="177"/>
                  <w:jc w:val="center"/>
                </w:pPr>
              </w:pPrChange>
            </w:pPr>
            <w:r>
              <w:rPr>
                <w:sz w:val="19"/>
              </w:rPr>
              <w:t>June</w:t>
            </w:r>
            <w:r>
              <w:rPr>
                <w:spacing w:val="-4"/>
                <w:sz w:val="19"/>
              </w:rPr>
              <w:t xml:space="preserve"> </w:t>
            </w:r>
            <w:r>
              <w:rPr>
                <w:sz w:val="19"/>
              </w:rPr>
              <w:t>25,</w:t>
            </w:r>
            <w:r>
              <w:rPr>
                <w:spacing w:val="-4"/>
                <w:sz w:val="19"/>
              </w:rPr>
              <w:t xml:space="preserve"> 2020</w:t>
            </w:r>
          </w:p>
        </w:tc>
        <w:tc>
          <w:tcPr>
            <w:tcW w:w="1352" w:type="dxa"/>
          </w:tcPr>
          <w:p w14:paraId="2BFE6083" w14:textId="77777777" w:rsidR="00D638CA" w:rsidRDefault="00D638CA">
            <w:pPr>
              <w:pStyle w:val="TableParagraph"/>
              <w:spacing w:before="9"/>
              <w:ind w:left="112"/>
              <w:rPr>
                <w:sz w:val="15"/>
              </w:rPr>
              <w:pPrChange w:id="306" w:author="GURU PRAKASH G" w:date="2024-01-08T17:56:00Z">
                <w:pPr>
                  <w:pStyle w:val="TableParagraph"/>
                  <w:framePr w:hSpace="180" w:wrap="around" w:vAnchor="text" w:hAnchor="margin" w:y="-579"/>
                  <w:spacing w:before="11"/>
                </w:pPr>
              </w:pPrChange>
            </w:pPr>
          </w:p>
          <w:p w14:paraId="58C94C11" w14:textId="77777777" w:rsidR="00D638CA" w:rsidRDefault="00D638CA">
            <w:pPr>
              <w:pStyle w:val="TableParagraph"/>
              <w:spacing w:before="24" w:line="208" w:lineRule="exact"/>
              <w:ind w:left="112" w:right="94"/>
              <w:jc w:val="center"/>
              <w:rPr>
                <w:rFonts w:ascii="Adobe Clean" w:hAnsi="Adobe Clean"/>
                <w:sz w:val="19"/>
              </w:rPr>
              <w:pPrChange w:id="307" w:author="GURU PRAKASH G" w:date="2024-01-08T17:56:00Z">
                <w:pPr>
                  <w:pStyle w:val="TableParagraph"/>
                  <w:framePr w:hSpace="180" w:wrap="around" w:vAnchor="text" w:hAnchor="margin" w:y="-579"/>
                  <w:spacing w:line="208" w:lineRule="exact"/>
                  <w:ind w:right="109"/>
                  <w:jc w:val="center"/>
                </w:pPr>
              </w:pPrChange>
            </w:pPr>
            <w:r>
              <w:rPr>
                <w:rFonts w:ascii="Adobe Clean" w:hAnsi="Adobe Clean"/>
                <w:w w:val="130"/>
                <w:sz w:val="19"/>
              </w:rPr>
              <w:t>✓</w:t>
            </w:r>
          </w:p>
        </w:tc>
        <w:tc>
          <w:tcPr>
            <w:tcW w:w="1253" w:type="dxa"/>
          </w:tcPr>
          <w:p w14:paraId="3D781725" w14:textId="77777777" w:rsidR="00D638CA" w:rsidRDefault="00D638CA">
            <w:pPr>
              <w:pStyle w:val="TableParagraph"/>
              <w:spacing w:before="167" w:line="200" w:lineRule="exact"/>
              <w:ind w:left="112" w:right="104"/>
              <w:jc w:val="center"/>
              <w:rPr>
                <w:sz w:val="19"/>
              </w:rPr>
              <w:pPrChange w:id="308" w:author="GURU PRAKASH G" w:date="2024-01-08T17:56:00Z">
                <w:pPr>
                  <w:pStyle w:val="TableParagraph"/>
                  <w:framePr w:hSpace="180" w:wrap="around" w:vAnchor="text" w:hAnchor="margin" w:y="-579"/>
                  <w:spacing w:before="192" w:line="200" w:lineRule="exact"/>
                  <w:ind w:right="120"/>
                  <w:jc w:val="center"/>
                </w:pPr>
              </w:pPrChange>
            </w:pPr>
            <w:r>
              <w:rPr>
                <w:w w:val="99"/>
                <w:sz w:val="19"/>
              </w:rPr>
              <w:t>4</w:t>
            </w:r>
          </w:p>
        </w:tc>
        <w:tc>
          <w:tcPr>
            <w:tcW w:w="1350" w:type="dxa"/>
          </w:tcPr>
          <w:p w14:paraId="431CC0A8" w14:textId="77777777" w:rsidR="00D638CA" w:rsidRDefault="00D638CA">
            <w:pPr>
              <w:pStyle w:val="TableParagraph"/>
              <w:spacing w:before="167" w:line="200" w:lineRule="exact"/>
              <w:ind w:left="300" w:right="228"/>
              <w:jc w:val="center"/>
              <w:rPr>
                <w:sz w:val="19"/>
              </w:rPr>
              <w:pPrChange w:id="309" w:author="GURU PRAKASH G" w:date="2024-01-08T17:56:00Z">
                <w:pPr>
                  <w:pStyle w:val="TableParagraph"/>
                  <w:framePr w:hSpace="180" w:wrap="around" w:vAnchor="text" w:hAnchor="margin" w:y="-579"/>
                  <w:spacing w:before="192" w:line="200" w:lineRule="exact"/>
                  <w:ind w:left="345" w:right="263"/>
                  <w:jc w:val="center"/>
                </w:pPr>
              </w:pPrChange>
            </w:pPr>
            <w:r>
              <w:rPr>
                <w:spacing w:val="-5"/>
                <w:sz w:val="19"/>
              </w:rPr>
              <w:t>11</w:t>
            </w:r>
          </w:p>
        </w:tc>
        <w:tc>
          <w:tcPr>
            <w:tcW w:w="1318" w:type="dxa"/>
          </w:tcPr>
          <w:p w14:paraId="4117BB2F" w14:textId="77777777" w:rsidR="00D638CA" w:rsidRDefault="00D638CA">
            <w:pPr>
              <w:pStyle w:val="TableParagraph"/>
              <w:spacing w:before="167" w:line="200" w:lineRule="exact"/>
              <w:ind w:left="99"/>
              <w:jc w:val="center"/>
              <w:rPr>
                <w:sz w:val="19"/>
              </w:rPr>
              <w:pPrChange w:id="310" w:author="GURU PRAKASH G" w:date="2024-01-08T17:56:00Z">
                <w:pPr>
                  <w:pStyle w:val="TableParagraph"/>
                  <w:framePr w:hSpace="180" w:wrap="around" w:vAnchor="text" w:hAnchor="margin" w:y="-579"/>
                  <w:spacing w:before="192" w:line="200" w:lineRule="exact"/>
                  <w:ind w:left="114"/>
                  <w:jc w:val="center"/>
                </w:pPr>
              </w:pPrChange>
            </w:pPr>
            <w:r>
              <w:rPr>
                <w:w w:val="99"/>
                <w:sz w:val="19"/>
              </w:rPr>
              <w:t>-</w:t>
            </w:r>
          </w:p>
        </w:tc>
      </w:tr>
      <w:tr w:rsidR="00D638CA" w14:paraId="385B90CB" w14:textId="77777777" w:rsidTr="000F3BFB">
        <w:trPr>
          <w:trHeight w:val="206"/>
        </w:trPr>
        <w:tc>
          <w:tcPr>
            <w:tcW w:w="1570" w:type="dxa"/>
            <w:gridSpan w:val="2"/>
          </w:tcPr>
          <w:p w14:paraId="07CACE06" w14:textId="77777777" w:rsidR="00D638CA" w:rsidRDefault="0020265A">
            <w:pPr>
              <w:pStyle w:val="TableParagraph"/>
              <w:spacing w:before="24" w:line="186" w:lineRule="exact"/>
              <w:ind w:left="97"/>
              <w:rPr>
                <w:sz w:val="19"/>
              </w:rPr>
              <w:pPrChange w:id="311"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"_bookmark52" </w:instrText>
            </w:r>
            <w:r>
              <w:fldChar w:fldCharType="separate"/>
            </w:r>
            <w:r w:rsidR="00D638CA">
              <w:rPr>
                <w:spacing w:val="-2"/>
                <w:sz w:val="19"/>
              </w:rPr>
              <w:t>[2020]</w:t>
            </w:r>
            <w:r>
              <w:rPr>
                <w:spacing w:val="-2"/>
                <w:sz w:val="19"/>
              </w:rPr>
              <w:fldChar w:fldCharType="end"/>
            </w:r>
          </w:p>
        </w:tc>
        <w:tc>
          <w:tcPr>
            <w:tcW w:w="1331" w:type="dxa"/>
          </w:tcPr>
          <w:p w14:paraId="0A4E7654" w14:textId="77777777" w:rsidR="00D638CA" w:rsidRDefault="00D638CA">
            <w:pPr>
              <w:pStyle w:val="TableParagraph"/>
              <w:spacing w:before="24"/>
              <w:ind w:left="112"/>
              <w:rPr>
                <w:sz w:val="14"/>
              </w:rPr>
              <w:pPrChange w:id="312" w:author="GURU PRAKASH G" w:date="2024-01-08T17:56:00Z">
                <w:pPr>
                  <w:pStyle w:val="TableParagraph"/>
                  <w:framePr w:hSpace="180" w:wrap="around" w:vAnchor="text" w:hAnchor="margin" w:y="-579"/>
                </w:pPr>
              </w:pPrChange>
            </w:pPr>
          </w:p>
        </w:tc>
        <w:tc>
          <w:tcPr>
            <w:tcW w:w="1668" w:type="dxa"/>
          </w:tcPr>
          <w:p w14:paraId="7F1E2631" w14:textId="77777777" w:rsidR="00D638CA" w:rsidRDefault="00D638CA">
            <w:pPr>
              <w:pStyle w:val="TableParagraph"/>
              <w:spacing w:before="24"/>
              <w:ind w:left="112"/>
              <w:rPr>
                <w:sz w:val="14"/>
              </w:rPr>
              <w:pPrChange w:id="313" w:author="GURU PRAKASH G" w:date="2024-01-08T17:56:00Z">
                <w:pPr>
                  <w:pStyle w:val="TableParagraph"/>
                  <w:framePr w:hSpace="180" w:wrap="around" w:vAnchor="text" w:hAnchor="margin" w:y="-579"/>
                </w:pPr>
              </w:pPrChange>
            </w:pPr>
          </w:p>
        </w:tc>
        <w:tc>
          <w:tcPr>
            <w:tcW w:w="1547" w:type="dxa"/>
          </w:tcPr>
          <w:p w14:paraId="42AC100D" w14:textId="77777777" w:rsidR="00D638CA" w:rsidRDefault="00D638CA">
            <w:pPr>
              <w:pStyle w:val="TableParagraph"/>
              <w:spacing w:before="24"/>
              <w:ind w:left="112"/>
              <w:rPr>
                <w:sz w:val="14"/>
              </w:rPr>
              <w:pPrChange w:id="314" w:author="GURU PRAKASH G" w:date="2024-01-08T17:56:00Z">
                <w:pPr>
                  <w:pStyle w:val="TableParagraph"/>
                  <w:framePr w:hSpace="180" w:wrap="around" w:vAnchor="text" w:hAnchor="margin" w:y="-579"/>
                </w:pPr>
              </w:pPrChange>
            </w:pPr>
          </w:p>
        </w:tc>
        <w:tc>
          <w:tcPr>
            <w:tcW w:w="1628" w:type="dxa"/>
          </w:tcPr>
          <w:p w14:paraId="5DF08C13" w14:textId="77777777" w:rsidR="00D638CA" w:rsidRDefault="00D638CA">
            <w:pPr>
              <w:pStyle w:val="TableParagraph"/>
              <w:spacing w:before="24"/>
              <w:ind w:left="112"/>
              <w:rPr>
                <w:sz w:val="14"/>
              </w:rPr>
              <w:pPrChange w:id="315" w:author="GURU PRAKASH G" w:date="2024-01-08T17:56:00Z">
                <w:pPr>
                  <w:pStyle w:val="TableParagraph"/>
                  <w:framePr w:hSpace="180" w:wrap="around" w:vAnchor="text" w:hAnchor="margin" w:y="-579"/>
                </w:pPr>
              </w:pPrChange>
            </w:pPr>
          </w:p>
        </w:tc>
        <w:tc>
          <w:tcPr>
            <w:tcW w:w="1352" w:type="dxa"/>
          </w:tcPr>
          <w:p w14:paraId="703AAE6F" w14:textId="77777777" w:rsidR="00D638CA" w:rsidRDefault="00D638CA">
            <w:pPr>
              <w:pStyle w:val="TableParagraph"/>
              <w:spacing w:before="24"/>
              <w:ind w:left="112"/>
              <w:rPr>
                <w:sz w:val="14"/>
              </w:rPr>
              <w:pPrChange w:id="316" w:author="GURU PRAKASH G" w:date="2024-01-08T17:56:00Z">
                <w:pPr>
                  <w:pStyle w:val="TableParagraph"/>
                  <w:framePr w:hSpace="180" w:wrap="around" w:vAnchor="text" w:hAnchor="margin" w:y="-579"/>
                </w:pPr>
              </w:pPrChange>
            </w:pPr>
          </w:p>
        </w:tc>
        <w:tc>
          <w:tcPr>
            <w:tcW w:w="1253" w:type="dxa"/>
          </w:tcPr>
          <w:p w14:paraId="1642C9FE" w14:textId="77777777" w:rsidR="00D638CA" w:rsidRDefault="00D638CA">
            <w:pPr>
              <w:pStyle w:val="TableParagraph"/>
              <w:spacing w:before="24"/>
              <w:ind w:left="112"/>
              <w:rPr>
                <w:sz w:val="14"/>
              </w:rPr>
              <w:pPrChange w:id="317" w:author="GURU PRAKASH G" w:date="2024-01-08T17:56:00Z">
                <w:pPr>
                  <w:pStyle w:val="TableParagraph"/>
                  <w:framePr w:hSpace="180" w:wrap="around" w:vAnchor="text" w:hAnchor="margin" w:y="-579"/>
                </w:pPr>
              </w:pPrChange>
            </w:pPr>
          </w:p>
        </w:tc>
        <w:tc>
          <w:tcPr>
            <w:tcW w:w="1350" w:type="dxa"/>
          </w:tcPr>
          <w:p w14:paraId="1B4BDDE2" w14:textId="77777777" w:rsidR="00D638CA" w:rsidRDefault="00D638CA">
            <w:pPr>
              <w:pStyle w:val="TableParagraph"/>
              <w:spacing w:before="24"/>
              <w:ind w:left="112"/>
              <w:rPr>
                <w:sz w:val="14"/>
              </w:rPr>
              <w:pPrChange w:id="318" w:author="GURU PRAKASH G" w:date="2024-01-08T17:56:00Z">
                <w:pPr>
                  <w:pStyle w:val="TableParagraph"/>
                  <w:framePr w:hSpace="180" w:wrap="around" w:vAnchor="text" w:hAnchor="margin" w:y="-579"/>
                </w:pPr>
              </w:pPrChange>
            </w:pPr>
          </w:p>
        </w:tc>
        <w:tc>
          <w:tcPr>
            <w:tcW w:w="1318" w:type="dxa"/>
          </w:tcPr>
          <w:p w14:paraId="488BDAF4" w14:textId="77777777" w:rsidR="00D638CA" w:rsidRDefault="00D638CA">
            <w:pPr>
              <w:pStyle w:val="TableParagraph"/>
              <w:spacing w:before="24"/>
              <w:ind w:left="112"/>
              <w:rPr>
                <w:sz w:val="14"/>
              </w:rPr>
              <w:pPrChange w:id="319" w:author="GURU PRAKASH G" w:date="2024-01-08T17:56:00Z">
                <w:pPr>
                  <w:pStyle w:val="TableParagraph"/>
                  <w:framePr w:hSpace="180" w:wrap="around" w:vAnchor="text" w:hAnchor="margin" w:y="-579"/>
                </w:pPr>
              </w:pPrChange>
            </w:pPr>
          </w:p>
        </w:tc>
      </w:tr>
      <w:tr w:rsidR="00D638CA" w14:paraId="627FDD32" w14:textId="77777777" w:rsidTr="000F3BFB">
        <w:trPr>
          <w:trHeight w:val="206"/>
        </w:trPr>
        <w:tc>
          <w:tcPr>
            <w:tcW w:w="1570" w:type="dxa"/>
            <w:gridSpan w:val="2"/>
          </w:tcPr>
          <w:p w14:paraId="2BCE8088" w14:textId="77777777" w:rsidR="00D638CA" w:rsidRDefault="0020265A">
            <w:pPr>
              <w:pStyle w:val="TableParagraph"/>
              <w:spacing w:before="24" w:line="186" w:lineRule="exact"/>
              <w:ind w:left="97"/>
              <w:rPr>
                <w:sz w:val="19"/>
              </w:rPr>
              <w:pPrChange w:id="320"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"_bookmark53" </w:instrText>
            </w:r>
            <w:r>
              <w:fldChar w:fldCharType="separate"/>
            </w:r>
            <w:r w:rsidR="00D638CA">
              <w:rPr>
                <w:sz w:val="19"/>
              </w:rPr>
              <w:t>Bansal</w:t>
            </w:r>
            <w:r w:rsidR="00D638CA">
              <w:rPr>
                <w:spacing w:val="44"/>
                <w:sz w:val="19"/>
              </w:rPr>
              <w:t xml:space="preserve">  </w:t>
            </w:r>
            <w:r w:rsidR="00D638CA">
              <w:rPr>
                <w:sz w:val="19"/>
              </w:rPr>
              <w:t>et</w:t>
            </w:r>
            <w:r w:rsidR="00D638CA">
              <w:rPr>
                <w:spacing w:val="44"/>
                <w:sz w:val="19"/>
              </w:rPr>
              <w:t xml:space="preserve">  </w:t>
            </w:r>
            <w:r w:rsidR="00D638CA">
              <w:rPr>
                <w:spacing w:val="-5"/>
                <w:sz w:val="19"/>
              </w:rPr>
              <w:t>al.</w:t>
            </w:r>
            <w:r>
              <w:rPr>
                <w:spacing w:val="-5"/>
                <w:sz w:val="19"/>
              </w:rPr>
              <w:fldChar w:fldCharType="end"/>
            </w:r>
          </w:p>
        </w:tc>
        <w:tc>
          <w:tcPr>
            <w:tcW w:w="1331" w:type="dxa"/>
          </w:tcPr>
          <w:p w14:paraId="2C25B182" w14:textId="77777777" w:rsidR="00D638CA" w:rsidRDefault="00D638CA">
            <w:pPr>
              <w:pStyle w:val="TableParagraph"/>
              <w:spacing w:before="24" w:line="186" w:lineRule="exact"/>
              <w:ind w:left="488"/>
              <w:rPr>
                <w:rFonts w:ascii="Tahoma"/>
                <w:sz w:val="19"/>
              </w:rPr>
              <w:pPrChange w:id="321"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3D17825F" w14:textId="77777777" w:rsidR="00D638CA" w:rsidRDefault="00D638CA">
            <w:pPr>
              <w:pStyle w:val="TableParagraph"/>
              <w:spacing w:before="24" w:line="186" w:lineRule="exact"/>
              <w:ind w:left="120"/>
              <w:jc w:val="center"/>
              <w:rPr>
                <w:rFonts w:ascii="Tahoma"/>
                <w:sz w:val="19"/>
              </w:rPr>
              <w:pPrChange w:id="322"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49F14E8D" w14:textId="77777777" w:rsidR="00D638CA" w:rsidRDefault="00D638CA">
            <w:pPr>
              <w:pStyle w:val="TableParagraph"/>
              <w:spacing w:before="24" w:line="186" w:lineRule="exact"/>
              <w:ind w:left="45"/>
              <w:jc w:val="center"/>
              <w:rPr>
                <w:sz w:val="19"/>
              </w:rPr>
              <w:pPrChange w:id="323" w:author="GURU PRAKASH G" w:date="2024-01-08T17:56:00Z">
                <w:pPr>
                  <w:pStyle w:val="TableParagraph"/>
                  <w:framePr w:hSpace="180" w:wrap="around" w:vAnchor="text" w:hAnchor="margin" w:y="-579"/>
                  <w:spacing w:line="186" w:lineRule="exact"/>
                  <w:ind w:left="52"/>
                  <w:jc w:val="center"/>
                </w:pPr>
              </w:pPrChange>
            </w:pPr>
            <w:r>
              <w:rPr>
                <w:w w:val="99"/>
                <w:sz w:val="19"/>
              </w:rPr>
              <w:t>-</w:t>
            </w:r>
          </w:p>
        </w:tc>
        <w:tc>
          <w:tcPr>
            <w:tcW w:w="1628" w:type="dxa"/>
          </w:tcPr>
          <w:p w14:paraId="495F6179" w14:textId="77777777" w:rsidR="00D638CA" w:rsidRDefault="00D638CA">
            <w:pPr>
              <w:pStyle w:val="TableParagraph"/>
              <w:spacing w:before="24" w:line="186" w:lineRule="exact"/>
              <w:ind w:left="115" w:right="153"/>
              <w:jc w:val="center"/>
              <w:rPr>
                <w:sz w:val="19"/>
              </w:rPr>
              <w:pPrChange w:id="324" w:author="GURU PRAKASH G" w:date="2024-01-08T17:56:00Z">
                <w:pPr>
                  <w:pStyle w:val="TableParagraph"/>
                  <w:framePr w:hSpace="180" w:wrap="around" w:vAnchor="text" w:hAnchor="margin" w:y="-579"/>
                  <w:spacing w:line="186" w:lineRule="exact"/>
                  <w:ind w:left="133" w:right="177"/>
                  <w:jc w:val="center"/>
                </w:pPr>
              </w:pPrChange>
            </w:pPr>
            <w:r>
              <w:rPr>
                <w:sz w:val="19"/>
              </w:rPr>
              <w:t>August</w:t>
            </w:r>
            <w:r>
              <w:rPr>
                <w:spacing w:val="-5"/>
                <w:sz w:val="19"/>
              </w:rPr>
              <w:t xml:space="preserve"> </w:t>
            </w:r>
            <w:r>
              <w:rPr>
                <w:sz w:val="19"/>
              </w:rPr>
              <w:t>01,</w:t>
            </w:r>
            <w:r>
              <w:rPr>
                <w:spacing w:val="-5"/>
                <w:sz w:val="19"/>
              </w:rPr>
              <w:t xml:space="preserve"> </w:t>
            </w:r>
            <w:r>
              <w:rPr>
                <w:spacing w:val="-4"/>
                <w:sz w:val="19"/>
              </w:rPr>
              <w:t>2020</w:t>
            </w:r>
          </w:p>
        </w:tc>
        <w:tc>
          <w:tcPr>
            <w:tcW w:w="1352" w:type="dxa"/>
          </w:tcPr>
          <w:p w14:paraId="6B2B2829" w14:textId="77777777" w:rsidR="00D638CA" w:rsidRDefault="00D638CA">
            <w:pPr>
              <w:pStyle w:val="TableParagraph"/>
              <w:spacing w:before="24" w:line="186" w:lineRule="exact"/>
              <w:ind w:left="112" w:right="94"/>
              <w:jc w:val="center"/>
              <w:rPr>
                <w:rFonts w:ascii="Tahoma"/>
                <w:sz w:val="19"/>
              </w:rPr>
              <w:pPrChange w:id="325" w:author="GURU PRAKASH G" w:date="2024-01-08T17:56:00Z">
                <w:pPr>
                  <w:pStyle w:val="TableParagraph"/>
                  <w:framePr w:hSpace="180" w:wrap="around" w:vAnchor="text" w:hAnchor="margin" w:y="-579"/>
                  <w:spacing w:line="186" w:lineRule="exact"/>
                  <w:ind w:right="109"/>
                  <w:jc w:val="center"/>
                </w:pPr>
              </w:pPrChange>
            </w:pPr>
            <w:r>
              <w:rPr>
                <w:rFonts w:ascii="Tahoma"/>
                <w:w w:val="97"/>
                <w:sz w:val="19"/>
              </w:rPr>
              <w:t>X</w:t>
            </w:r>
          </w:p>
        </w:tc>
        <w:tc>
          <w:tcPr>
            <w:tcW w:w="1253" w:type="dxa"/>
          </w:tcPr>
          <w:p w14:paraId="71B0987D" w14:textId="77777777" w:rsidR="00D638CA" w:rsidRDefault="00D638CA">
            <w:pPr>
              <w:pStyle w:val="TableParagraph"/>
              <w:spacing w:before="24" w:line="186" w:lineRule="exact"/>
              <w:ind w:left="112" w:right="104"/>
              <w:jc w:val="center"/>
              <w:rPr>
                <w:sz w:val="19"/>
              </w:rPr>
              <w:pPrChange w:id="326" w:author="GURU PRAKASH G" w:date="2024-01-08T17:56:00Z">
                <w:pPr>
                  <w:pStyle w:val="TableParagraph"/>
                  <w:framePr w:hSpace="180" w:wrap="around" w:vAnchor="text" w:hAnchor="margin" w:y="-579"/>
                  <w:spacing w:line="186" w:lineRule="exact"/>
                  <w:ind w:right="120"/>
                  <w:jc w:val="center"/>
                </w:pPr>
              </w:pPrChange>
            </w:pPr>
            <w:r>
              <w:rPr>
                <w:w w:val="99"/>
                <w:sz w:val="19"/>
              </w:rPr>
              <w:t>-</w:t>
            </w:r>
          </w:p>
        </w:tc>
        <w:tc>
          <w:tcPr>
            <w:tcW w:w="1350" w:type="dxa"/>
          </w:tcPr>
          <w:p w14:paraId="1ED6ED52" w14:textId="77777777" w:rsidR="00D638CA" w:rsidRDefault="00D638CA">
            <w:pPr>
              <w:pStyle w:val="TableParagraph"/>
              <w:spacing w:before="24" w:line="186" w:lineRule="exact"/>
              <w:ind w:left="71"/>
              <w:jc w:val="center"/>
              <w:rPr>
                <w:sz w:val="19"/>
              </w:rPr>
              <w:pPrChange w:id="327" w:author="GURU PRAKASH G" w:date="2024-01-08T17:56:00Z">
                <w:pPr>
                  <w:pStyle w:val="TableParagraph"/>
                  <w:framePr w:hSpace="180" w:wrap="around" w:vAnchor="text" w:hAnchor="margin" w:y="-579"/>
                  <w:spacing w:line="186" w:lineRule="exact"/>
                  <w:ind w:left="82"/>
                  <w:jc w:val="center"/>
                </w:pPr>
              </w:pPrChange>
            </w:pPr>
            <w:r>
              <w:rPr>
                <w:w w:val="99"/>
                <w:sz w:val="19"/>
              </w:rPr>
              <w:t>-</w:t>
            </w:r>
          </w:p>
        </w:tc>
        <w:tc>
          <w:tcPr>
            <w:tcW w:w="1318" w:type="dxa"/>
          </w:tcPr>
          <w:p w14:paraId="365B2AA5" w14:textId="77777777" w:rsidR="00D638CA" w:rsidRDefault="00D638CA">
            <w:pPr>
              <w:pStyle w:val="TableParagraph"/>
              <w:spacing w:before="24" w:line="186" w:lineRule="exact"/>
              <w:ind w:left="100"/>
              <w:jc w:val="center"/>
              <w:rPr>
                <w:sz w:val="19"/>
              </w:rPr>
              <w:pPrChange w:id="328" w:author="GURU PRAKASH G" w:date="2024-01-08T17:56:00Z">
                <w:pPr>
                  <w:pStyle w:val="TableParagraph"/>
                  <w:framePr w:hSpace="180" w:wrap="around" w:vAnchor="text" w:hAnchor="margin" w:y="-579"/>
                  <w:spacing w:line="186" w:lineRule="exact"/>
                  <w:ind w:left="115"/>
                  <w:jc w:val="center"/>
                </w:pPr>
              </w:pPrChange>
            </w:pPr>
            <w:r>
              <w:rPr>
                <w:w w:val="99"/>
                <w:sz w:val="19"/>
              </w:rPr>
              <w:t>-</w:t>
            </w:r>
          </w:p>
        </w:tc>
      </w:tr>
      <w:tr w:rsidR="00D638CA" w14:paraId="3B66C34A" w14:textId="77777777" w:rsidTr="000F3BFB">
        <w:trPr>
          <w:trHeight w:val="206"/>
        </w:trPr>
        <w:tc>
          <w:tcPr>
            <w:tcW w:w="1570" w:type="dxa"/>
            <w:gridSpan w:val="2"/>
          </w:tcPr>
          <w:p w14:paraId="5E55BE86" w14:textId="77777777" w:rsidR="00D638CA" w:rsidRDefault="0020265A">
            <w:pPr>
              <w:pStyle w:val="TableParagraph"/>
              <w:spacing w:before="24" w:line="186" w:lineRule="exact"/>
              <w:ind w:left="97"/>
              <w:rPr>
                <w:sz w:val="19"/>
              </w:rPr>
              <w:pPrChange w:id="329"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"_bookmark53" </w:instrText>
            </w:r>
            <w:r>
              <w:fldChar w:fldCharType="separate"/>
            </w:r>
            <w:r w:rsidR="00D638CA">
              <w:rPr>
                <w:spacing w:val="-2"/>
                <w:sz w:val="19"/>
              </w:rPr>
              <w:t>[2020]</w:t>
            </w:r>
            <w:r>
              <w:rPr>
                <w:spacing w:val="-2"/>
                <w:sz w:val="19"/>
              </w:rPr>
              <w:fldChar w:fldCharType="end"/>
            </w:r>
          </w:p>
        </w:tc>
        <w:tc>
          <w:tcPr>
            <w:tcW w:w="1331" w:type="dxa"/>
          </w:tcPr>
          <w:p w14:paraId="1A7B0215" w14:textId="77777777" w:rsidR="00D638CA" w:rsidRDefault="00D638CA">
            <w:pPr>
              <w:pStyle w:val="TableParagraph"/>
              <w:spacing w:before="24"/>
              <w:ind w:left="112"/>
              <w:rPr>
                <w:sz w:val="14"/>
              </w:rPr>
              <w:pPrChange w:id="330" w:author="GURU PRAKASH G" w:date="2024-01-08T17:56:00Z">
                <w:pPr>
                  <w:pStyle w:val="TableParagraph"/>
                  <w:framePr w:hSpace="180" w:wrap="around" w:vAnchor="text" w:hAnchor="margin" w:y="-579"/>
                </w:pPr>
              </w:pPrChange>
            </w:pPr>
          </w:p>
        </w:tc>
        <w:tc>
          <w:tcPr>
            <w:tcW w:w="1668" w:type="dxa"/>
          </w:tcPr>
          <w:p w14:paraId="7C0BAC94" w14:textId="77777777" w:rsidR="00D638CA" w:rsidRDefault="00D638CA">
            <w:pPr>
              <w:pStyle w:val="TableParagraph"/>
              <w:spacing w:before="24"/>
              <w:ind w:left="112"/>
              <w:rPr>
                <w:sz w:val="14"/>
              </w:rPr>
              <w:pPrChange w:id="331" w:author="GURU PRAKASH G" w:date="2024-01-08T17:56:00Z">
                <w:pPr>
                  <w:pStyle w:val="TableParagraph"/>
                  <w:framePr w:hSpace="180" w:wrap="around" w:vAnchor="text" w:hAnchor="margin" w:y="-579"/>
                </w:pPr>
              </w:pPrChange>
            </w:pPr>
          </w:p>
        </w:tc>
        <w:tc>
          <w:tcPr>
            <w:tcW w:w="1547" w:type="dxa"/>
          </w:tcPr>
          <w:p w14:paraId="66E89882" w14:textId="77777777" w:rsidR="00D638CA" w:rsidRDefault="00D638CA">
            <w:pPr>
              <w:pStyle w:val="TableParagraph"/>
              <w:spacing w:before="24"/>
              <w:ind w:left="112"/>
              <w:rPr>
                <w:sz w:val="14"/>
              </w:rPr>
              <w:pPrChange w:id="332" w:author="GURU PRAKASH G" w:date="2024-01-08T17:56:00Z">
                <w:pPr>
                  <w:pStyle w:val="TableParagraph"/>
                  <w:framePr w:hSpace="180" w:wrap="around" w:vAnchor="text" w:hAnchor="margin" w:y="-579"/>
                </w:pPr>
              </w:pPrChange>
            </w:pPr>
          </w:p>
        </w:tc>
        <w:tc>
          <w:tcPr>
            <w:tcW w:w="1628" w:type="dxa"/>
          </w:tcPr>
          <w:p w14:paraId="042F9F0D" w14:textId="77777777" w:rsidR="00D638CA" w:rsidRDefault="00D638CA">
            <w:pPr>
              <w:pStyle w:val="TableParagraph"/>
              <w:spacing w:before="24"/>
              <w:ind w:left="112"/>
              <w:rPr>
                <w:sz w:val="14"/>
              </w:rPr>
              <w:pPrChange w:id="333" w:author="GURU PRAKASH G" w:date="2024-01-08T17:56:00Z">
                <w:pPr>
                  <w:pStyle w:val="TableParagraph"/>
                  <w:framePr w:hSpace="180" w:wrap="around" w:vAnchor="text" w:hAnchor="margin" w:y="-579"/>
                </w:pPr>
              </w:pPrChange>
            </w:pPr>
          </w:p>
        </w:tc>
        <w:tc>
          <w:tcPr>
            <w:tcW w:w="1352" w:type="dxa"/>
          </w:tcPr>
          <w:p w14:paraId="31F577D0" w14:textId="77777777" w:rsidR="00D638CA" w:rsidRDefault="00D638CA">
            <w:pPr>
              <w:pStyle w:val="TableParagraph"/>
              <w:spacing w:before="24"/>
              <w:ind w:left="112"/>
              <w:rPr>
                <w:sz w:val="14"/>
              </w:rPr>
              <w:pPrChange w:id="334" w:author="GURU PRAKASH G" w:date="2024-01-08T17:56:00Z">
                <w:pPr>
                  <w:pStyle w:val="TableParagraph"/>
                  <w:framePr w:hSpace="180" w:wrap="around" w:vAnchor="text" w:hAnchor="margin" w:y="-579"/>
                </w:pPr>
              </w:pPrChange>
            </w:pPr>
          </w:p>
        </w:tc>
        <w:tc>
          <w:tcPr>
            <w:tcW w:w="1253" w:type="dxa"/>
          </w:tcPr>
          <w:p w14:paraId="310221FB" w14:textId="77777777" w:rsidR="00D638CA" w:rsidRDefault="00D638CA">
            <w:pPr>
              <w:pStyle w:val="TableParagraph"/>
              <w:spacing w:before="24"/>
              <w:ind w:left="112"/>
              <w:rPr>
                <w:sz w:val="14"/>
              </w:rPr>
              <w:pPrChange w:id="335" w:author="GURU PRAKASH G" w:date="2024-01-08T17:56:00Z">
                <w:pPr>
                  <w:pStyle w:val="TableParagraph"/>
                  <w:framePr w:hSpace="180" w:wrap="around" w:vAnchor="text" w:hAnchor="margin" w:y="-579"/>
                </w:pPr>
              </w:pPrChange>
            </w:pPr>
          </w:p>
        </w:tc>
        <w:tc>
          <w:tcPr>
            <w:tcW w:w="1350" w:type="dxa"/>
          </w:tcPr>
          <w:p w14:paraId="39DE7599" w14:textId="77777777" w:rsidR="00D638CA" w:rsidRDefault="00D638CA">
            <w:pPr>
              <w:pStyle w:val="TableParagraph"/>
              <w:spacing w:before="24"/>
              <w:ind w:left="112"/>
              <w:rPr>
                <w:sz w:val="14"/>
              </w:rPr>
              <w:pPrChange w:id="336" w:author="GURU PRAKASH G" w:date="2024-01-08T17:56:00Z">
                <w:pPr>
                  <w:pStyle w:val="TableParagraph"/>
                  <w:framePr w:hSpace="180" w:wrap="around" w:vAnchor="text" w:hAnchor="margin" w:y="-579"/>
                </w:pPr>
              </w:pPrChange>
            </w:pPr>
          </w:p>
        </w:tc>
        <w:tc>
          <w:tcPr>
            <w:tcW w:w="1318" w:type="dxa"/>
          </w:tcPr>
          <w:p w14:paraId="26523923" w14:textId="77777777" w:rsidR="00D638CA" w:rsidRDefault="00D638CA">
            <w:pPr>
              <w:pStyle w:val="TableParagraph"/>
              <w:spacing w:before="24"/>
              <w:ind w:left="112"/>
              <w:rPr>
                <w:sz w:val="14"/>
              </w:rPr>
              <w:pPrChange w:id="337" w:author="GURU PRAKASH G" w:date="2024-01-08T17:56:00Z">
                <w:pPr>
                  <w:pStyle w:val="TableParagraph"/>
                  <w:framePr w:hSpace="180" w:wrap="around" w:vAnchor="text" w:hAnchor="margin" w:y="-579"/>
                </w:pPr>
              </w:pPrChange>
            </w:pPr>
          </w:p>
        </w:tc>
      </w:tr>
      <w:tr w:rsidR="00D638CA" w14:paraId="6147FAB0" w14:textId="77777777" w:rsidTr="000F3BFB">
        <w:trPr>
          <w:trHeight w:val="206"/>
        </w:trPr>
        <w:tc>
          <w:tcPr>
            <w:tcW w:w="1570" w:type="dxa"/>
            <w:gridSpan w:val="2"/>
          </w:tcPr>
          <w:p w14:paraId="705EC3F9" w14:textId="77777777" w:rsidR="00D638CA" w:rsidRDefault="0020265A">
            <w:pPr>
              <w:pStyle w:val="TableParagraph"/>
              <w:tabs>
                <w:tab w:val="left" w:pos="687"/>
                <w:tab w:val="left" w:pos="989"/>
              </w:tabs>
              <w:spacing w:before="24" w:line="186" w:lineRule="exact"/>
              <w:ind w:left="97"/>
              <w:rPr>
                <w:sz w:val="19"/>
              </w:rPr>
              <w:pPrChange w:id="338" w:author="GURU PRAKASH G" w:date="2024-01-08T17:56:00Z">
                <w:pPr>
                  <w:pStyle w:val="TableParagraph"/>
                  <w:framePr w:hSpace="180" w:wrap="around" w:vAnchor="text" w:hAnchor="margin" w:y="-579"/>
                  <w:tabs>
                    <w:tab w:val="left" w:pos="790"/>
                    <w:tab w:val="left" w:pos="1137"/>
                  </w:tabs>
                  <w:spacing w:line="186" w:lineRule="exact"/>
                  <w:ind w:left="112"/>
                </w:pPr>
              </w:pPrChange>
            </w:pPr>
            <w:r>
              <w:fldChar w:fldCharType="begin"/>
            </w:r>
            <w:r>
              <w:instrText xml:space="preserve"> HYPERLINK \l "_bookmark54" </w:instrText>
            </w:r>
            <w:r>
              <w:fldChar w:fldCharType="separate"/>
            </w:r>
            <w:r w:rsidR="00D638CA">
              <w:rPr>
                <w:spacing w:val="-2"/>
                <w:sz w:val="19"/>
              </w:rPr>
              <w:t>Syeda</w:t>
            </w:r>
            <w:r w:rsidR="00D638CA">
              <w:rPr>
                <w:sz w:val="19"/>
              </w:rPr>
              <w:tab/>
            </w:r>
            <w:r w:rsidR="00D638CA">
              <w:rPr>
                <w:spacing w:val="-5"/>
                <w:sz w:val="19"/>
              </w:rPr>
              <w:t>et</w:t>
            </w:r>
            <w:r w:rsidR="00D638CA">
              <w:rPr>
                <w:sz w:val="19"/>
              </w:rPr>
              <w:tab/>
            </w:r>
            <w:r w:rsidR="00D638CA">
              <w:rPr>
                <w:spacing w:val="-5"/>
                <w:sz w:val="19"/>
              </w:rPr>
              <w:t>al.</w:t>
            </w:r>
            <w:r>
              <w:rPr>
                <w:spacing w:val="-5"/>
                <w:sz w:val="19"/>
              </w:rPr>
              <w:fldChar w:fldCharType="end"/>
            </w:r>
          </w:p>
        </w:tc>
        <w:tc>
          <w:tcPr>
            <w:tcW w:w="1331" w:type="dxa"/>
          </w:tcPr>
          <w:p w14:paraId="7E911C57" w14:textId="77777777" w:rsidR="00D638CA" w:rsidRDefault="00D638CA">
            <w:pPr>
              <w:pStyle w:val="TableParagraph"/>
              <w:spacing w:before="24" w:line="186" w:lineRule="exact"/>
              <w:ind w:left="488"/>
              <w:rPr>
                <w:rFonts w:ascii="Tahoma"/>
                <w:sz w:val="19"/>
              </w:rPr>
              <w:pPrChange w:id="339"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1FF94399" w14:textId="77777777" w:rsidR="00D638CA" w:rsidRDefault="00D638CA">
            <w:pPr>
              <w:pStyle w:val="TableParagraph"/>
              <w:spacing w:before="24" w:line="186" w:lineRule="exact"/>
              <w:ind w:left="120"/>
              <w:jc w:val="center"/>
              <w:rPr>
                <w:rFonts w:ascii="Tahoma"/>
                <w:sz w:val="19"/>
              </w:rPr>
              <w:pPrChange w:id="340"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38A30027" w14:textId="77777777" w:rsidR="00D638CA" w:rsidRDefault="00D638CA">
            <w:pPr>
              <w:pStyle w:val="TableParagraph"/>
              <w:spacing w:before="24" w:line="186" w:lineRule="exact"/>
              <w:ind w:left="163" w:right="118"/>
              <w:jc w:val="center"/>
              <w:rPr>
                <w:sz w:val="19"/>
              </w:rPr>
              <w:pPrChange w:id="341" w:author="GURU PRAKASH G" w:date="2024-01-08T17:56:00Z">
                <w:pPr>
                  <w:pStyle w:val="TableParagraph"/>
                  <w:framePr w:hSpace="180" w:wrap="around" w:vAnchor="text" w:hAnchor="margin" w:y="-579"/>
                  <w:spacing w:line="186" w:lineRule="exact"/>
                  <w:ind w:left="188" w:right="136"/>
                  <w:jc w:val="center"/>
                </w:pPr>
              </w:pPrChange>
            </w:pPr>
            <w:r>
              <w:rPr>
                <w:sz w:val="19"/>
              </w:rPr>
              <w:t>June</w:t>
            </w:r>
            <w:r>
              <w:rPr>
                <w:spacing w:val="-4"/>
                <w:sz w:val="19"/>
              </w:rPr>
              <w:t xml:space="preserve"> </w:t>
            </w:r>
            <w:r>
              <w:rPr>
                <w:sz w:val="19"/>
              </w:rPr>
              <w:t>27,</w:t>
            </w:r>
            <w:r>
              <w:rPr>
                <w:spacing w:val="-4"/>
                <w:sz w:val="19"/>
              </w:rPr>
              <w:t xml:space="preserve"> 2020</w:t>
            </w:r>
          </w:p>
        </w:tc>
        <w:tc>
          <w:tcPr>
            <w:tcW w:w="1628" w:type="dxa"/>
          </w:tcPr>
          <w:p w14:paraId="60499B27" w14:textId="77777777" w:rsidR="00D638CA" w:rsidRDefault="00D638CA">
            <w:pPr>
              <w:pStyle w:val="TableParagraph"/>
              <w:spacing w:before="24" w:line="186" w:lineRule="exact"/>
              <w:ind w:left="115" w:right="153"/>
              <w:jc w:val="center"/>
              <w:rPr>
                <w:sz w:val="19"/>
              </w:rPr>
              <w:pPrChange w:id="342" w:author="GURU PRAKASH G" w:date="2024-01-08T17:56:00Z">
                <w:pPr>
                  <w:pStyle w:val="TableParagraph"/>
                  <w:framePr w:hSpace="180" w:wrap="around" w:vAnchor="text" w:hAnchor="margin" w:y="-579"/>
                  <w:spacing w:line="186" w:lineRule="exact"/>
                  <w:ind w:left="133" w:right="177"/>
                  <w:jc w:val="center"/>
                </w:pPr>
              </w:pPrChange>
            </w:pPr>
            <w:r>
              <w:rPr>
                <w:sz w:val="19"/>
              </w:rPr>
              <w:t>January</w:t>
            </w:r>
            <w:r>
              <w:rPr>
                <w:spacing w:val="-6"/>
                <w:sz w:val="19"/>
              </w:rPr>
              <w:t xml:space="preserve"> </w:t>
            </w:r>
            <w:r>
              <w:rPr>
                <w:sz w:val="19"/>
              </w:rPr>
              <w:t>11,</w:t>
            </w:r>
            <w:r>
              <w:rPr>
                <w:spacing w:val="-5"/>
                <w:sz w:val="19"/>
              </w:rPr>
              <w:t xml:space="preserve"> </w:t>
            </w:r>
            <w:r>
              <w:rPr>
                <w:spacing w:val="-4"/>
                <w:sz w:val="19"/>
              </w:rPr>
              <w:t>2021</w:t>
            </w:r>
          </w:p>
        </w:tc>
        <w:tc>
          <w:tcPr>
            <w:tcW w:w="1352" w:type="dxa"/>
          </w:tcPr>
          <w:p w14:paraId="02D20FD9" w14:textId="77777777" w:rsidR="00D638CA" w:rsidRDefault="00D638CA">
            <w:pPr>
              <w:pStyle w:val="TableParagraph"/>
              <w:spacing w:before="24" w:line="186" w:lineRule="exact"/>
              <w:ind w:left="112" w:right="94"/>
              <w:jc w:val="center"/>
              <w:rPr>
                <w:rFonts w:ascii="Adobe Clean" w:hAnsi="Adobe Clean"/>
                <w:sz w:val="19"/>
              </w:rPr>
              <w:pPrChange w:id="343" w:author="GURU PRAKASH G" w:date="2024-01-08T17:56:00Z">
                <w:pPr>
                  <w:pStyle w:val="TableParagraph"/>
                  <w:framePr w:hSpace="180" w:wrap="around" w:vAnchor="text" w:hAnchor="margin" w:y="-579"/>
                  <w:spacing w:line="186" w:lineRule="exact"/>
                  <w:ind w:right="109"/>
                  <w:jc w:val="center"/>
                </w:pPr>
              </w:pPrChange>
            </w:pPr>
            <w:r>
              <w:rPr>
                <w:rFonts w:ascii="Adobe Clean" w:hAnsi="Adobe Clean"/>
                <w:w w:val="130"/>
                <w:sz w:val="19"/>
              </w:rPr>
              <w:t>✓</w:t>
            </w:r>
          </w:p>
        </w:tc>
        <w:tc>
          <w:tcPr>
            <w:tcW w:w="1253" w:type="dxa"/>
          </w:tcPr>
          <w:p w14:paraId="4FB6A1CB" w14:textId="77777777" w:rsidR="00D638CA" w:rsidRDefault="00D638CA">
            <w:pPr>
              <w:pStyle w:val="TableParagraph"/>
              <w:spacing w:before="24" w:line="186" w:lineRule="exact"/>
              <w:ind w:left="112" w:right="104"/>
              <w:jc w:val="center"/>
              <w:rPr>
                <w:sz w:val="19"/>
              </w:rPr>
              <w:pPrChange w:id="344" w:author="GURU PRAKASH G" w:date="2024-01-08T17:56:00Z">
                <w:pPr>
                  <w:pStyle w:val="TableParagraph"/>
                  <w:framePr w:hSpace="180" w:wrap="around" w:vAnchor="text" w:hAnchor="margin" w:y="-579"/>
                  <w:spacing w:line="186" w:lineRule="exact"/>
                  <w:ind w:right="120"/>
                  <w:jc w:val="center"/>
                </w:pPr>
              </w:pPrChange>
            </w:pPr>
            <w:r>
              <w:rPr>
                <w:w w:val="99"/>
                <w:sz w:val="19"/>
              </w:rPr>
              <w:t>3</w:t>
            </w:r>
          </w:p>
        </w:tc>
        <w:tc>
          <w:tcPr>
            <w:tcW w:w="1350" w:type="dxa"/>
          </w:tcPr>
          <w:p w14:paraId="2C69B7CD" w14:textId="77777777" w:rsidR="00D638CA" w:rsidRDefault="00D638CA">
            <w:pPr>
              <w:pStyle w:val="TableParagraph"/>
              <w:spacing w:before="24" w:line="186" w:lineRule="exact"/>
              <w:ind w:left="300" w:right="228"/>
              <w:jc w:val="center"/>
              <w:rPr>
                <w:sz w:val="19"/>
              </w:rPr>
              <w:pPrChange w:id="345" w:author="GURU PRAKASH G" w:date="2024-01-08T17:56:00Z">
                <w:pPr>
                  <w:pStyle w:val="TableParagraph"/>
                  <w:framePr w:hSpace="180" w:wrap="around" w:vAnchor="text" w:hAnchor="margin" w:y="-579"/>
                  <w:spacing w:line="186" w:lineRule="exact"/>
                  <w:ind w:left="345" w:right="263"/>
                  <w:jc w:val="center"/>
                </w:pPr>
              </w:pPrChange>
            </w:pPr>
            <w:r>
              <w:rPr>
                <w:spacing w:val="-5"/>
                <w:sz w:val="19"/>
              </w:rPr>
              <w:t>22</w:t>
            </w:r>
          </w:p>
        </w:tc>
        <w:tc>
          <w:tcPr>
            <w:tcW w:w="1318" w:type="dxa"/>
          </w:tcPr>
          <w:p w14:paraId="6EBCEFCA" w14:textId="77777777" w:rsidR="00D638CA" w:rsidRDefault="00D638CA">
            <w:pPr>
              <w:pStyle w:val="TableParagraph"/>
              <w:spacing w:before="24" w:line="186" w:lineRule="exact"/>
              <w:ind w:left="254" w:right="154"/>
              <w:jc w:val="center"/>
              <w:rPr>
                <w:sz w:val="19"/>
              </w:rPr>
              <w:pPrChange w:id="346" w:author="GURU PRAKASH G" w:date="2024-01-08T17:56:00Z">
                <w:pPr>
                  <w:pStyle w:val="TableParagraph"/>
                  <w:framePr w:hSpace="180" w:wrap="around" w:vAnchor="text" w:hAnchor="margin" w:y="-579"/>
                  <w:spacing w:line="186" w:lineRule="exact"/>
                  <w:ind w:left="293" w:right="178"/>
                  <w:jc w:val="center"/>
                </w:pPr>
              </w:pPrChange>
            </w:pPr>
            <w:r>
              <w:rPr>
                <w:spacing w:val="-5"/>
                <w:sz w:val="19"/>
              </w:rPr>
              <w:t>23</w:t>
            </w:r>
          </w:p>
        </w:tc>
      </w:tr>
      <w:tr w:rsidR="00D638CA" w14:paraId="6C9408E8" w14:textId="77777777" w:rsidTr="000F3BFB">
        <w:trPr>
          <w:trHeight w:val="206"/>
        </w:trPr>
        <w:tc>
          <w:tcPr>
            <w:tcW w:w="1570" w:type="dxa"/>
            <w:gridSpan w:val="2"/>
          </w:tcPr>
          <w:p w14:paraId="216917C4" w14:textId="77777777" w:rsidR="00D638CA" w:rsidRDefault="0020265A">
            <w:pPr>
              <w:pStyle w:val="TableParagraph"/>
              <w:spacing w:before="24" w:line="186" w:lineRule="exact"/>
              <w:ind w:left="97"/>
              <w:rPr>
                <w:sz w:val="19"/>
              </w:rPr>
              <w:pPrChange w:id="347"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"_bookmark54" </w:instrText>
            </w:r>
            <w:r>
              <w:fldChar w:fldCharType="separate"/>
            </w:r>
            <w:r w:rsidR="00D638CA">
              <w:rPr>
                <w:spacing w:val="-2"/>
                <w:sz w:val="19"/>
              </w:rPr>
              <w:t>[2021]</w:t>
            </w:r>
            <w:r>
              <w:rPr>
                <w:spacing w:val="-2"/>
                <w:sz w:val="19"/>
              </w:rPr>
              <w:fldChar w:fldCharType="end"/>
            </w:r>
          </w:p>
        </w:tc>
        <w:tc>
          <w:tcPr>
            <w:tcW w:w="1331" w:type="dxa"/>
          </w:tcPr>
          <w:p w14:paraId="57C18E46" w14:textId="77777777" w:rsidR="00D638CA" w:rsidRDefault="00D638CA">
            <w:pPr>
              <w:pStyle w:val="TableParagraph"/>
              <w:spacing w:before="24"/>
              <w:ind w:left="112"/>
              <w:rPr>
                <w:sz w:val="14"/>
              </w:rPr>
              <w:pPrChange w:id="348" w:author="GURU PRAKASH G" w:date="2024-01-08T17:56:00Z">
                <w:pPr>
                  <w:pStyle w:val="TableParagraph"/>
                  <w:framePr w:hSpace="180" w:wrap="around" w:vAnchor="text" w:hAnchor="margin" w:y="-579"/>
                </w:pPr>
              </w:pPrChange>
            </w:pPr>
          </w:p>
        </w:tc>
        <w:tc>
          <w:tcPr>
            <w:tcW w:w="1668" w:type="dxa"/>
          </w:tcPr>
          <w:p w14:paraId="377BE5A0" w14:textId="77777777" w:rsidR="00D638CA" w:rsidRDefault="00D638CA">
            <w:pPr>
              <w:pStyle w:val="TableParagraph"/>
              <w:spacing w:before="24"/>
              <w:ind w:left="112"/>
              <w:rPr>
                <w:sz w:val="14"/>
              </w:rPr>
              <w:pPrChange w:id="349" w:author="GURU PRAKASH G" w:date="2024-01-08T17:56:00Z">
                <w:pPr>
                  <w:pStyle w:val="TableParagraph"/>
                  <w:framePr w:hSpace="180" w:wrap="around" w:vAnchor="text" w:hAnchor="margin" w:y="-579"/>
                </w:pPr>
              </w:pPrChange>
            </w:pPr>
          </w:p>
        </w:tc>
        <w:tc>
          <w:tcPr>
            <w:tcW w:w="1547" w:type="dxa"/>
          </w:tcPr>
          <w:p w14:paraId="27250EEE" w14:textId="77777777" w:rsidR="00D638CA" w:rsidRDefault="00D638CA">
            <w:pPr>
              <w:pStyle w:val="TableParagraph"/>
              <w:spacing w:before="24"/>
              <w:ind w:left="112"/>
              <w:rPr>
                <w:sz w:val="14"/>
              </w:rPr>
              <w:pPrChange w:id="350" w:author="GURU PRAKASH G" w:date="2024-01-08T17:56:00Z">
                <w:pPr>
                  <w:pStyle w:val="TableParagraph"/>
                  <w:framePr w:hSpace="180" w:wrap="around" w:vAnchor="text" w:hAnchor="margin" w:y="-579"/>
                </w:pPr>
              </w:pPrChange>
            </w:pPr>
          </w:p>
        </w:tc>
        <w:tc>
          <w:tcPr>
            <w:tcW w:w="1628" w:type="dxa"/>
          </w:tcPr>
          <w:p w14:paraId="53BA9833" w14:textId="77777777" w:rsidR="00D638CA" w:rsidRDefault="00D638CA">
            <w:pPr>
              <w:pStyle w:val="TableParagraph"/>
              <w:spacing w:before="24"/>
              <w:ind w:left="112"/>
              <w:rPr>
                <w:sz w:val="14"/>
              </w:rPr>
              <w:pPrChange w:id="351" w:author="GURU PRAKASH G" w:date="2024-01-08T17:56:00Z">
                <w:pPr>
                  <w:pStyle w:val="TableParagraph"/>
                  <w:framePr w:hSpace="180" w:wrap="around" w:vAnchor="text" w:hAnchor="margin" w:y="-579"/>
                </w:pPr>
              </w:pPrChange>
            </w:pPr>
          </w:p>
        </w:tc>
        <w:tc>
          <w:tcPr>
            <w:tcW w:w="1352" w:type="dxa"/>
          </w:tcPr>
          <w:p w14:paraId="386DD144" w14:textId="77777777" w:rsidR="00D638CA" w:rsidRDefault="00D638CA">
            <w:pPr>
              <w:pStyle w:val="TableParagraph"/>
              <w:spacing w:before="24"/>
              <w:ind w:left="112"/>
              <w:rPr>
                <w:sz w:val="14"/>
              </w:rPr>
              <w:pPrChange w:id="352" w:author="GURU PRAKASH G" w:date="2024-01-08T17:56:00Z">
                <w:pPr>
                  <w:pStyle w:val="TableParagraph"/>
                  <w:framePr w:hSpace="180" w:wrap="around" w:vAnchor="text" w:hAnchor="margin" w:y="-579"/>
                </w:pPr>
              </w:pPrChange>
            </w:pPr>
          </w:p>
        </w:tc>
        <w:tc>
          <w:tcPr>
            <w:tcW w:w="1253" w:type="dxa"/>
          </w:tcPr>
          <w:p w14:paraId="6801F764" w14:textId="77777777" w:rsidR="00D638CA" w:rsidRDefault="00D638CA">
            <w:pPr>
              <w:pStyle w:val="TableParagraph"/>
              <w:spacing w:before="24"/>
              <w:ind w:left="112"/>
              <w:rPr>
                <w:sz w:val="14"/>
              </w:rPr>
              <w:pPrChange w:id="353" w:author="GURU PRAKASH G" w:date="2024-01-08T17:56:00Z">
                <w:pPr>
                  <w:pStyle w:val="TableParagraph"/>
                  <w:framePr w:hSpace="180" w:wrap="around" w:vAnchor="text" w:hAnchor="margin" w:y="-579"/>
                </w:pPr>
              </w:pPrChange>
            </w:pPr>
          </w:p>
        </w:tc>
        <w:tc>
          <w:tcPr>
            <w:tcW w:w="1350" w:type="dxa"/>
          </w:tcPr>
          <w:p w14:paraId="2E7CA16E" w14:textId="77777777" w:rsidR="00D638CA" w:rsidRDefault="00D638CA">
            <w:pPr>
              <w:pStyle w:val="TableParagraph"/>
              <w:spacing w:before="24"/>
              <w:ind w:left="112"/>
              <w:rPr>
                <w:sz w:val="14"/>
              </w:rPr>
              <w:pPrChange w:id="354" w:author="GURU PRAKASH G" w:date="2024-01-08T17:56:00Z">
                <w:pPr>
                  <w:pStyle w:val="TableParagraph"/>
                  <w:framePr w:hSpace="180" w:wrap="around" w:vAnchor="text" w:hAnchor="margin" w:y="-579"/>
                </w:pPr>
              </w:pPrChange>
            </w:pPr>
          </w:p>
        </w:tc>
        <w:tc>
          <w:tcPr>
            <w:tcW w:w="1318" w:type="dxa"/>
          </w:tcPr>
          <w:p w14:paraId="7E49B43A" w14:textId="77777777" w:rsidR="00D638CA" w:rsidRDefault="00D638CA">
            <w:pPr>
              <w:pStyle w:val="TableParagraph"/>
              <w:spacing w:before="24"/>
              <w:ind w:left="112"/>
              <w:rPr>
                <w:sz w:val="14"/>
              </w:rPr>
              <w:pPrChange w:id="355" w:author="GURU PRAKASH G" w:date="2024-01-08T17:56:00Z">
                <w:pPr>
                  <w:pStyle w:val="TableParagraph"/>
                  <w:framePr w:hSpace="180" w:wrap="around" w:vAnchor="text" w:hAnchor="margin" w:y="-579"/>
                </w:pPr>
              </w:pPrChange>
            </w:pPr>
          </w:p>
        </w:tc>
      </w:tr>
      <w:tr w:rsidR="00D638CA" w14:paraId="3D1D9749" w14:textId="77777777" w:rsidTr="000F3BFB">
        <w:trPr>
          <w:trHeight w:val="206"/>
        </w:trPr>
        <w:tc>
          <w:tcPr>
            <w:tcW w:w="1570" w:type="dxa"/>
            <w:gridSpan w:val="2"/>
          </w:tcPr>
          <w:p w14:paraId="0626A598" w14:textId="77777777" w:rsidR="00D638CA" w:rsidRDefault="0020265A">
            <w:pPr>
              <w:pStyle w:val="TableParagraph"/>
              <w:spacing w:before="24" w:line="186" w:lineRule="exact"/>
              <w:ind w:left="97"/>
              <w:rPr>
                <w:sz w:val="19"/>
              </w:rPr>
              <w:pPrChange w:id="356"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"_bookmark55" </w:instrText>
            </w:r>
            <w:r>
              <w:fldChar w:fldCharType="separate"/>
            </w:r>
            <w:r w:rsidR="00D638CA">
              <w:rPr>
                <w:sz w:val="19"/>
              </w:rPr>
              <w:t>Roberts</w:t>
            </w:r>
            <w:r w:rsidR="00D638CA">
              <w:rPr>
                <w:spacing w:val="75"/>
                <w:w w:val="150"/>
                <w:sz w:val="19"/>
              </w:rPr>
              <w:t xml:space="preserve"> </w:t>
            </w:r>
            <w:r w:rsidR="00D638CA">
              <w:rPr>
                <w:sz w:val="19"/>
              </w:rPr>
              <w:t>et</w:t>
            </w:r>
            <w:r w:rsidR="00D638CA">
              <w:rPr>
                <w:spacing w:val="76"/>
                <w:w w:val="150"/>
                <w:sz w:val="19"/>
              </w:rPr>
              <w:t xml:space="preserve"> </w:t>
            </w:r>
            <w:r w:rsidR="00D638CA">
              <w:rPr>
                <w:spacing w:val="-5"/>
                <w:sz w:val="19"/>
              </w:rPr>
              <w:t>al.</w:t>
            </w:r>
            <w:r>
              <w:rPr>
                <w:spacing w:val="-5"/>
                <w:sz w:val="19"/>
              </w:rPr>
              <w:fldChar w:fldCharType="end"/>
            </w:r>
          </w:p>
        </w:tc>
        <w:tc>
          <w:tcPr>
            <w:tcW w:w="1331" w:type="dxa"/>
          </w:tcPr>
          <w:p w14:paraId="13AB6EB2" w14:textId="77777777" w:rsidR="00D638CA" w:rsidRDefault="00D638CA">
            <w:pPr>
              <w:pStyle w:val="TableParagraph"/>
              <w:spacing w:before="24" w:line="186" w:lineRule="exact"/>
              <w:ind w:left="488"/>
              <w:rPr>
                <w:rFonts w:ascii="Tahoma"/>
                <w:sz w:val="19"/>
              </w:rPr>
              <w:pPrChange w:id="357" w:author="GURU PRAKASH G" w:date="2024-01-08T17:56:00Z">
                <w:pPr>
                  <w:pStyle w:val="TableParagraph"/>
                  <w:framePr w:hSpace="180" w:wrap="around" w:vAnchor="text" w:hAnchor="margin" w:y="-579"/>
                  <w:spacing w:line="186" w:lineRule="exact"/>
                  <w:ind w:left="562"/>
                </w:pPr>
              </w:pPrChange>
            </w:pPr>
            <w:r>
              <w:rPr>
                <w:rFonts w:ascii="Tahoma"/>
                <w:w w:val="97"/>
                <w:sz w:val="19"/>
              </w:rPr>
              <w:t>X</w:t>
            </w:r>
          </w:p>
        </w:tc>
        <w:tc>
          <w:tcPr>
            <w:tcW w:w="1668" w:type="dxa"/>
          </w:tcPr>
          <w:p w14:paraId="32C2582A" w14:textId="77777777" w:rsidR="00D638CA" w:rsidRDefault="00D638CA">
            <w:pPr>
              <w:pStyle w:val="TableParagraph"/>
              <w:spacing w:before="24" w:line="186" w:lineRule="exact"/>
              <w:ind w:left="120"/>
              <w:jc w:val="center"/>
              <w:rPr>
                <w:rFonts w:ascii="Tahoma"/>
                <w:sz w:val="19"/>
              </w:rPr>
              <w:pPrChange w:id="358" w:author="GURU PRAKASH G" w:date="2024-01-08T17:56:00Z">
                <w:pPr>
                  <w:pStyle w:val="TableParagraph"/>
                  <w:framePr w:hSpace="180" w:wrap="around" w:vAnchor="text" w:hAnchor="margin" w:y="-579"/>
                  <w:spacing w:line="186" w:lineRule="exact"/>
                  <w:ind w:left="138"/>
                  <w:jc w:val="center"/>
                </w:pPr>
              </w:pPrChange>
            </w:pPr>
            <w:r>
              <w:rPr>
                <w:rFonts w:ascii="Tahoma"/>
                <w:w w:val="97"/>
                <w:sz w:val="19"/>
              </w:rPr>
              <w:t>X</w:t>
            </w:r>
          </w:p>
        </w:tc>
        <w:tc>
          <w:tcPr>
            <w:tcW w:w="1547" w:type="dxa"/>
          </w:tcPr>
          <w:p w14:paraId="64BD1142" w14:textId="77777777" w:rsidR="00D638CA" w:rsidRDefault="00D638CA">
            <w:pPr>
              <w:pStyle w:val="TableParagraph"/>
              <w:spacing w:before="24" w:line="186" w:lineRule="exact"/>
              <w:ind w:left="45"/>
              <w:jc w:val="center"/>
              <w:rPr>
                <w:sz w:val="19"/>
              </w:rPr>
              <w:pPrChange w:id="359" w:author="GURU PRAKASH G" w:date="2024-01-08T17:56:00Z">
                <w:pPr>
                  <w:pStyle w:val="TableParagraph"/>
                  <w:framePr w:hSpace="180" w:wrap="around" w:vAnchor="text" w:hAnchor="margin" w:y="-579"/>
                  <w:spacing w:line="186" w:lineRule="exact"/>
                  <w:ind w:left="52"/>
                  <w:jc w:val="center"/>
                </w:pPr>
              </w:pPrChange>
            </w:pPr>
            <w:r>
              <w:rPr>
                <w:w w:val="99"/>
                <w:sz w:val="19"/>
              </w:rPr>
              <w:t>-</w:t>
            </w:r>
          </w:p>
        </w:tc>
        <w:tc>
          <w:tcPr>
            <w:tcW w:w="1628" w:type="dxa"/>
          </w:tcPr>
          <w:p w14:paraId="444BEE30" w14:textId="77777777" w:rsidR="00D638CA" w:rsidRDefault="00D638CA">
            <w:pPr>
              <w:pStyle w:val="TableParagraph"/>
              <w:spacing w:before="24" w:line="186" w:lineRule="exact"/>
              <w:ind w:left="115" w:right="153"/>
              <w:jc w:val="center"/>
              <w:rPr>
                <w:sz w:val="19"/>
              </w:rPr>
              <w:pPrChange w:id="360" w:author="GURU PRAKASH G" w:date="2024-01-08T17:56:00Z">
                <w:pPr>
                  <w:pStyle w:val="TableParagraph"/>
                  <w:framePr w:hSpace="180" w:wrap="around" w:vAnchor="text" w:hAnchor="margin" w:y="-579"/>
                  <w:spacing w:line="186" w:lineRule="exact"/>
                  <w:ind w:left="133" w:right="177"/>
                  <w:jc w:val="center"/>
                </w:pPr>
              </w:pPrChange>
            </w:pPr>
            <w:r>
              <w:rPr>
                <w:sz w:val="19"/>
              </w:rPr>
              <w:t>March</w:t>
            </w:r>
            <w:r>
              <w:rPr>
                <w:spacing w:val="-5"/>
                <w:sz w:val="19"/>
              </w:rPr>
              <w:t xml:space="preserve"> </w:t>
            </w:r>
            <w:r>
              <w:rPr>
                <w:sz w:val="19"/>
              </w:rPr>
              <w:t>15,</w:t>
            </w:r>
            <w:r>
              <w:rPr>
                <w:spacing w:val="-5"/>
                <w:sz w:val="19"/>
              </w:rPr>
              <w:t xml:space="preserve"> </w:t>
            </w:r>
            <w:r>
              <w:rPr>
                <w:spacing w:val="-4"/>
                <w:sz w:val="19"/>
              </w:rPr>
              <w:t>2021</w:t>
            </w:r>
          </w:p>
        </w:tc>
        <w:tc>
          <w:tcPr>
            <w:tcW w:w="1352" w:type="dxa"/>
          </w:tcPr>
          <w:p w14:paraId="2FFD7FC7" w14:textId="77777777" w:rsidR="00D638CA" w:rsidRDefault="00D638CA">
            <w:pPr>
              <w:pStyle w:val="TableParagraph"/>
              <w:spacing w:before="24" w:line="186" w:lineRule="exact"/>
              <w:ind w:left="112" w:right="94"/>
              <w:jc w:val="center"/>
              <w:rPr>
                <w:rFonts w:ascii="Adobe Clean" w:hAnsi="Adobe Clean"/>
                <w:sz w:val="19"/>
              </w:rPr>
              <w:pPrChange w:id="361" w:author="GURU PRAKASH G" w:date="2024-01-08T17:56:00Z">
                <w:pPr>
                  <w:pStyle w:val="TableParagraph"/>
                  <w:framePr w:hSpace="180" w:wrap="around" w:vAnchor="text" w:hAnchor="margin" w:y="-579"/>
                  <w:spacing w:line="186" w:lineRule="exact"/>
                  <w:ind w:right="109"/>
                  <w:jc w:val="center"/>
                </w:pPr>
              </w:pPrChange>
            </w:pPr>
            <w:r>
              <w:rPr>
                <w:rFonts w:ascii="Adobe Clean" w:hAnsi="Adobe Clean"/>
                <w:w w:val="130"/>
                <w:sz w:val="19"/>
              </w:rPr>
              <w:t>✓</w:t>
            </w:r>
          </w:p>
        </w:tc>
        <w:tc>
          <w:tcPr>
            <w:tcW w:w="1253" w:type="dxa"/>
          </w:tcPr>
          <w:p w14:paraId="2B1BD50E" w14:textId="77777777" w:rsidR="00D638CA" w:rsidRDefault="00D638CA">
            <w:pPr>
              <w:pStyle w:val="TableParagraph"/>
              <w:spacing w:before="24" w:line="186" w:lineRule="exact"/>
              <w:ind w:left="112" w:right="104"/>
              <w:jc w:val="center"/>
              <w:rPr>
                <w:sz w:val="19"/>
              </w:rPr>
              <w:pPrChange w:id="362" w:author="GURU PRAKASH G" w:date="2024-01-08T17:56:00Z">
                <w:pPr>
                  <w:pStyle w:val="TableParagraph"/>
                  <w:framePr w:hSpace="180" w:wrap="around" w:vAnchor="text" w:hAnchor="margin" w:y="-579"/>
                  <w:spacing w:line="186" w:lineRule="exact"/>
                  <w:ind w:right="120"/>
                  <w:jc w:val="center"/>
                </w:pPr>
              </w:pPrChange>
            </w:pPr>
            <w:r>
              <w:rPr>
                <w:w w:val="99"/>
                <w:sz w:val="19"/>
              </w:rPr>
              <w:t>-</w:t>
            </w:r>
          </w:p>
        </w:tc>
        <w:tc>
          <w:tcPr>
            <w:tcW w:w="1350" w:type="dxa"/>
          </w:tcPr>
          <w:p w14:paraId="65C932CE" w14:textId="77777777" w:rsidR="00D638CA" w:rsidRDefault="00D638CA">
            <w:pPr>
              <w:pStyle w:val="TableParagraph"/>
              <w:spacing w:before="24" w:line="186" w:lineRule="exact"/>
              <w:ind w:left="300" w:right="228"/>
              <w:jc w:val="center"/>
              <w:rPr>
                <w:sz w:val="19"/>
              </w:rPr>
              <w:pPrChange w:id="363" w:author="GURU PRAKASH G" w:date="2024-01-08T17:56:00Z">
                <w:pPr>
                  <w:pStyle w:val="TableParagraph"/>
                  <w:framePr w:hSpace="180" w:wrap="around" w:vAnchor="text" w:hAnchor="margin" w:y="-579"/>
                  <w:spacing w:line="186" w:lineRule="exact"/>
                  <w:ind w:left="345" w:right="263"/>
                  <w:jc w:val="center"/>
                </w:pPr>
              </w:pPrChange>
            </w:pPr>
            <w:r>
              <w:rPr>
                <w:spacing w:val="-5"/>
                <w:sz w:val="19"/>
              </w:rPr>
              <w:t>22</w:t>
            </w:r>
          </w:p>
        </w:tc>
        <w:tc>
          <w:tcPr>
            <w:tcW w:w="1318" w:type="dxa"/>
          </w:tcPr>
          <w:p w14:paraId="72AEF5EE" w14:textId="77777777" w:rsidR="00D638CA" w:rsidRDefault="00D638CA">
            <w:pPr>
              <w:pStyle w:val="TableParagraph"/>
              <w:spacing w:before="24" w:line="186" w:lineRule="exact"/>
              <w:ind w:left="100"/>
              <w:jc w:val="center"/>
              <w:rPr>
                <w:sz w:val="19"/>
              </w:rPr>
              <w:pPrChange w:id="364" w:author="GURU PRAKASH G" w:date="2024-01-08T17:56:00Z">
                <w:pPr>
                  <w:pStyle w:val="TableParagraph"/>
                  <w:framePr w:hSpace="180" w:wrap="around" w:vAnchor="text" w:hAnchor="margin" w:y="-579"/>
                  <w:spacing w:line="186" w:lineRule="exact"/>
                  <w:ind w:left="115"/>
                  <w:jc w:val="center"/>
                </w:pPr>
              </w:pPrChange>
            </w:pPr>
            <w:r>
              <w:rPr>
                <w:w w:val="99"/>
                <w:sz w:val="19"/>
              </w:rPr>
              <w:t>-</w:t>
            </w:r>
          </w:p>
        </w:tc>
      </w:tr>
      <w:tr w:rsidR="00D638CA" w14:paraId="03130C87" w14:textId="77777777" w:rsidTr="000F3BFB">
        <w:trPr>
          <w:trHeight w:val="206"/>
        </w:trPr>
        <w:tc>
          <w:tcPr>
            <w:tcW w:w="1570" w:type="dxa"/>
            <w:gridSpan w:val="2"/>
          </w:tcPr>
          <w:p w14:paraId="33418DAF" w14:textId="77777777" w:rsidR="00D638CA" w:rsidRDefault="0020265A">
            <w:pPr>
              <w:pStyle w:val="TableParagraph"/>
              <w:spacing w:before="24" w:line="186" w:lineRule="exact"/>
              <w:ind w:left="97"/>
              <w:rPr>
                <w:sz w:val="19"/>
              </w:rPr>
              <w:pPrChange w:id="365" w:author="GURU PRAKASH G" w:date="2024-01-08T17:56:00Z">
                <w:pPr>
                  <w:pStyle w:val="TableParagraph"/>
                  <w:framePr w:hSpace="180" w:wrap="around" w:vAnchor="text" w:hAnchor="margin" w:y="-579"/>
                  <w:spacing w:line="186" w:lineRule="exact"/>
                  <w:ind w:left="112"/>
                </w:pPr>
              </w:pPrChange>
            </w:pPr>
            <w:r>
              <w:fldChar w:fldCharType="begin"/>
            </w:r>
            <w:r>
              <w:instrText xml:space="preserve"> HYPERLINK \l "_bookmark55" </w:instrText>
            </w:r>
            <w:r>
              <w:fldChar w:fldCharType="separate"/>
            </w:r>
            <w:r w:rsidR="00D638CA">
              <w:rPr>
                <w:spacing w:val="-2"/>
                <w:sz w:val="19"/>
              </w:rPr>
              <w:t>[2021]</w:t>
            </w:r>
            <w:r>
              <w:rPr>
                <w:spacing w:val="-2"/>
                <w:sz w:val="19"/>
              </w:rPr>
              <w:fldChar w:fldCharType="end"/>
            </w:r>
          </w:p>
        </w:tc>
        <w:tc>
          <w:tcPr>
            <w:tcW w:w="1331" w:type="dxa"/>
          </w:tcPr>
          <w:p w14:paraId="74E534F5" w14:textId="77777777" w:rsidR="00D638CA" w:rsidRDefault="00D638CA">
            <w:pPr>
              <w:pStyle w:val="TableParagraph"/>
              <w:spacing w:before="24"/>
              <w:ind w:left="112"/>
              <w:rPr>
                <w:sz w:val="14"/>
              </w:rPr>
              <w:pPrChange w:id="366" w:author="GURU PRAKASH G" w:date="2024-01-08T17:56:00Z">
                <w:pPr>
                  <w:pStyle w:val="TableParagraph"/>
                  <w:framePr w:hSpace="180" w:wrap="around" w:vAnchor="text" w:hAnchor="margin" w:y="-579"/>
                </w:pPr>
              </w:pPrChange>
            </w:pPr>
          </w:p>
        </w:tc>
        <w:tc>
          <w:tcPr>
            <w:tcW w:w="1668" w:type="dxa"/>
          </w:tcPr>
          <w:p w14:paraId="182D98A9" w14:textId="77777777" w:rsidR="00D638CA" w:rsidRDefault="00D638CA">
            <w:pPr>
              <w:pStyle w:val="TableParagraph"/>
              <w:spacing w:before="24"/>
              <w:ind w:left="112"/>
              <w:rPr>
                <w:sz w:val="14"/>
              </w:rPr>
              <w:pPrChange w:id="367" w:author="GURU PRAKASH G" w:date="2024-01-08T17:56:00Z">
                <w:pPr>
                  <w:pStyle w:val="TableParagraph"/>
                  <w:framePr w:hSpace="180" w:wrap="around" w:vAnchor="text" w:hAnchor="margin" w:y="-579"/>
                </w:pPr>
              </w:pPrChange>
            </w:pPr>
          </w:p>
        </w:tc>
        <w:tc>
          <w:tcPr>
            <w:tcW w:w="1547" w:type="dxa"/>
          </w:tcPr>
          <w:p w14:paraId="28465666" w14:textId="77777777" w:rsidR="00D638CA" w:rsidRDefault="00D638CA">
            <w:pPr>
              <w:pStyle w:val="TableParagraph"/>
              <w:spacing w:before="24"/>
              <w:ind w:left="112"/>
              <w:rPr>
                <w:sz w:val="14"/>
              </w:rPr>
              <w:pPrChange w:id="368" w:author="GURU PRAKASH G" w:date="2024-01-08T17:56:00Z">
                <w:pPr>
                  <w:pStyle w:val="TableParagraph"/>
                  <w:framePr w:hSpace="180" w:wrap="around" w:vAnchor="text" w:hAnchor="margin" w:y="-579"/>
                </w:pPr>
              </w:pPrChange>
            </w:pPr>
          </w:p>
        </w:tc>
        <w:tc>
          <w:tcPr>
            <w:tcW w:w="1628" w:type="dxa"/>
          </w:tcPr>
          <w:p w14:paraId="2D6D5A14" w14:textId="77777777" w:rsidR="00D638CA" w:rsidRDefault="00D638CA">
            <w:pPr>
              <w:pStyle w:val="TableParagraph"/>
              <w:spacing w:before="24"/>
              <w:ind w:left="112"/>
              <w:rPr>
                <w:sz w:val="14"/>
              </w:rPr>
              <w:pPrChange w:id="369" w:author="GURU PRAKASH G" w:date="2024-01-08T17:56:00Z">
                <w:pPr>
                  <w:pStyle w:val="TableParagraph"/>
                  <w:framePr w:hSpace="180" w:wrap="around" w:vAnchor="text" w:hAnchor="margin" w:y="-579"/>
                </w:pPr>
              </w:pPrChange>
            </w:pPr>
          </w:p>
        </w:tc>
        <w:tc>
          <w:tcPr>
            <w:tcW w:w="1352" w:type="dxa"/>
          </w:tcPr>
          <w:p w14:paraId="57256EA1" w14:textId="77777777" w:rsidR="00D638CA" w:rsidRDefault="00D638CA">
            <w:pPr>
              <w:pStyle w:val="TableParagraph"/>
              <w:spacing w:before="24"/>
              <w:ind w:left="112"/>
              <w:rPr>
                <w:sz w:val="14"/>
              </w:rPr>
              <w:pPrChange w:id="370" w:author="GURU PRAKASH G" w:date="2024-01-08T17:56:00Z">
                <w:pPr>
                  <w:pStyle w:val="TableParagraph"/>
                  <w:framePr w:hSpace="180" w:wrap="around" w:vAnchor="text" w:hAnchor="margin" w:y="-579"/>
                </w:pPr>
              </w:pPrChange>
            </w:pPr>
          </w:p>
        </w:tc>
        <w:tc>
          <w:tcPr>
            <w:tcW w:w="1253" w:type="dxa"/>
          </w:tcPr>
          <w:p w14:paraId="52120DA0" w14:textId="77777777" w:rsidR="00D638CA" w:rsidRDefault="00D638CA">
            <w:pPr>
              <w:pStyle w:val="TableParagraph"/>
              <w:spacing w:before="24"/>
              <w:ind w:left="112"/>
              <w:rPr>
                <w:sz w:val="14"/>
              </w:rPr>
              <w:pPrChange w:id="371" w:author="GURU PRAKASH G" w:date="2024-01-08T17:56:00Z">
                <w:pPr>
                  <w:pStyle w:val="TableParagraph"/>
                  <w:framePr w:hSpace="180" w:wrap="around" w:vAnchor="text" w:hAnchor="margin" w:y="-579"/>
                </w:pPr>
              </w:pPrChange>
            </w:pPr>
          </w:p>
        </w:tc>
        <w:tc>
          <w:tcPr>
            <w:tcW w:w="1350" w:type="dxa"/>
          </w:tcPr>
          <w:p w14:paraId="19A185A0" w14:textId="77777777" w:rsidR="00D638CA" w:rsidRDefault="00D638CA">
            <w:pPr>
              <w:pStyle w:val="TableParagraph"/>
              <w:spacing w:before="24"/>
              <w:ind w:left="112"/>
              <w:rPr>
                <w:sz w:val="14"/>
              </w:rPr>
              <w:pPrChange w:id="372" w:author="GURU PRAKASH G" w:date="2024-01-08T17:56:00Z">
                <w:pPr>
                  <w:pStyle w:val="TableParagraph"/>
                  <w:framePr w:hSpace="180" w:wrap="around" w:vAnchor="text" w:hAnchor="margin" w:y="-579"/>
                </w:pPr>
              </w:pPrChange>
            </w:pPr>
          </w:p>
        </w:tc>
        <w:tc>
          <w:tcPr>
            <w:tcW w:w="1318" w:type="dxa"/>
          </w:tcPr>
          <w:p w14:paraId="648FFE13" w14:textId="77777777" w:rsidR="00D638CA" w:rsidRDefault="00D638CA">
            <w:pPr>
              <w:pStyle w:val="TableParagraph"/>
              <w:spacing w:before="24"/>
              <w:ind w:left="112"/>
              <w:rPr>
                <w:sz w:val="14"/>
              </w:rPr>
              <w:pPrChange w:id="373" w:author="GURU PRAKASH G" w:date="2024-01-08T17:56:00Z">
                <w:pPr>
                  <w:pStyle w:val="TableParagraph"/>
                  <w:framePr w:hSpace="180" w:wrap="around" w:vAnchor="text" w:hAnchor="margin" w:y="-579"/>
                </w:pPr>
              </w:pPrChange>
            </w:pPr>
          </w:p>
        </w:tc>
      </w:tr>
      <w:tr w:rsidR="00D638CA" w14:paraId="1BD48001" w14:textId="77777777" w:rsidTr="000F3BFB">
        <w:trPr>
          <w:trHeight w:val="224"/>
        </w:trPr>
        <w:tc>
          <w:tcPr>
            <w:tcW w:w="1570" w:type="dxa"/>
            <w:gridSpan w:val="2"/>
            <w:tcBorders>
              <w:bottom w:val="single" w:sz="4" w:space="0" w:color="000000"/>
            </w:tcBorders>
          </w:tcPr>
          <w:p w14:paraId="0CD4408F" w14:textId="77777777" w:rsidR="00D638CA" w:rsidRDefault="00D638CA">
            <w:pPr>
              <w:pStyle w:val="TableParagraph"/>
              <w:spacing w:before="24" w:line="204" w:lineRule="exact"/>
              <w:ind w:left="97"/>
              <w:rPr>
                <w:sz w:val="19"/>
              </w:rPr>
              <w:pPrChange w:id="374" w:author="GURU PRAKASH G" w:date="2024-01-08T17:56:00Z">
                <w:pPr>
                  <w:pStyle w:val="TableParagraph"/>
                  <w:framePr w:hSpace="180" w:wrap="around" w:vAnchor="text" w:hAnchor="margin" w:y="-579"/>
                  <w:spacing w:line="204" w:lineRule="exact"/>
                  <w:ind w:left="112"/>
                </w:pPr>
              </w:pPrChange>
            </w:pPr>
            <w:r>
              <w:rPr>
                <w:sz w:val="19"/>
              </w:rPr>
              <w:t>Our</w:t>
            </w:r>
            <w:r>
              <w:rPr>
                <w:spacing w:val="-4"/>
                <w:sz w:val="19"/>
              </w:rPr>
              <w:t xml:space="preserve"> work</w:t>
            </w:r>
          </w:p>
        </w:tc>
        <w:tc>
          <w:tcPr>
            <w:tcW w:w="1331" w:type="dxa"/>
            <w:tcBorders>
              <w:bottom w:val="single" w:sz="4" w:space="0" w:color="000000"/>
            </w:tcBorders>
          </w:tcPr>
          <w:p w14:paraId="45BD5331" w14:textId="77777777" w:rsidR="00D638CA" w:rsidRDefault="00D638CA">
            <w:pPr>
              <w:pStyle w:val="TableParagraph"/>
              <w:spacing w:before="24" w:line="204" w:lineRule="exact"/>
              <w:ind w:left="467"/>
              <w:rPr>
                <w:rFonts w:ascii="Adobe Clean" w:hAnsi="Adobe Clean"/>
                <w:sz w:val="19"/>
              </w:rPr>
              <w:pPrChange w:id="375" w:author="GURU PRAKASH G" w:date="2024-01-08T17:56:00Z">
                <w:pPr>
                  <w:pStyle w:val="TableParagraph"/>
                  <w:framePr w:hSpace="180" w:wrap="around" w:vAnchor="text" w:hAnchor="margin" w:y="-579"/>
                  <w:spacing w:line="204" w:lineRule="exact"/>
                  <w:ind w:left="537"/>
                </w:pPr>
              </w:pPrChange>
            </w:pPr>
            <w:r>
              <w:rPr>
                <w:rFonts w:ascii="Adobe Clean" w:hAnsi="Adobe Clean"/>
                <w:w w:val="130"/>
                <w:sz w:val="19"/>
              </w:rPr>
              <w:t>✓</w:t>
            </w:r>
          </w:p>
        </w:tc>
        <w:tc>
          <w:tcPr>
            <w:tcW w:w="1668" w:type="dxa"/>
            <w:tcBorders>
              <w:bottom w:val="single" w:sz="4" w:space="0" w:color="000000"/>
            </w:tcBorders>
          </w:tcPr>
          <w:p w14:paraId="0B2D53D7" w14:textId="77777777" w:rsidR="00D638CA" w:rsidRDefault="00D638CA">
            <w:pPr>
              <w:pStyle w:val="TableParagraph"/>
              <w:spacing w:before="24" w:line="204" w:lineRule="exact"/>
              <w:ind w:left="120"/>
              <w:jc w:val="center"/>
              <w:rPr>
                <w:rFonts w:ascii="Adobe Clean" w:hAnsi="Adobe Clean"/>
                <w:sz w:val="19"/>
              </w:rPr>
              <w:pPrChange w:id="376" w:author="GURU PRAKASH G" w:date="2024-01-08T17:56:00Z">
                <w:pPr>
                  <w:pStyle w:val="TableParagraph"/>
                  <w:framePr w:hSpace="180" w:wrap="around" w:vAnchor="text" w:hAnchor="margin" w:y="-579"/>
                  <w:spacing w:line="204" w:lineRule="exact"/>
                  <w:ind w:left="138"/>
                  <w:jc w:val="center"/>
                </w:pPr>
              </w:pPrChange>
            </w:pPr>
            <w:r>
              <w:rPr>
                <w:rFonts w:ascii="Adobe Clean" w:hAnsi="Adobe Clean"/>
                <w:w w:val="130"/>
                <w:sz w:val="19"/>
              </w:rPr>
              <w:t>✓</w:t>
            </w:r>
          </w:p>
        </w:tc>
        <w:tc>
          <w:tcPr>
            <w:tcW w:w="1547" w:type="dxa"/>
            <w:tcBorders>
              <w:bottom w:val="single" w:sz="4" w:space="0" w:color="000000"/>
            </w:tcBorders>
          </w:tcPr>
          <w:p w14:paraId="64F60983" w14:textId="77777777" w:rsidR="00D638CA" w:rsidRDefault="00D638CA">
            <w:pPr>
              <w:pStyle w:val="TableParagraph"/>
              <w:spacing w:before="24" w:line="204" w:lineRule="exact"/>
              <w:ind w:left="163" w:right="118"/>
              <w:jc w:val="center"/>
              <w:rPr>
                <w:sz w:val="19"/>
              </w:rPr>
              <w:pPrChange w:id="377" w:author="GURU PRAKASH G" w:date="2024-01-08T17:56:00Z">
                <w:pPr>
                  <w:pStyle w:val="TableParagraph"/>
                  <w:framePr w:hSpace="180" w:wrap="around" w:vAnchor="text" w:hAnchor="margin" w:y="-579"/>
                  <w:spacing w:line="204" w:lineRule="exact"/>
                  <w:ind w:left="188" w:right="136"/>
                  <w:jc w:val="center"/>
                </w:pPr>
              </w:pPrChange>
            </w:pPr>
            <w:r>
              <w:rPr>
                <w:sz w:val="19"/>
              </w:rPr>
              <w:t>March</w:t>
            </w:r>
            <w:r>
              <w:rPr>
                <w:spacing w:val="-5"/>
                <w:sz w:val="19"/>
              </w:rPr>
              <w:t xml:space="preserve"> </w:t>
            </w:r>
            <w:r>
              <w:rPr>
                <w:sz w:val="19"/>
              </w:rPr>
              <w:t>21,</w:t>
            </w:r>
            <w:r>
              <w:rPr>
                <w:spacing w:val="-5"/>
                <w:sz w:val="19"/>
              </w:rPr>
              <w:t xml:space="preserve"> </w:t>
            </w:r>
            <w:r>
              <w:rPr>
                <w:spacing w:val="-4"/>
                <w:sz w:val="19"/>
              </w:rPr>
              <w:t>2021</w:t>
            </w:r>
          </w:p>
        </w:tc>
        <w:tc>
          <w:tcPr>
            <w:tcW w:w="1628" w:type="dxa"/>
            <w:tcBorders>
              <w:bottom w:val="single" w:sz="4" w:space="0" w:color="000000"/>
            </w:tcBorders>
          </w:tcPr>
          <w:p w14:paraId="4DD7DF73" w14:textId="77777777" w:rsidR="00D638CA" w:rsidRDefault="00D638CA">
            <w:pPr>
              <w:pStyle w:val="TableParagraph"/>
              <w:spacing w:before="24" w:line="204" w:lineRule="exact"/>
              <w:ind w:left="112" w:right="38"/>
              <w:jc w:val="center"/>
              <w:rPr>
                <w:sz w:val="19"/>
              </w:rPr>
              <w:pPrChange w:id="378" w:author="GURU PRAKASH G" w:date="2024-01-08T17:56:00Z">
                <w:pPr>
                  <w:pStyle w:val="TableParagraph"/>
                  <w:framePr w:hSpace="180" w:wrap="around" w:vAnchor="text" w:hAnchor="margin" w:y="-579"/>
                  <w:spacing w:line="204" w:lineRule="exact"/>
                  <w:ind w:right="44"/>
                  <w:jc w:val="center"/>
                </w:pPr>
              </w:pPrChange>
            </w:pPr>
            <w:r>
              <w:rPr>
                <w:w w:val="99"/>
                <w:sz w:val="19"/>
              </w:rPr>
              <w:t>-</w:t>
            </w:r>
          </w:p>
        </w:tc>
        <w:tc>
          <w:tcPr>
            <w:tcW w:w="1352" w:type="dxa"/>
            <w:tcBorders>
              <w:bottom w:val="single" w:sz="4" w:space="0" w:color="000000"/>
            </w:tcBorders>
          </w:tcPr>
          <w:p w14:paraId="6DA41817" w14:textId="77777777" w:rsidR="00D638CA" w:rsidRDefault="00D638CA">
            <w:pPr>
              <w:pStyle w:val="TableParagraph"/>
              <w:spacing w:before="24" w:line="204" w:lineRule="exact"/>
              <w:ind w:left="112" w:right="94"/>
              <w:jc w:val="center"/>
              <w:rPr>
                <w:rFonts w:ascii="Adobe Clean" w:hAnsi="Adobe Clean"/>
                <w:sz w:val="19"/>
              </w:rPr>
              <w:pPrChange w:id="379" w:author="GURU PRAKASH G" w:date="2024-01-08T17:56:00Z">
                <w:pPr>
                  <w:pStyle w:val="TableParagraph"/>
                  <w:framePr w:hSpace="180" w:wrap="around" w:vAnchor="text" w:hAnchor="margin" w:y="-579"/>
                  <w:spacing w:line="204" w:lineRule="exact"/>
                  <w:ind w:right="109"/>
                  <w:jc w:val="center"/>
                </w:pPr>
              </w:pPrChange>
            </w:pPr>
            <w:r>
              <w:rPr>
                <w:rFonts w:ascii="Adobe Clean" w:hAnsi="Adobe Clean"/>
                <w:w w:val="130"/>
                <w:sz w:val="19"/>
              </w:rPr>
              <w:t>✓</w:t>
            </w:r>
          </w:p>
        </w:tc>
        <w:tc>
          <w:tcPr>
            <w:tcW w:w="1253" w:type="dxa"/>
            <w:tcBorders>
              <w:bottom w:val="single" w:sz="4" w:space="0" w:color="000000"/>
            </w:tcBorders>
          </w:tcPr>
          <w:p w14:paraId="4B3D17FA" w14:textId="77777777" w:rsidR="00D638CA" w:rsidRDefault="00D638CA">
            <w:pPr>
              <w:pStyle w:val="TableParagraph"/>
              <w:spacing w:before="24" w:line="204" w:lineRule="exact"/>
              <w:ind w:left="112" w:right="104"/>
              <w:jc w:val="center"/>
              <w:rPr>
                <w:sz w:val="19"/>
              </w:rPr>
              <w:pPrChange w:id="380" w:author="GURU PRAKASH G" w:date="2024-01-08T17:56:00Z">
                <w:pPr>
                  <w:pStyle w:val="TableParagraph"/>
                  <w:framePr w:hSpace="180" w:wrap="around" w:vAnchor="text" w:hAnchor="margin" w:y="-579"/>
                  <w:spacing w:line="204" w:lineRule="exact"/>
                  <w:ind w:right="120"/>
                  <w:jc w:val="center"/>
                </w:pPr>
              </w:pPrChange>
            </w:pPr>
            <w:r>
              <w:rPr>
                <w:w w:val="99"/>
                <w:sz w:val="19"/>
              </w:rPr>
              <w:t>6</w:t>
            </w:r>
          </w:p>
        </w:tc>
        <w:tc>
          <w:tcPr>
            <w:tcW w:w="1350" w:type="dxa"/>
            <w:tcBorders>
              <w:bottom w:val="single" w:sz="4" w:space="0" w:color="000000"/>
            </w:tcBorders>
          </w:tcPr>
          <w:p w14:paraId="01CDA1C6" w14:textId="77777777" w:rsidR="00D638CA" w:rsidRDefault="00D638CA">
            <w:pPr>
              <w:pStyle w:val="TableParagraph"/>
              <w:spacing w:before="24" w:line="204" w:lineRule="exact"/>
              <w:ind w:left="300" w:right="228"/>
              <w:jc w:val="center"/>
              <w:rPr>
                <w:sz w:val="19"/>
              </w:rPr>
              <w:pPrChange w:id="381" w:author="GURU PRAKASH G" w:date="2024-01-08T17:56:00Z">
                <w:pPr>
                  <w:pStyle w:val="TableParagraph"/>
                  <w:framePr w:hSpace="180" w:wrap="around" w:vAnchor="text" w:hAnchor="margin" w:y="-579"/>
                  <w:spacing w:line="204" w:lineRule="exact"/>
                  <w:ind w:left="345" w:right="263"/>
                  <w:jc w:val="center"/>
                </w:pPr>
              </w:pPrChange>
            </w:pPr>
            <w:r>
              <w:rPr>
                <w:spacing w:val="-5"/>
                <w:sz w:val="19"/>
              </w:rPr>
              <w:t>23</w:t>
            </w:r>
          </w:p>
        </w:tc>
        <w:tc>
          <w:tcPr>
            <w:tcW w:w="1318" w:type="dxa"/>
            <w:tcBorders>
              <w:bottom w:val="single" w:sz="4" w:space="0" w:color="000000"/>
            </w:tcBorders>
          </w:tcPr>
          <w:p w14:paraId="48C3D523" w14:textId="77777777" w:rsidR="00D638CA" w:rsidRDefault="00D638CA">
            <w:pPr>
              <w:pStyle w:val="TableParagraph"/>
              <w:spacing w:before="24" w:line="204" w:lineRule="exact"/>
              <w:ind w:left="254" w:right="154"/>
              <w:jc w:val="center"/>
              <w:rPr>
                <w:sz w:val="19"/>
              </w:rPr>
              <w:pPrChange w:id="382" w:author="GURU PRAKASH G" w:date="2024-01-08T17:56:00Z">
                <w:pPr>
                  <w:pStyle w:val="TableParagraph"/>
                  <w:framePr w:hSpace="180" w:wrap="around" w:vAnchor="text" w:hAnchor="margin" w:y="-579"/>
                  <w:spacing w:line="204" w:lineRule="exact"/>
                  <w:ind w:left="293" w:right="178"/>
                  <w:jc w:val="center"/>
                </w:pPr>
              </w:pPrChange>
            </w:pPr>
            <w:r>
              <w:rPr>
                <w:spacing w:val="-5"/>
                <w:sz w:val="19"/>
              </w:rPr>
              <w:t>18</w:t>
            </w:r>
          </w:p>
        </w:tc>
      </w:tr>
    </w:tbl>
    <w:p w14:paraId="423F5A24" w14:textId="77777777" w:rsidR="00CF2AEF" w:rsidRDefault="00CF2AEF">
      <w:pPr>
        <w:pStyle w:val="BodyText"/>
        <w:spacing w:before="2"/>
        <w:rPr>
          <w:sz w:val="14"/>
        </w:rPr>
      </w:pPr>
    </w:p>
    <w:p w14:paraId="1371DE43" w14:textId="77777777" w:rsidR="00CF2AEF" w:rsidRDefault="00CF2AEF">
      <w:pPr>
        <w:pStyle w:val="BodyText"/>
        <w:spacing w:before="2"/>
        <w:rPr>
          <w:sz w:val="14"/>
        </w:rPr>
      </w:pPr>
    </w:p>
    <w:p w14:paraId="12687940" w14:textId="77777777" w:rsidR="00CF2AEF" w:rsidRDefault="00CF2AEF">
      <w:pPr>
        <w:pStyle w:val="BodyText"/>
        <w:spacing w:before="2"/>
        <w:rPr>
          <w:sz w:val="14"/>
        </w:rPr>
      </w:pPr>
    </w:p>
    <w:p w14:paraId="4D00359C" w14:textId="77777777" w:rsidR="00CF2AEF" w:rsidRDefault="00CF2AEF">
      <w:pPr>
        <w:pStyle w:val="BodyText"/>
        <w:spacing w:before="2"/>
        <w:rPr>
          <w:sz w:val="14"/>
        </w:rPr>
      </w:pPr>
    </w:p>
    <w:p w14:paraId="1C1585B4" w14:textId="77777777" w:rsidR="00CF2AEF" w:rsidRDefault="00CF2AEF">
      <w:pPr>
        <w:pStyle w:val="BodyText"/>
        <w:spacing w:before="2"/>
        <w:rPr>
          <w:sz w:val="14"/>
        </w:rPr>
      </w:pPr>
    </w:p>
    <w:p w14:paraId="00B710AD" w14:textId="77777777" w:rsidR="00CF2AEF" w:rsidRDefault="00CF2AEF">
      <w:pPr>
        <w:pStyle w:val="BodyText"/>
        <w:spacing w:before="2"/>
        <w:rPr>
          <w:sz w:val="14"/>
        </w:rPr>
      </w:pPr>
    </w:p>
    <w:p w14:paraId="0A077EDD" w14:textId="77777777" w:rsidR="00CF2AEF" w:rsidRDefault="00CF2AEF">
      <w:pPr>
        <w:pStyle w:val="BodyText"/>
        <w:spacing w:before="2"/>
        <w:rPr>
          <w:sz w:val="14"/>
        </w:rPr>
      </w:pPr>
    </w:p>
    <w:p w14:paraId="5C9A98BC" w14:textId="77777777" w:rsidR="00CF2AEF" w:rsidRDefault="00CF2AEF">
      <w:pPr>
        <w:pStyle w:val="BodyText"/>
        <w:spacing w:before="2"/>
        <w:rPr>
          <w:sz w:val="14"/>
        </w:rPr>
      </w:pPr>
    </w:p>
    <w:p w14:paraId="31E24F55" w14:textId="77777777" w:rsidR="00D638CA" w:rsidRDefault="00D638CA" w:rsidP="00D638CA">
      <w:pPr>
        <w:spacing w:before="87"/>
        <w:ind w:left="1355" w:right="1412"/>
        <w:jc w:val="center"/>
        <w:rPr>
          <w:i/>
          <w:sz w:val="20"/>
        </w:rPr>
      </w:pPr>
      <w:r>
        <w:rPr>
          <w:sz w:val="20"/>
        </w:rPr>
        <w:t>Table</w:t>
      </w:r>
      <w:r>
        <w:rPr>
          <w:spacing w:val="-11"/>
          <w:sz w:val="20"/>
        </w:rPr>
        <w:t xml:space="preserve"> </w:t>
      </w:r>
      <w:r>
        <w:rPr>
          <w:sz w:val="20"/>
        </w:rPr>
        <w:t xml:space="preserve">2: </w:t>
      </w:r>
      <w:bookmarkStart w:id="383" w:name="_bookmark2"/>
      <w:bookmarkEnd w:id="383"/>
      <w:r>
        <w:rPr>
          <w:i/>
          <w:sz w:val="20"/>
        </w:rPr>
        <w:t>Databases</w:t>
      </w:r>
      <w:r>
        <w:rPr>
          <w:i/>
          <w:spacing w:val="-10"/>
          <w:sz w:val="20"/>
        </w:rPr>
        <w:t xml:space="preserve"> </w:t>
      </w:r>
      <w:r>
        <w:rPr>
          <w:i/>
          <w:sz w:val="20"/>
        </w:rPr>
        <w:t>and</w:t>
      </w:r>
      <w:r>
        <w:rPr>
          <w:i/>
          <w:spacing w:val="-11"/>
          <w:sz w:val="20"/>
        </w:rPr>
        <w:t xml:space="preserve"> </w:t>
      </w:r>
      <w:r>
        <w:rPr>
          <w:i/>
          <w:sz w:val="20"/>
        </w:rPr>
        <w:t>search</w:t>
      </w:r>
      <w:r>
        <w:rPr>
          <w:i/>
          <w:spacing w:val="-10"/>
          <w:sz w:val="20"/>
        </w:rPr>
        <w:t xml:space="preserve"> </w:t>
      </w:r>
      <w:r>
        <w:rPr>
          <w:i/>
          <w:sz w:val="20"/>
        </w:rPr>
        <w:t>strings</w:t>
      </w:r>
      <w:r>
        <w:rPr>
          <w:i/>
          <w:spacing w:val="-10"/>
          <w:sz w:val="20"/>
        </w:rPr>
        <w:t xml:space="preserve"> </w:t>
      </w:r>
      <w:r>
        <w:rPr>
          <w:i/>
          <w:sz w:val="20"/>
        </w:rPr>
        <w:t>for</w:t>
      </w:r>
      <w:r>
        <w:rPr>
          <w:i/>
          <w:spacing w:val="-10"/>
          <w:sz w:val="20"/>
        </w:rPr>
        <w:t xml:space="preserve"> </w:t>
      </w:r>
      <w:r>
        <w:rPr>
          <w:i/>
          <w:sz w:val="20"/>
        </w:rPr>
        <w:t>literature</w:t>
      </w:r>
      <w:r>
        <w:rPr>
          <w:i/>
          <w:spacing w:val="-11"/>
          <w:sz w:val="20"/>
        </w:rPr>
        <w:t xml:space="preserve"> </w:t>
      </w:r>
      <w:r>
        <w:rPr>
          <w:i/>
          <w:spacing w:val="-2"/>
          <w:sz w:val="20"/>
        </w:rPr>
        <w:t>review</w:t>
      </w:r>
    </w:p>
    <w:p w14:paraId="520A48BE" w14:textId="77777777" w:rsidR="00D638CA" w:rsidRDefault="00D638CA" w:rsidP="00D638CA">
      <w:pPr>
        <w:pStyle w:val="BodyText"/>
        <w:spacing w:before="7"/>
        <w:rPr>
          <w:i/>
          <w:sz w:val="13"/>
        </w:r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Change w:id="384" w:author="GURU PRAKASH G" w:date="2024-01-08T17:56:00Z">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PrChange>
      </w:tblPr>
      <w:tblGrid>
        <w:gridCol w:w="1599"/>
        <w:gridCol w:w="6635"/>
        <w:tblGridChange w:id="385">
          <w:tblGrid>
            <w:gridCol w:w="1599"/>
            <w:gridCol w:w="6635"/>
          </w:tblGrid>
        </w:tblGridChange>
      </w:tblGrid>
      <w:tr w:rsidR="00D638CA" w14:paraId="3B38961F" w14:textId="77777777" w:rsidTr="009131A9">
        <w:trPr>
          <w:trHeight w:val="434"/>
          <w:trPrChange w:id="386" w:author="GURU PRAKASH G" w:date="2024-01-08T17:56:00Z">
            <w:trPr>
              <w:trHeight w:val="434"/>
            </w:trPr>
          </w:trPrChange>
        </w:trPr>
        <w:tc>
          <w:tcPr>
            <w:tcW w:w="1599" w:type="dxa"/>
            <w:tcPrChange w:id="387" w:author="GURU PRAKASH G" w:date="2024-01-08T17:56:00Z">
              <w:tcPr>
                <w:tcW w:w="1599" w:type="dxa"/>
              </w:tcPr>
            </w:tcPrChange>
          </w:tcPr>
          <w:p w14:paraId="6F958B32" w14:textId="77777777" w:rsidR="00D638CA" w:rsidRDefault="00D638CA" w:rsidP="009131A9">
            <w:pPr>
              <w:pStyle w:val="TableParagraph"/>
              <w:spacing w:line="189" w:lineRule="exact"/>
              <w:ind w:left="111" w:right="103"/>
              <w:jc w:val="center"/>
              <w:rPr>
                <w:b/>
                <w:sz w:val="20"/>
              </w:rPr>
            </w:pPr>
            <w:r>
              <w:rPr>
                <w:b/>
                <w:sz w:val="20"/>
              </w:rPr>
              <w:t>Name</w:t>
            </w:r>
            <w:r>
              <w:rPr>
                <w:b/>
                <w:spacing w:val="-5"/>
                <w:sz w:val="20"/>
              </w:rPr>
              <w:t xml:space="preserve"> </w:t>
            </w:r>
            <w:r>
              <w:rPr>
                <w:b/>
                <w:sz w:val="20"/>
              </w:rPr>
              <w:t>of</w:t>
            </w:r>
            <w:r>
              <w:rPr>
                <w:b/>
                <w:spacing w:val="-4"/>
                <w:sz w:val="20"/>
              </w:rPr>
              <w:t xml:space="preserve"> </w:t>
            </w:r>
            <w:r>
              <w:rPr>
                <w:b/>
                <w:spacing w:val="-5"/>
                <w:sz w:val="20"/>
              </w:rPr>
              <w:t>the</w:t>
            </w:r>
          </w:p>
          <w:p w14:paraId="5709E5C3" w14:textId="77777777" w:rsidR="00D638CA" w:rsidRDefault="00D638CA" w:rsidP="009131A9">
            <w:pPr>
              <w:pStyle w:val="TableParagraph"/>
              <w:spacing w:line="224" w:lineRule="exact"/>
              <w:ind w:left="111" w:right="103"/>
              <w:jc w:val="center"/>
              <w:rPr>
                <w:b/>
                <w:sz w:val="20"/>
              </w:rPr>
            </w:pPr>
            <w:r>
              <w:rPr>
                <w:b/>
                <w:sz w:val="20"/>
              </w:rPr>
              <w:t>search</w:t>
            </w:r>
            <w:r>
              <w:rPr>
                <w:b/>
                <w:spacing w:val="-11"/>
                <w:sz w:val="20"/>
              </w:rPr>
              <w:t xml:space="preserve"> </w:t>
            </w:r>
            <w:r>
              <w:rPr>
                <w:b/>
                <w:spacing w:val="-2"/>
                <w:sz w:val="20"/>
              </w:rPr>
              <w:t>database</w:t>
            </w:r>
          </w:p>
        </w:tc>
        <w:tc>
          <w:tcPr>
            <w:tcW w:w="6635" w:type="dxa"/>
            <w:tcPrChange w:id="388" w:author="GURU PRAKASH G" w:date="2024-01-08T17:56:00Z">
              <w:tcPr>
                <w:tcW w:w="6635" w:type="dxa"/>
              </w:tcPr>
            </w:tcPrChange>
          </w:tcPr>
          <w:p w14:paraId="31C0598F" w14:textId="77777777" w:rsidR="00D638CA" w:rsidRDefault="00D638CA" w:rsidP="009131A9">
            <w:pPr>
              <w:pStyle w:val="TableParagraph"/>
              <w:spacing w:before="80"/>
              <w:ind w:left="2739" w:right="2730"/>
              <w:jc w:val="center"/>
              <w:rPr>
                <w:b/>
                <w:sz w:val="20"/>
              </w:rPr>
            </w:pPr>
            <w:r>
              <w:rPr>
                <w:b/>
                <w:sz w:val="20"/>
              </w:rPr>
              <w:t>Search</w:t>
            </w:r>
            <w:r>
              <w:rPr>
                <w:b/>
                <w:spacing w:val="-11"/>
                <w:sz w:val="20"/>
              </w:rPr>
              <w:t xml:space="preserve"> </w:t>
            </w:r>
            <w:r>
              <w:rPr>
                <w:b/>
                <w:spacing w:val="-2"/>
                <w:sz w:val="20"/>
              </w:rPr>
              <w:t>string</w:t>
            </w:r>
          </w:p>
        </w:tc>
      </w:tr>
      <w:tr w:rsidR="00D638CA" w14:paraId="60F6B5C5" w14:textId="77777777" w:rsidTr="009131A9">
        <w:trPr>
          <w:trHeight w:val="434"/>
          <w:trPrChange w:id="389" w:author="GURU PRAKASH G" w:date="2024-01-08T17:56:00Z">
            <w:trPr>
              <w:trHeight w:val="434"/>
            </w:trPr>
          </w:trPrChange>
        </w:trPr>
        <w:tc>
          <w:tcPr>
            <w:tcW w:w="1599" w:type="dxa"/>
            <w:tcPrChange w:id="390" w:author="GURU PRAKASH G" w:date="2024-01-08T17:56:00Z">
              <w:tcPr>
                <w:tcW w:w="1599" w:type="dxa"/>
              </w:tcPr>
            </w:tcPrChange>
          </w:tcPr>
          <w:p w14:paraId="04E3EE92" w14:textId="77777777" w:rsidR="00D638CA" w:rsidRDefault="00D638CA" w:rsidP="009131A9">
            <w:pPr>
              <w:pStyle w:val="TableParagraph"/>
              <w:spacing w:before="80"/>
              <w:ind w:left="111" w:right="103"/>
              <w:jc w:val="center"/>
              <w:rPr>
                <w:sz w:val="20"/>
              </w:rPr>
            </w:pPr>
            <w:r>
              <w:rPr>
                <w:spacing w:val="-2"/>
                <w:sz w:val="20"/>
              </w:rPr>
              <w:t>Scopus</w:t>
            </w:r>
          </w:p>
        </w:tc>
        <w:tc>
          <w:tcPr>
            <w:tcW w:w="6635" w:type="dxa"/>
            <w:tcPrChange w:id="391" w:author="GURU PRAKASH G" w:date="2024-01-08T17:56:00Z">
              <w:tcPr>
                <w:tcW w:w="6635" w:type="dxa"/>
              </w:tcPr>
            </w:tcPrChange>
          </w:tcPr>
          <w:p w14:paraId="3743F935" w14:textId="77777777" w:rsidR="00D638CA" w:rsidRDefault="00D638CA" w:rsidP="009131A9">
            <w:pPr>
              <w:pStyle w:val="TableParagraph"/>
              <w:spacing w:line="189" w:lineRule="exact"/>
              <w:ind w:left="122"/>
              <w:rPr>
                <w:sz w:val="20"/>
              </w:rPr>
            </w:pPr>
            <w:r>
              <w:rPr>
                <w:sz w:val="20"/>
              </w:rPr>
              <w:t>TITLE-ABS-KEY</w:t>
            </w:r>
            <w:r>
              <w:rPr>
                <w:spacing w:val="-9"/>
                <w:sz w:val="20"/>
              </w:rPr>
              <w:t xml:space="preserve"> </w:t>
            </w:r>
            <w:r>
              <w:rPr>
                <w:sz w:val="20"/>
              </w:rPr>
              <w:t>(Covid-19</w:t>
            </w:r>
            <w:r>
              <w:rPr>
                <w:spacing w:val="-8"/>
                <w:sz w:val="20"/>
              </w:rPr>
              <w:t xml:space="preserve"> </w:t>
            </w:r>
            <w:r>
              <w:rPr>
                <w:sz w:val="20"/>
              </w:rPr>
              <w:t>AND</w:t>
            </w:r>
            <w:r>
              <w:rPr>
                <w:spacing w:val="-9"/>
                <w:sz w:val="20"/>
              </w:rPr>
              <w:t xml:space="preserve"> </w:t>
            </w:r>
            <w:r>
              <w:rPr>
                <w:sz w:val="20"/>
              </w:rPr>
              <w:t>(Machine</w:t>
            </w:r>
            <w:r>
              <w:rPr>
                <w:spacing w:val="-8"/>
                <w:sz w:val="20"/>
              </w:rPr>
              <w:t xml:space="preserve"> </w:t>
            </w:r>
            <w:r>
              <w:rPr>
                <w:sz w:val="20"/>
              </w:rPr>
              <w:t>Learning</w:t>
            </w:r>
            <w:r>
              <w:rPr>
                <w:spacing w:val="-9"/>
                <w:sz w:val="20"/>
              </w:rPr>
              <w:t xml:space="preserve"> </w:t>
            </w:r>
            <w:r>
              <w:rPr>
                <w:sz w:val="20"/>
              </w:rPr>
              <w:t>OR</w:t>
            </w:r>
            <w:r>
              <w:rPr>
                <w:spacing w:val="-8"/>
                <w:sz w:val="20"/>
              </w:rPr>
              <w:t xml:space="preserve"> </w:t>
            </w:r>
            <w:r>
              <w:rPr>
                <w:sz w:val="20"/>
              </w:rPr>
              <w:t>Deep</w:t>
            </w:r>
            <w:r>
              <w:rPr>
                <w:spacing w:val="-9"/>
                <w:sz w:val="20"/>
              </w:rPr>
              <w:t xml:space="preserve"> </w:t>
            </w:r>
            <w:r>
              <w:rPr>
                <w:spacing w:val="-2"/>
                <w:sz w:val="20"/>
              </w:rPr>
              <w:t>Learning)</w:t>
            </w:r>
          </w:p>
          <w:p w14:paraId="45BC3980" w14:textId="77777777" w:rsidR="00D638CA" w:rsidRDefault="00D638CA" w:rsidP="009131A9">
            <w:pPr>
              <w:pStyle w:val="TableParagraph"/>
              <w:spacing w:line="224" w:lineRule="exact"/>
              <w:ind w:left="122"/>
              <w:rPr>
                <w:sz w:val="20"/>
              </w:rPr>
            </w:pPr>
            <w:r>
              <w:rPr>
                <w:sz w:val="20"/>
              </w:rPr>
              <w:t>AND</w:t>
            </w:r>
            <w:r>
              <w:rPr>
                <w:spacing w:val="-12"/>
                <w:sz w:val="20"/>
              </w:rPr>
              <w:t xml:space="preserve"> </w:t>
            </w:r>
            <w:r>
              <w:rPr>
                <w:sz w:val="20"/>
              </w:rPr>
              <w:t>(Classification</w:t>
            </w:r>
            <w:r>
              <w:rPr>
                <w:spacing w:val="-11"/>
                <w:sz w:val="20"/>
              </w:rPr>
              <w:t xml:space="preserve"> </w:t>
            </w:r>
            <w:r>
              <w:rPr>
                <w:sz w:val="20"/>
              </w:rPr>
              <w:t>OR</w:t>
            </w:r>
            <w:r>
              <w:rPr>
                <w:spacing w:val="-11"/>
                <w:sz w:val="20"/>
              </w:rPr>
              <w:t xml:space="preserve"> </w:t>
            </w:r>
            <w:r>
              <w:rPr>
                <w:sz w:val="20"/>
              </w:rPr>
              <w:t>Segmentation)</w:t>
            </w:r>
            <w:r>
              <w:rPr>
                <w:spacing w:val="-12"/>
                <w:sz w:val="20"/>
              </w:rPr>
              <w:t xml:space="preserve"> </w:t>
            </w:r>
            <w:r>
              <w:rPr>
                <w:sz w:val="20"/>
              </w:rPr>
              <w:t>AND</w:t>
            </w:r>
            <w:r>
              <w:rPr>
                <w:spacing w:val="-11"/>
                <w:sz w:val="20"/>
              </w:rPr>
              <w:t xml:space="preserve"> </w:t>
            </w:r>
            <w:r>
              <w:rPr>
                <w:sz w:val="20"/>
              </w:rPr>
              <w:t>X-</w:t>
            </w:r>
            <w:r>
              <w:rPr>
                <w:spacing w:val="-4"/>
                <w:sz w:val="20"/>
              </w:rPr>
              <w:t>ray)</w:t>
            </w:r>
          </w:p>
        </w:tc>
      </w:tr>
      <w:tr w:rsidR="00D638CA" w14:paraId="70DDEB74" w14:textId="77777777" w:rsidTr="009131A9">
        <w:trPr>
          <w:trHeight w:val="434"/>
          <w:trPrChange w:id="392" w:author="GURU PRAKASH G" w:date="2024-01-08T17:56:00Z">
            <w:trPr>
              <w:trHeight w:val="434"/>
            </w:trPr>
          </w:trPrChange>
        </w:trPr>
        <w:tc>
          <w:tcPr>
            <w:tcW w:w="1599" w:type="dxa"/>
            <w:tcPrChange w:id="393" w:author="GURU PRAKASH G" w:date="2024-01-08T17:56:00Z">
              <w:tcPr>
                <w:tcW w:w="1599" w:type="dxa"/>
              </w:tcPr>
            </w:tcPrChange>
          </w:tcPr>
          <w:p w14:paraId="73A83156" w14:textId="77777777" w:rsidR="00D638CA" w:rsidRDefault="00D638CA" w:rsidP="009131A9">
            <w:pPr>
              <w:pStyle w:val="TableParagraph"/>
              <w:spacing w:before="80"/>
              <w:ind w:left="111" w:right="103"/>
              <w:jc w:val="center"/>
              <w:rPr>
                <w:sz w:val="20"/>
              </w:rPr>
            </w:pPr>
            <w:r>
              <w:rPr>
                <w:sz w:val="20"/>
              </w:rPr>
              <w:t>Web</w:t>
            </w:r>
            <w:r>
              <w:rPr>
                <w:spacing w:val="-12"/>
                <w:sz w:val="20"/>
              </w:rPr>
              <w:t xml:space="preserve"> </w:t>
            </w:r>
            <w:r>
              <w:rPr>
                <w:sz w:val="20"/>
              </w:rPr>
              <w:t>of</w:t>
            </w:r>
            <w:r>
              <w:rPr>
                <w:spacing w:val="-12"/>
                <w:sz w:val="20"/>
              </w:rPr>
              <w:t xml:space="preserve"> </w:t>
            </w:r>
            <w:r>
              <w:rPr>
                <w:spacing w:val="-2"/>
                <w:sz w:val="20"/>
              </w:rPr>
              <w:t>Science</w:t>
            </w:r>
          </w:p>
        </w:tc>
        <w:tc>
          <w:tcPr>
            <w:tcW w:w="6635" w:type="dxa"/>
            <w:tcPrChange w:id="394" w:author="GURU PRAKASH G" w:date="2024-01-08T17:56:00Z">
              <w:tcPr>
                <w:tcW w:w="6635" w:type="dxa"/>
              </w:tcPr>
            </w:tcPrChange>
          </w:tcPr>
          <w:p w14:paraId="1679AA3A" w14:textId="77777777" w:rsidR="00D638CA" w:rsidRDefault="00D638CA" w:rsidP="009131A9">
            <w:pPr>
              <w:pStyle w:val="TableParagraph"/>
              <w:spacing w:line="189" w:lineRule="exact"/>
              <w:ind w:left="122"/>
              <w:rPr>
                <w:sz w:val="20"/>
              </w:rPr>
            </w:pPr>
            <w:r>
              <w:rPr>
                <w:sz w:val="20"/>
              </w:rPr>
              <w:t>(SUBJECT</w:t>
            </w:r>
            <w:r>
              <w:rPr>
                <w:spacing w:val="-8"/>
                <w:sz w:val="20"/>
              </w:rPr>
              <w:t xml:space="preserve"> </w:t>
            </w:r>
            <w:r>
              <w:rPr>
                <w:sz w:val="20"/>
              </w:rPr>
              <w:t>OR</w:t>
            </w:r>
            <w:r>
              <w:rPr>
                <w:spacing w:val="-7"/>
                <w:sz w:val="20"/>
              </w:rPr>
              <w:t xml:space="preserve"> </w:t>
            </w:r>
            <w:r>
              <w:rPr>
                <w:sz w:val="20"/>
              </w:rPr>
              <w:t>TITLE:</w:t>
            </w:r>
            <w:r>
              <w:rPr>
                <w:spacing w:val="-7"/>
                <w:sz w:val="20"/>
              </w:rPr>
              <w:t xml:space="preserve"> </w:t>
            </w:r>
            <w:r>
              <w:rPr>
                <w:sz w:val="20"/>
              </w:rPr>
              <w:t>Covid-19</w:t>
            </w:r>
            <w:r>
              <w:rPr>
                <w:spacing w:val="-7"/>
                <w:sz w:val="20"/>
              </w:rPr>
              <w:t xml:space="preserve"> </w:t>
            </w:r>
            <w:r>
              <w:rPr>
                <w:sz w:val="20"/>
              </w:rPr>
              <w:t>AND</w:t>
            </w:r>
            <w:r>
              <w:rPr>
                <w:spacing w:val="-7"/>
                <w:sz w:val="20"/>
              </w:rPr>
              <w:t xml:space="preserve"> </w:t>
            </w:r>
            <w:r>
              <w:rPr>
                <w:sz w:val="20"/>
              </w:rPr>
              <w:t>(Machine</w:t>
            </w:r>
            <w:r>
              <w:rPr>
                <w:spacing w:val="-7"/>
                <w:sz w:val="20"/>
              </w:rPr>
              <w:t xml:space="preserve"> </w:t>
            </w:r>
            <w:r>
              <w:rPr>
                <w:sz w:val="20"/>
              </w:rPr>
              <w:t>Learning</w:t>
            </w:r>
            <w:r>
              <w:rPr>
                <w:spacing w:val="-7"/>
                <w:sz w:val="20"/>
              </w:rPr>
              <w:t xml:space="preserve"> </w:t>
            </w:r>
            <w:r>
              <w:rPr>
                <w:sz w:val="20"/>
              </w:rPr>
              <w:t>OR</w:t>
            </w:r>
            <w:r>
              <w:rPr>
                <w:spacing w:val="-7"/>
                <w:sz w:val="20"/>
              </w:rPr>
              <w:t xml:space="preserve"> </w:t>
            </w:r>
            <w:r>
              <w:rPr>
                <w:sz w:val="20"/>
              </w:rPr>
              <w:t>Deep</w:t>
            </w:r>
            <w:r>
              <w:rPr>
                <w:spacing w:val="-7"/>
                <w:sz w:val="20"/>
              </w:rPr>
              <w:t xml:space="preserve"> </w:t>
            </w:r>
            <w:r>
              <w:rPr>
                <w:spacing w:val="-2"/>
                <w:sz w:val="20"/>
              </w:rPr>
              <w:t>Learning)</w:t>
            </w:r>
          </w:p>
          <w:p w14:paraId="548441D2" w14:textId="77777777" w:rsidR="00D638CA" w:rsidRDefault="00D638CA" w:rsidP="009131A9">
            <w:pPr>
              <w:pStyle w:val="TableParagraph"/>
              <w:spacing w:line="224" w:lineRule="exact"/>
              <w:ind w:left="122"/>
              <w:rPr>
                <w:sz w:val="20"/>
              </w:rPr>
            </w:pPr>
            <w:r>
              <w:rPr>
                <w:sz w:val="20"/>
              </w:rPr>
              <w:t>AND</w:t>
            </w:r>
            <w:r>
              <w:rPr>
                <w:spacing w:val="-12"/>
                <w:sz w:val="20"/>
              </w:rPr>
              <w:t xml:space="preserve"> </w:t>
            </w:r>
            <w:r>
              <w:rPr>
                <w:sz w:val="20"/>
              </w:rPr>
              <w:t>(Classification</w:t>
            </w:r>
            <w:r>
              <w:rPr>
                <w:spacing w:val="-11"/>
                <w:sz w:val="20"/>
              </w:rPr>
              <w:t xml:space="preserve"> </w:t>
            </w:r>
            <w:r>
              <w:rPr>
                <w:sz w:val="20"/>
              </w:rPr>
              <w:t>OR</w:t>
            </w:r>
            <w:r>
              <w:rPr>
                <w:spacing w:val="-11"/>
                <w:sz w:val="20"/>
              </w:rPr>
              <w:t xml:space="preserve"> </w:t>
            </w:r>
            <w:r>
              <w:rPr>
                <w:sz w:val="20"/>
              </w:rPr>
              <w:t>Segmentation)</w:t>
            </w:r>
            <w:r>
              <w:rPr>
                <w:spacing w:val="-12"/>
                <w:sz w:val="20"/>
              </w:rPr>
              <w:t xml:space="preserve"> </w:t>
            </w:r>
            <w:r>
              <w:rPr>
                <w:sz w:val="20"/>
              </w:rPr>
              <w:t>AND</w:t>
            </w:r>
            <w:r>
              <w:rPr>
                <w:spacing w:val="-11"/>
                <w:sz w:val="20"/>
              </w:rPr>
              <w:t xml:space="preserve"> </w:t>
            </w:r>
            <w:r>
              <w:rPr>
                <w:sz w:val="20"/>
              </w:rPr>
              <w:t>X-</w:t>
            </w:r>
            <w:r>
              <w:rPr>
                <w:spacing w:val="-4"/>
                <w:sz w:val="20"/>
              </w:rPr>
              <w:t>ray)</w:t>
            </w:r>
          </w:p>
        </w:tc>
      </w:tr>
      <w:tr w:rsidR="00D638CA" w14:paraId="46D80073" w14:textId="77777777" w:rsidTr="009131A9">
        <w:trPr>
          <w:trHeight w:val="434"/>
          <w:trPrChange w:id="395" w:author="GURU PRAKASH G" w:date="2024-01-08T17:56:00Z">
            <w:trPr>
              <w:trHeight w:val="434"/>
            </w:trPr>
          </w:trPrChange>
        </w:trPr>
        <w:tc>
          <w:tcPr>
            <w:tcW w:w="1599" w:type="dxa"/>
            <w:tcPrChange w:id="396" w:author="GURU PRAKASH G" w:date="2024-01-08T17:56:00Z">
              <w:tcPr>
                <w:tcW w:w="1599" w:type="dxa"/>
              </w:tcPr>
            </w:tcPrChange>
          </w:tcPr>
          <w:p w14:paraId="0C9EBD00" w14:textId="77777777" w:rsidR="00D638CA" w:rsidRDefault="00D638CA" w:rsidP="009131A9">
            <w:pPr>
              <w:pStyle w:val="TableParagraph"/>
              <w:spacing w:before="80"/>
              <w:ind w:left="111" w:right="103"/>
              <w:jc w:val="center"/>
              <w:rPr>
                <w:sz w:val="20"/>
              </w:rPr>
            </w:pPr>
            <w:r>
              <w:rPr>
                <w:spacing w:val="-2"/>
                <w:sz w:val="20"/>
              </w:rPr>
              <w:t>SpringerLink</w:t>
            </w:r>
          </w:p>
        </w:tc>
        <w:tc>
          <w:tcPr>
            <w:tcW w:w="6635" w:type="dxa"/>
            <w:tcPrChange w:id="397" w:author="GURU PRAKASH G" w:date="2024-01-08T17:56:00Z">
              <w:tcPr>
                <w:tcW w:w="6635" w:type="dxa"/>
              </w:tcPr>
            </w:tcPrChange>
          </w:tcPr>
          <w:p w14:paraId="40C56637" w14:textId="77777777" w:rsidR="00D638CA" w:rsidRDefault="00D638CA" w:rsidP="009131A9">
            <w:pPr>
              <w:pStyle w:val="TableParagraph"/>
              <w:spacing w:line="189" w:lineRule="exact"/>
              <w:ind w:left="122"/>
              <w:rPr>
                <w:sz w:val="20"/>
              </w:rPr>
            </w:pPr>
            <w:r>
              <w:rPr>
                <w:sz w:val="20"/>
              </w:rPr>
              <w:t>Covid-19</w:t>
            </w:r>
            <w:r>
              <w:rPr>
                <w:spacing w:val="-8"/>
                <w:sz w:val="20"/>
              </w:rPr>
              <w:t xml:space="preserve"> </w:t>
            </w:r>
            <w:r>
              <w:rPr>
                <w:sz w:val="20"/>
              </w:rPr>
              <w:t>AND</w:t>
            </w:r>
            <w:r>
              <w:rPr>
                <w:spacing w:val="-7"/>
                <w:sz w:val="20"/>
              </w:rPr>
              <w:t xml:space="preserve"> </w:t>
            </w:r>
            <w:r>
              <w:rPr>
                <w:sz w:val="20"/>
              </w:rPr>
              <w:t>(Machine</w:t>
            </w:r>
            <w:r>
              <w:rPr>
                <w:spacing w:val="-7"/>
                <w:sz w:val="20"/>
              </w:rPr>
              <w:t xml:space="preserve"> </w:t>
            </w:r>
            <w:r>
              <w:rPr>
                <w:sz w:val="20"/>
              </w:rPr>
              <w:t>Learning</w:t>
            </w:r>
            <w:r>
              <w:rPr>
                <w:spacing w:val="-7"/>
                <w:sz w:val="20"/>
              </w:rPr>
              <w:t xml:space="preserve"> </w:t>
            </w:r>
            <w:r>
              <w:rPr>
                <w:sz w:val="20"/>
              </w:rPr>
              <w:t>OR</w:t>
            </w:r>
            <w:r>
              <w:rPr>
                <w:spacing w:val="-7"/>
                <w:sz w:val="20"/>
              </w:rPr>
              <w:t xml:space="preserve"> </w:t>
            </w:r>
            <w:r>
              <w:rPr>
                <w:sz w:val="20"/>
              </w:rPr>
              <w:t>Deep</w:t>
            </w:r>
            <w:r>
              <w:rPr>
                <w:spacing w:val="-7"/>
                <w:sz w:val="20"/>
              </w:rPr>
              <w:t xml:space="preserve"> </w:t>
            </w:r>
            <w:r>
              <w:rPr>
                <w:spacing w:val="-2"/>
                <w:sz w:val="20"/>
              </w:rPr>
              <w:t>Learning)</w:t>
            </w:r>
          </w:p>
          <w:p w14:paraId="6FEF352D" w14:textId="77777777" w:rsidR="00D638CA" w:rsidRDefault="00D638CA" w:rsidP="009131A9">
            <w:pPr>
              <w:pStyle w:val="TableParagraph"/>
              <w:spacing w:line="224" w:lineRule="exact"/>
              <w:ind w:left="122"/>
              <w:rPr>
                <w:sz w:val="20"/>
              </w:rPr>
            </w:pPr>
            <w:r>
              <w:rPr>
                <w:sz w:val="20"/>
              </w:rPr>
              <w:t>AND</w:t>
            </w:r>
            <w:r>
              <w:rPr>
                <w:spacing w:val="-12"/>
                <w:sz w:val="20"/>
              </w:rPr>
              <w:t xml:space="preserve"> </w:t>
            </w:r>
            <w:r>
              <w:rPr>
                <w:sz w:val="20"/>
              </w:rPr>
              <w:t>(Classification</w:t>
            </w:r>
            <w:r>
              <w:rPr>
                <w:spacing w:val="-11"/>
                <w:sz w:val="20"/>
              </w:rPr>
              <w:t xml:space="preserve"> </w:t>
            </w:r>
            <w:r>
              <w:rPr>
                <w:sz w:val="20"/>
              </w:rPr>
              <w:t>OR</w:t>
            </w:r>
            <w:r>
              <w:rPr>
                <w:spacing w:val="-11"/>
                <w:sz w:val="20"/>
              </w:rPr>
              <w:t xml:space="preserve"> </w:t>
            </w:r>
            <w:r>
              <w:rPr>
                <w:sz w:val="20"/>
              </w:rPr>
              <w:t>Segmentation)</w:t>
            </w:r>
            <w:r>
              <w:rPr>
                <w:spacing w:val="-12"/>
                <w:sz w:val="20"/>
              </w:rPr>
              <w:t xml:space="preserve"> </w:t>
            </w:r>
            <w:r>
              <w:rPr>
                <w:sz w:val="20"/>
              </w:rPr>
              <w:t>AND</w:t>
            </w:r>
            <w:r>
              <w:rPr>
                <w:spacing w:val="-11"/>
                <w:sz w:val="20"/>
              </w:rPr>
              <w:t xml:space="preserve"> </w:t>
            </w:r>
            <w:r>
              <w:rPr>
                <w:sz w:val="20"/>
              </w:rPr>
              <w:t>X-</w:t>
            </w:r>
            <w:r>
              <w:rPr>
                <w:spacing w:val="-4"/>
                <w:sz w:val="20"/>
              </w:rPr>
              <w:t>ray.</w:t>
            </w:r>
          </w:p>
        </w:tc>
      </w:tr>
      <w:tr w:rsidR="00D638CA" w14:paraId="21741472" w14:textId="77777777" w:rsidTr="009131A9">
        <w:trPr>
          <w:trHeight w:val="434"/>
          <w:trPrChange w:id="398" w:author="GURU PRAKASH G" w:date="2024-01-08T17:56:00Z">
            <w:trPr>
              <w:trHeight w:val="434"/>
            </w:trPr>
          </w:trPrChange>
        </w:trPr>
        <w:tc>
          <w:tcPr>
            <w:tcW w:w="1599" w:type="dxa"/>
            <w:tcPrChange w:id="399" w:author="GURU PRAKASH G" w:date="2024-01-08T17:56:00Z">
              <w:tcPr>
                <w:tcW w:w="1599" w:type="dxa"/>
              </w:tcPr>
            </w:tcPrChange>
          </w:tcPr>
          <w:p w14:paraId="6796146A" w14:textId="77777777" w:rsidR="00D638CA" w:rsidRDefault="00D638CA" w:rsidP="009131A9">
            <w:pPr>
              <w:pStyle w:val="TableParagraph"/>
              <w:spacing w:before="80"/>
              <w:ind w:left="111" w:right="103"/>
              <w:jc w:val="center"/>
              <w:rPr>
                <w:sz w:val="20"/>
              </w:rPr>
            </w:pPr>
            <w:r>
              <w:rPr>
                <w:spacing w:val="-2"/>
                <w:sz w:val="20"/>
              </w:rPr>
              <w:t>PubMed</w:t>
            </w:r>
          </w:p>
        </w:tc>
        <w:tc>
          <w:tcPr>
            <w:tcW w:w="6635" w:type="dxa"/>
            <w:tcPrChange w:id="400" w:author="GURU PRAKASH G" w:date="2024-01-08T17:56:00Z">
              <w:tcPr>
                <w:tcW w:w="6635" w:type="dxa"/>
              </w:tcPr>
            </w:tcPrChange>
          </w:tcPr>
          <w:p w14:paraId="039A2225" w14:textId="77777777" w:rsidR="00D638CA" w:rsidRDefault="00D638CA" w:rsidP="009131A9">
            <w:pPr>
              <w:pStyle w:val="TableParagraph"/>
              <w:spacing w:line="189" w:lineRule="exact"/>
              <w:ind w:left="122"/>
              <w:rPr>
                <w:sz w:val="20"/>
              </w:rPr>
            </w:pPr>
            <w:r>
              <w:rPr>
                <w:sz w:val="20"/>
              </w:rPr>
              <w:t>Covid-19</w:t>
            </w:r>
            <w:r>
              <w:rPr>
                <w:spacing w:val="-8"/>
                <w:sz w:val="20"/>
              </w:rPr>
              <w:t xml:space="preserve"> </w:t>
            </w:r>
            <w:r>
              <w:rPr>
                <w:sz w:val="20"/>
              </w:rPr>
              <w:t>AND</w:t>
            </w:r>
            <w:r>
              <w:rPr>
                <w:spacing w:val="-7"/>
                <w:sz w:val="20"/>
              </w:rPr>
              <w:t xml:space="preserve"> </w:t>
            </w:r>
            <w:r>
              <w:rPr>
                <w:sz w:val="20"/>
              </w:rPr>
              <w:t>(Machine</w:t>
            </w:r>
            <w:r>
              <w:rPr>
                <w:spacing w:val="-7"/>
                <w:sz w:val="20"/>
              </w:rPr>
              <w:t xml:space="preserve"> </w:t>
            </w:r>
            <w:r>
              <w:rPr>
                <w:sz w:val="20"/>
              </w:rPr>
              <w:t>Learning</w:t>
            </w:r>
            <w:r>
              <w:rPr>
                <w:spacing w:val="-7"/>
                <w:sz w:val="20"/>
              </w:rPr>
              <w:t xml:space="preserve"> </w:t>
            </w:r>
            <w:r>
              <w:rPr>
                <w:sz w:val="20"/>
              </w:rPr>
              <w:t>OR</w:t>
            </w:r>
            <w:r>
              <w:rPr>
                <w:spacing w:val="-7"/>
                <w:sz w:val="20"/>
              </w:rPr>
              <w:t xml:space="preserve"> </w:t>
            </w:r>
            <w:r>
              <w:rPr>
                <w:sz w:val="20"/>
              </w:rPr>
              <w:t>Deep</w:t>
            </w:r>
            <w:r>
              <w:rPr>
                <w:spacing w:val="-7"/>
                <w:sz w:val="20"/>
              </w:rPr>
              <w:t xml:space="preserve"> </w:t>
            </w:r>
            <w:r>
              <w:rPr>
                <w:spacing w:val="-2"/>
                <w:sz w:val="20"/>
              </w:rPr>
              <w:t>Learning)</w:t>
            </w:r>
          </w:p>
          <w:p w14:paraId="4B1C8DAD" w14:textId="77777777" w:rsidR="00D638CA" w:rsidRDefault="00D638CA" w:rsidP="009131A9">
            <w:pPr>
              <w:pStyle w:val="TableParagraph"/>
              <w:spacing w:line="224" w:lineRule="exact"/>
              <w:ind w:left="122"/>
              <w:rPr>
                <w:sz w:val="20"/>
              </w:rPr>
            </w:pPr>
            <w:r>
              <w:rPr>
                <w:sz w:val="20"/>
              </w:rPr>
              <w:t>AND</w:t>
            </w:r>
            <w:r>
              <w:rPr>
                <w:spacing w:val="-12"/>
                <w:sz w:val="20"/>
              </w:rPr>
              <w:t xml:space="preserve"> </w:t>
            </w:r>
            <w:r>
              <w:rPr>
                <w:sz w:val="20"/>
              </w:rPr>
              <w:t>(Classification</w:t>
            </w:r>
            <w:r>
              <w:rPr>
                <w:spacing w:val="-11"/>
                <w:sz w:val="20"/>
              </w:rPr>
              <w:t xml:space="preserve"> </w:t>
            </w:r>
            <w:r>
              <w:rPr>
                <w:sz w:val="20"/>
              </w:rPr>
              <w:t>OR</w:t>
            </w:r>
            <w:r>
              <w:rPr>
                <w:spacing w:val="-11"/>
                <w:sz w:val="20"/>
              </w:rPr>
              <w:t xml:space="preserve"> </w:t>
            </w:r>
            <w:r>
              <w:rPr>
                <w:sz w:val="20"/>
              </w:rPr>
              <w:t>Segmentation)</w:t>
            </w:r>
            <w:r>
              <w:rPr>
                <w:spacing w:val="-12"/>
                <w:sz w:val="20"/>
              </w:rPr>
              <w:t xml:space="preserve"> </w:t>
            </w:r>
            <w:r>
              <w:rPr>
                <w:sz w:val="20"/>
              </w:rPr>
              <w:t>AND</w:t>
            </w:r>
            <w:r>
              <w:rPr>
                <w:spacing w:val="-11"/>
                <w:sz w:val="20"/>
              </w:rPr>
              <w:t xml:space="preserve"> </w:t>
            </w:r>
            <w:r>
              <w:rPr>
                <w:sz w:val="20"/>
              </w:rPr>
              <w:t>X-</w:t>
            </w:r>
            <w:r>
              <w:rPr>
                <w:spacing w:val="-4"/>
                <w:sz w:val="20"/>
              </w:rPr>
              <w:t>ray.</w:t>
            </w:r>
          </w:p>
        </w:tc>
      </w:tr>
      <w:tr w:rsidR="00D638CA" w14:paraId="15F6A657" w14:textId="77777777" w:rsidTr="009131A9">
        <w:trPr>
          <w:trHeight w:val="434"/>
          <w:trPrChange w:id="401" w:author="GURU PRAKASH G" w:date="2024-01-08T17:56:00Z">
            <w:trPr>
              <w:trHeight w:val="434"/>
            </w:trPr>
          </w:trPrChange>
        </w:trPr>
        <w:tc>
          <w:tcPr>
            <w:tcW w:w="1599" w:type="dxa"/>
            <w:tcPrChange w:id="402" w:author="GURU PRAKASH G" w:date="2024-01-08T17:56:00Z">
              <w:tcPr>
                <w:tcW w:w="1599" w:type="dxa"/>
              </w:tcPr>
            </w:tcPrChange>
          </w:tcPr>
          <w:p w14:paraId="7D4110C8" w14:textId="77777777" w:rsidR="00D638CA" w:rsidRDefault="00D638CA" w:rsidP="009131A9">
            <w:pPr>
              <w:pStyle w:val="TableParagraph"/>
              <w:spacing w:before="80"/>
              <w:ind w:left="111" w:right="103"/>
              <w:jc w:val="center"/>
              <w:rPr>
                <w:sz w:val="20"/>
              </w:rPr>
            </w:pPr>
            <w:r>
              <w:rPr>
                <w:sz w:val="20"/>
              </w:rPr>
              <w:t>IEEE</w:t>
            </w:r>
            <w:r>
              <w:rPr>
                <w:spacing w:val="-6"/>
                <w:sz w:val="20"/>
              </w:rPr>
              <w:t xml:space="preserve"> </w:t>
            </w:r>
            <w:r>
              <w:rPr>
                <w:spacing w:val="-2"/>
                <w:sz w:val="20"/>
              </w:rPr>
              <w:t>Xplore</w:t>
            </w:r>
          </w:p>
        </w:tc>
        <w:tc>
          <w:tcPr>
            <w:tcW w:w="6635" w:type="dxa"/>
            <w:tcPrChange w:id="403" w:author="GURU PRAKASH G" w:date="2024-01-08T17:56:00Z">
              <w:tcPr>
                <w:tcW w:w="6635" w:type="dxa"/>
              </w:tcPr>
            </w:tcPrChange>
          </w:tcPr>
          <w:p w14:paraId="442DD1C6" w14:textId="77777777" w:rsidR="00D638CA" w:rsidRDefault="00D638CA" w:rsidP="009131A9">
            <w:pPr>
              <w:pStyle w:val="TableParagraph"/>
              <w:spacing w:line="189" w:lineRule="exact"/>
              <w:ind w:left="122"/>
              <w:rPr>
                <w:sz w:val="20"/>
              </w:rPr>
            </w:pPr>
            <w:r>
              <w:rPr>
                <w:sz w:val="20"/>
              </w:rPr>
              <w:t>Covid-19</w:t>
            </w:r>
            <w:r>
              <w:rPr>
                <w:spacing w:val="-8"/>
                <w:sz w:val="20"/>
              </w:rPr>
              <w:t xml:space="preserve"> </w:t>
            </w:r>
            <w:r>
              <w:rPr>
                <w:sz w:val="20"/>
              </w:rPr>
              <w:t>AND</w:t>
            </w:r>
            <w:r>
              <w:rPr>
                <w:spacing w:val="-7"/>
                <w:sz w:val="20"/>
              </w:rPr>
              <w:t xml:space="preserve"> </w:t>
            </w:r>
            <w:r>
              <w:rPr>
                <w:sz w:val="20"/>
              </w:rPr>
              <w:t>(Machine</w:t>
            </w:r>
            <w:r>
              <w:rPr>
                <w:spacing w:val="-7"/>
                <w:sz w:val="20"/>
              </w:rPr>
              <w:t xml:space="preserve"> </w:t>
            </w:r>
            <w:r>
              <w:rPr>
                <w:sz w:val="20"/>
              </w:rPr>
              <w:t>Learning</w:t>
            </w:r>
            <w:r>
              <w:rPr>
                <w:spacing w:val="-7"/>
                <w:sz w:val="20"/>
              </w:rPr>
              <w:t xml:space="preserve"> </w:t>
            </w:r>
            <w:r>
              <w:rPr>
                <w:sz w:val="20"/>
              </w:rPr>
              <w:t>OR</w:t>
            </w:r>
            <w:r>
              <w:rPr>
                <w:spacing w:val="-7"/>
                <w:sz w:val="20"/>
              </w:rPr>
              <w:t xml:space="preserve"> </w:t>
            </w:r>
            <w:r>
              <w:rPr>
                <w:sz w:val="20"/>
              </w:rPr>
              <w:t>Deep</w:t>
            </w:r>
            <w:r>
              <w:rPr>
                <w:spacing w:val="-7"/>
                <w:sz w:val="20"/>
              </w:rPr>
              <w:t xml:space="preserve"> </w:t>
            </w:r>
            <w:r>
              <w:rPr>
                <w:spacing w:val="-2"/>
                <w:sz w:val="20"/>
              </w:rPr>
              <w:t>Learning)</w:t>
            </w:r>
          </w:p>
          <w:p w14:paraId="2CD5825B" w14:textId="77777777" w:rsidR="00D638CA" w:rsidRDefault="00D638CA" w:rsidP="009131A9">
            <w:pPr>
              <w:pStyle w:val="TableParagraph"/>
              <w:spacing w:line="224" w:lineRule="exact"/>
              <w:ind w:left="122"/>
              <w:rPr>
                <w:sz w:val="20"/>
              </w:rPr>
            </w:pPr>
            <w:r>
              <w:rPr>
                <w:sz w:val="20"/>
              </w:rPr>
              <w:t>AND</w:t>
            </w:r>
            <w:r>
              <w:rPr>
                <w:spacing w:val="-12"/>
                <w:sz w:val="20"/>
              </w:rPr>
              <w:t xml:space="preserve"> </w:t>
            </w:r>
            <w:r>
              <w:rPr>
                <w:sz w:val="20"/>
              </w:rPr>
              <w:t>(Classification</w:t>
            </w:r>
            <w:r>
              <w:rPr>
                <w:spacing w:val="-11"/>
                <w:sz w:val="20"/>
              </w:rPr>
              <w:t xml:space="preserve"> </w:t>
            </w:r>
            <w:r>
              <w:rPr>
                <w:sz w:val="20"/>
              </w:rPr>
              <w:t>OR</w:t>
            </w:r>
            <w:r>
              <w:rPr>
                <w:spacing w:val="-11"/>
                <w:sz w:val="20"/>
              </w:rPr>
              <w:t xml:space="preserve"> </w:t>
            </w:r>
            <w:r>
              <w:rPr>
                <w:sz w:val="20"/>
              </w:rPr>
              <w:t>Segmentation)</w:t>
            </w:r>
            <w:r>
              <w:rPr>
                <w:spacing w:val="-12"/>
                <w:sz w:val="20"/>
              </w:rPr>
              <w:t xml:space="preserve"> </w:t>
            </w:r>
            <w:r>
              <w:rPr>
                <w:sz w:val="20"/>
              </w:rPr>
              <w:t>AND</w:t>
            </w:r>
            <w:r>
              <w:rPr>
                <w:spacing w:val="-11"/>
                <w:sz w:val="20"/>
              </w:rPr>
              <w:t xml:space="preserve"> </w:t>
            </w:r>
            <w:r>
              <w:rPr>
                <w:sz w:val="20"/>
              </w:rPr>
              <w:t>X-</w:t>
            </w:r>
            <w:r>
              <w:rPr>
                <w:spacing w:val="-5"/>
                <w:sz w:val="20"/>
              </w:rPr>
              <w:t>ray</w:t>
            </w:r>
          </w:p>
        </w:tc>
      </w:tr>
      <w:tr w:rsidR="00D638CA" w14:paraId="793C3DFF" w14:textId="77777777" w:rsidTr="009131A9">
        <w:trPr>
          <w:trHeight w:val="434"/>
          <w:trPrChange w:id="404" w:author="GURU PRAKASH G" w:date="2024-01-08T17:56:00Z">
            <w:trPr>
              <w:trHeight w:val="434"/>
            </w:trPr>
          </w:trPrChange>
        </w:trPr>
        <w:tc>
          <w:tcPr>
            <w:tcW w:w="1599" w:type="dxa"/>
            <w:tcPrChange w:id="405" w:author="GURU PRAKASH G" w:date="2024-01-08T17:56:00Z">
              <w:tcPr>
                <w:tcW w:w="1599" w:type="dxa"/>
              </w:tcPr>
            </w:tcPrChange>
          </w:tcPr>
          <w:p w14:paraId="325823CF" w14:textId="77777777" w:rsidR="00D638CA" w:rsidRDefault="00D638CA" w:rsidP="009131A9">
            <w:pPr>
              <w:pStyle w:val="TableParagraph"/>
              <w:spacing w:before="80"/>
              <w:ind w:left="111" w:right="103"/>
              <w:jc w:val="center"/>
              <w:rPr>
                <w:sz w:val="20"/>
              </w:rPr>
            </w:pPr>
            <w:r>
              <w:rPr>
                <w:sz w:val="20"/>
              </w:rPr>
              <w:t>Google</w:t>
            </w:r>
            <w:r>
              <w:rPr>
                <w:spacing w:val="-7"/>
                <w:sz w:val="20"/>
              </w:rPr>
              <w:t xml:space="preserve"> </w:t>
            </w:r>
            <w:r>
              <w:rPr>
                <w:spacing w:val="-2"/>
                <w:sz w:val="20"/>
              </w:rPr>
              <w:t>Scholar</w:t>
            </w:r>
          </w:p>
        </w:tc>
        <w:tc>
          <w:tcPr>
            <w:tcW w:w="6635" w:type="dxa"/>
            <w:tcPrChange w:id="406" w:author="GURU PRAKASH G" w:date="2024-01-08T17:56:00Z">
              <w:tcPr>
                <w:tcW w:w="6635" w:type="dxa"/>
              </w:tcPr>
            </w:tcPrChange>
          </w:tcPr>
          <w:p w14:paraId="7A628B9F" w14:textId="77777777" w:rsidR="00D638CA" w:rsidRDefault="00D638CA" w:rsidP="009131A9">
            <w:pPr>
              <w:pStyle w:val="TableParagraph"/>
              <w:spacing w:line="189" w:lineRule="exact"/>
              <w:ind w:left="122"/>
              <w:rPr>
                <w:sz w:val="20"/>
              </w:rPr>
            </w:pPr>
            <w:r>
              <w:rPr>
                <w:sz w:val="20"/>
              </w:rPr>
              <w:t>Covid-19</w:t>
            </w:r>
            <w:r>
              <w:rPr>
                <w:spacing w:val="-8"/>
                <w:sz w:val="20"/>
              </w:rPr>
              <w:t xml:space="preserve"> </w:t>
            </w:r>
            <w:r>
              <w:rPr>
                <w:sz w:val="20"/>
              </w:rPr>
              <w:t>AND</w:t>
            </w:r>
            <w:r>
              <w:rPr>
                <w:spacing w:val="-7"/>
                <w:sz w:val="20"/>
              </w:rPr>
              <w:t xml:space="preserve"> </w:t>
            </w:r>
            <w:r>
              <w:rPr>
                <w:sz w:val="20"/>
              </w:rPr>
              <w:t>(Machine</w:t>
            </w:r>
            <w:r>
              <w:rPr>
                <w:spacing w:val="-7"/>
                <w:sz w:val="20"/>
              </w:rPr>
              <w:t xml:space="preserve"> </w:t>
            </w:r>
            <w:r>
              <w:rPr>
                <w:sz w:val="20"/>
              </w:rPr>
              <w:t>Learning</w:t>
            </w:r>
            <w:r>
              <w:rPr>
                <w:spacing w:val="-7"/>
                <w:sz w:val="20"/>
              </w:rPr>
              <w:t xml:space="preserve"> </w:t>
            </w:r>
            <w:r>
              <w:rPr>
                <w:sz w:val="20"/>
              </w:rPr>
              <w:t>OR</w:t>
            </w:r>
            <w:r>
              <w:rPr>
                <w:spacing w:val="-7"/>
                <w:sz w:val="20"/>
              </w:rPr>
              <w:t xml:space="preserve"> </w:t>
            </w:r>
            <w:r>
              <w:rPr>
                <w:sz w:val="20"/>
              </w:rPr>
              <w:t>Deep</w:t>
            </w:r>
            <w:r>
              <w:rPr>
                <w:spacing w:val="-7"/>
                <w:sz w:val="20"/>
              </w:rPr>
              <w:t xml:space="preserve"> </w:t>
            </w:r>
            <w:r>
              <w:rPr>
                <w:spacing w:val="-2"/>
                <w:sz w:val="20"/>
              </w:rPr>
              <w:t>Learning)</w:t>
            </w:r>
          </w:p>
          <w:p w14:paraId="31934148" w14:textId="77777777" w:rsidR="00D638CA" w:rsidRDefault="00D638CA" w:rsidP="009131A9">
            <w:pPr>
              <w:pStyle w:val="TableParagraph"/>
              <w:spacing w:line="224" w:lineRule="exact"/>
              <w:ind w:left="122"/>
              <w:rPr>
                <w:sz w:val="20"/>
              </w:rPr>
            </w:pPr>
            <w:r>
              <w:rPr>
                <w:sz w:val="20"/>
              </w:rPr>
              <w:t>AND</w:t>
            </w:r>
            <w:r>
              <w:rPr>
                <w:spacing w:val="-12"/>
                <w:sz w:val="20"/>
              </w:rPr>
              <w:t xml:space="preserve"> </w:t>
            </w:r>
            <w:r>
              <w:rPr>
                <w:sz w:val="20"/>
              </w:rPr>
              <w:t>(Classification</w:t>
            </w:r>
            <w:r>
              <w:rPr>
                <w:spacing w:val="-11"/>
                <w:sz w:val="20"/>
              </w:rPr>
              <w:t xml:space="preserve"> </w:t>
            </w:r>
            <w:r>
              <w:rPr>
                <w:sz w:val="20"/>
              </w:rPr>
              <w:t>OR</w:t>
            </w:r>
            <w:r>
              <w:rPr>
                <w:spacing w:val="-11"/>
                <w:sz w:val="20"/>
              </w:rPr>
              <w:t xml:space="preserve"> </w:t>
            </w:r>
            <w:r>
              <w:rPr>
                <w:sz w:val="20"/>
              </w:rPr>
              <w:t>Segmentation)</w:t>
            </w:r>
            <w:r>
              <w:rPr>
                <w:spacing w:val="-12"/>
                <w:sz w:val="20"/>
              </w:rPr>
              <w:t xml:space="preserve"> </w:t>
            </w:r>
            <w:r>
              <w:rPr>
                <w:sz w:val="20"/>
              </w:rPr>
              <w:t>AND</w:t>
            </w:r>
            <w:r>
              <w:rPr>
                <w:spacing w:val="-11"/>
                <w:sz w:val="20"/>
              </w:rPr>
              <w:t xml:space="preserve"> </w:t>
            </w:r>
            <w:r>
              <w:rPr>
                <w:sz w:val="20"/>
              </w:rPr>
              <w:t>X-</w:t>
            </w:r>
            <w:r>
              <w:rPr>
                <w:spacing w:val="-4"/>
                <w:sz w:val="20"/>
              </w:rPr>
              <w:t>ray.</w:t>
            </w:r>
          </w:p>
        </w:tc>
      </w:tr>
    </w:tbl>
    <w:p w14:paraId="17234D7C" w14:textId="77777777" w:rsidR="00D638CA" w:rsidRDefault="00D638CA" w:rsidP="00D638CA">
      <w:pPr>
        <w:pStyle w:val="BodyText"/>
        <w:rPr>
          <w:i/>
          <w:sz w:val="24"/>
        </w:rPr>
      </w:pPr>
    </w:p>
    <w:p w14:paraId="40604C9D" w14:textId="77777777" w:rsidR="00D638CA" w:rsidRDefault="00D638CA" w:rsidP="00D638CA">
      <w:pPr>
        <w:pStyle w:val="Heading2"/>
        <w:numPr>
          <w:ilvl w:val="1"/>
          <w:numId w:val="6"/>
        </w:numPr>
        <w:tabs>
          <w:tab w:val="left" w:pos="569"/>
        </w:tabs>
        <w:spacing w:before="188"/>
      </w:pPr>
      <w:r>
        <w:t>Inclusion</w:t>
      </w:r>
      <w:r>
        <w:rPr>
          <w:spacing w:val="-10"/>
        </w:rPr>
        <w:t xml:space="preserve"> </w:t>
      </w:r>
      <w:r>
        <w:t>and</w:t>
      </w:r>
      <w:r>
        <w:rPr>
          <w:spacing w:val="-7"/>
        </w:rPr>
        <w:t xml:space="preserve"> </w:t>
      </w:r>
      <w:r>
        <w:t>exclusion</w:t>
      </w:r>
      <w:r>
        <w:rPr>
          <w:spacing w:val="-7"/>
        </w:rPr>
        <w:t xml:space="preserve"> </w:t>
      </w:r>
      <w:r>
        <w:rPr>
          <w:spacing w:val="-2"/>
        </w:rPr>
        <w:t>criteria</w:t>
      </w:r>
    </w:p>
    <w:p w14:paraId="4967F036" w14:textId="77777777" w:rsidR="00D638CA" w:rsidRDefault="00D638CA" w:rsidP="00D638CA">
      <w:pPr>
        <w:pStyle w:val="BodyText"/>
        <w:spacing w:before="176"/>
        <w:ind w:left="113"/>
        <w:jc w:val="both"/>
      </w:pPr>
      <w:r>
        <w:t>The</w:t>
      </w:r>
      <w:r>
        <w:rPr>
          <w:spacing w:val="-7"/>
        </w:rPr>
        <w:t xml:space="preserve"> </w:t>
      </w:r>
      <w:r>
        <w:t>inclusion</w:t>
      </w:r>
      <w:r>
        <w:rPr>
          <w:spacing w:val="-6"/>
        </w:rPr>
        <w:t xml:space="preserve"> </w:t>
      </w:r>
      <w:r>
        <w:t>criteria</w:t>
      </w:r>
      <w:r>
        <w:rPr>
          <w:spacing w:val="-6"/>
        </w:rPr>
        <w:t xml:space="preserve"> </w:t>
      </w:r>
      <w:r>
        <w:t>taken</w:t>
      </w:r>
      <w:r>
        <w:rPr>
          <w:spacing w:val="-7"/>
        </w:rPr>
        <w:t xml:space="preserve"> </w:t>
      </w:r>
      <w:r>
        <w:t>into</w:t>
      </w:r>
      <w:r>
        <w:rPr>
          <w:spacing w:val="-6"/>
        </w:rPr>
        <w:t xml:space="preserve"> </w:t>
      </w:r>
      <w:r>
        <w:t>account</w:t>
      </w:r>
      <w:r>
        <w:rPr>
          <w:spacing w:val="-6"/>
        </w:rPr>
        <w:t xml:space="preserve"> </w:t>
      </w:r>
      <w:r>
        <w:rPr>
          <w:spacing w:val="-4"/>
        </w:rPr>
        <w:t>are:</w:t>
      </w:r>
    </w:p>
    <w:p w14:paraId="337724E7" w14:textId="77777777" w:rsidR="00D638CA" w:rsidRDefault="00D638CA" w:rsidP="00D638CA">
      <w:pPr>
        <w:pStyle w:val="ListParagraph"/>
        <w:numPr>
          <w:ilvl w:val="0"/>
          <w:numId w:val="9"/>
        </w:numPr>
        <w:tabs>
          <w:tab w:val="left" w:pos="838"/>
        </w:tabs>
        <w:spacing w:before="185"/>
        <w:ind w:left="837" w:hanging="171"/>
        <w:jc w:val="left"/>
        <w:rPr>
          <w:sz w:val="20"/>
        </w:rPr>
      </w:pPr>
      <w:r>
        <w:rPr>
          <w:sz w:val="20"/>
        </w:rPr>
        <w:t>Papers</w:t>
      </w:r>
      <w:r>
        <w:rPr>
          <w:spacing w:val="-7"/>
          <w:sz w:val="20"/>
        </w:rPr>
        <w:t xml:space="preserve"> </w:t>
      </w:r>
      <w:r>
        <w:rPr>
          <w:sz w:val="20"/>
        </w:rPr>
        <w:t>published</w:t>
      </w:r>
      <w:r>
        <w:rPr>
          <w:spacing w:val="-7"/>
          <w:sz w:val="20"/>
        </w:rPr>
        <w:t xml:space="preserve"> </w:t>
      </w:r>
      <w:r>
        <w:rPr>
          <w:sz w:val="20"/>
        </w:rPr>
        <w:t>in</w:t>
      </w:r>
      <w:r>
        <w:rPr>
          <w:spacing w:val="-7"/>
          <w:sz w:val="20"/>
        </w:rPr>
        <w:t xml:space="preserve"> </w:t>
      </w:r>
      <w:r>
        <w:rPr>
          <w:spacing w:val="-2"/>
          <w:sz w:val="20"/>
        </w:rPr>
        <w:t>Journals.</w:t>
      </w:r>
    </w:p>
    <w:p w14:paraId="7CCF9139" w14:textId="77777777" w:rsidR="00D638CA" w:rsidRDefault="00D638CA" w:rsidP="00D638CA">
      <w:pPr>
        <w:pStyle w:val="ListParagraph"/>
        <w:numPr>
          <w:ilvl w:val="0"/>
          <w:numId w:val="9"/>
        </w:numPr>
        <w:tabs>
          <w:tab w:val="left" w:pos="838"/>
        </w:tabs>
        <w:spacing w:before="83"/>
        <w:ind w:left="837" w:hanging="171"/>
        <w:jc w:val="left"/>
        <w:rPr>
          <w:sz w:val="20"/>
        </w:rPr>
      </w:pPr>
      <w:r>
        <w:rPr>
          <w:sz w:val="20"/>
        </w:rPr>
        <w:t>Papers</w:t>
      </w:r>
      <w:r>
        <w:rPr>
          <w:spacing w:val="-7"/>
          <w:sz w:val="20"/>
        </w:rPr>
        <w:t xml:space="preserve"> </w:t>
      </w:r>
      <w:r>
        <w:rPr>
          <w:sz w:val="20"/>
        </w:rPr>
        <w:t>written</w:t>
      </w:r>
      <w:r>
        <w:rPr>
          <w:spacing w:val="-6"/>
          <w:sz w:val="20"/>
        </w:rPr>
        <w:t xml:space="preserve"> </w:t>
      </w:r>
      <w:r>
        <w:rPr>
          <w:sz w:val="20"/>
        </w:rPr>
        <w:t>in</w:t>
      </w:r>
      <w:r>
        <w:rPr>
          <w:spacing w:val="-6"/>
          <w:sz w:val="20"/>
        </w:rPr>
        <w:t xml:space="preserve"> </w:t>
      </w:r>
      <w:r>
        <w:rPr>
          <w:spacing w:val="-2"/>
          <w:sz w:val="20"/>
        </w:rPr>
        <w:t>English.</w:t>
      </w:r>
    </w:p>
    <w:p w14:paraId="420339B5" w14:textId="77777777" w:rsidR="00D638CA" w:rsidRDefault="00D638CA" w:rsidP="00D638CA">
      <w:pPr>
        <w:pStyle w:val="ListParagraph"/>
        <w:numPr>
          <w:ilvl w:val="0"/>
          <w:numId w:val="9"/>
        </w:numPr>
        <w:tabs>
          <w:tab w:val="left" w:pos="838"/>
        </w:tabs>
        <w:spacing w:before="83"/>
        <w:ind w:left="837" w:hanging="171"/>
        <w:jc w:val="left"/>
        <w:rPr>
          <w:sz w:val="20"/>
        </w:rPr>
      </w:pPr>
      <w:r>
        <w:rPr>
          <w:sz w:val="20"/>
        </w:rPr>
        <w:t>Papers</w:t>
      </w:r>
      <w:r>
        <w:rPr>
          <w:spacing w:val="-8"/>
          <w:sz w:val="20"/>
        </w:rPr>
        <w:t xml:space="preserve"> </w:t>
      </w:r>
      <w:r>
        <w:rPr>
          <w:sz w:val="20"/>
        </w:rPr>
        <w:t>found</w:t>
      </w:r>
      <w:r>
        <w:rPr>
          <w:spacing w:val="-8"/>
          <w:sz w:val="20"/>
        </w:rPr>
        <w:t xml:space="preserve"> </w:t>
      </w:r>
      <w:r>
        <w:rPr>
          <w:sz w:val="20"/>
        </w:rPr>
        <w:t>in</w:t>
      </w:r>
      <w:r>
        <w:rPr>
          <w:spacing w:val="-8"/>
          <w:sz w:val="20"/>
        </w:rPr>
        <w:t xml:space="preserve"> </w:t>
      </w:r>
      <w:r>
        <w:rPr>
          <w:sz w:val="20"/>
        </w:rPr>
        <w:t>the</w:t>
      </w:r>
      <w:r>
        <w:rPr>
          <w:spacing w:val="-7"/>
          <w:sz w:val="20"/>
        </w:rPr>
        <w:t xml:space="preserve"> </w:t>
      </w:r>
      <w:r>
        <w:rPr>
          <w:sz w:val="20"/>
        </w:rPr>
        <w:t>databases</w:t>
      </w:r>
      <w:r>
        <w:rPr>
          <w:spacing w:val="-8"/>
          <w:sz w:val="20"/>
        </w:rPr>
        <w:t xml:space="preserve"> </w:t>
      </w:r>
      <w:r>
        <w:rPr>
          <w:sz w:val="20"/>
        </w:rPr>
        <w:t>in</w:t>
      </w:r>
      <w:r>
        <w:rPr>
          <w:spacing w:val="-8"/>
          <w:sz w:val="20"/>
        </w:rPr>
        <w:t xml:space="preserve"> </w:t>
      </w:r>
      <w:r>
        <w:rPr>
          <w:sz w:val="20"/>
        </w:rPr>
        <w:t>Table</w:t>
      </w:r>
      <w:r>
        <w:rPr>
          <w:spacing w:val="-7"/>
          <w:sz w:val="20"/>
        </w:rPr>
        <w:t xml:space="preserve"> </w:t>
      </w:r>
      <w:hyperlink w:anchor="_bookmark2" w:history="1">
        <w:r>
          <w:rPr>
            <w:spacing w:val="-5"/>
            <w:sz w:val="20"/>
          </w:rPr>
          <w:t>2.</w:t>
        </w:r>
      </w:hyperlink>
    </w:p>
    <w:p w14:paraId="10C9B44A" w14:textId="77777777" w:rsidR="00D638CA" w:rsidRDefault="00D638CA" w:rsidP="00D638CA">
      <w:pPr>
        <w:pStyle w:val="ListParagraph"/>
        <w:numPr>
          <w:ilvl w:val="0"/>
          <w:numId w:val="9"/>
        </w:numPr>
        <w:tabs>
          <w:tab w:val="left" w:pos="838"/>
        </w:tabs>
        <w:spacing w:before="83"/>
        <w:ind w:left="837" w:hanging="171"/>
        <w:jc w:val="left"/>
        <w:rPr>
          <w:sz w:val="20"/>
        </w:rPr>
      </w:pPr>
      <w:r>
        <w:rPr>
          <w:sz w:val="20"/>
        </w:rPr>
        <w:t>Papers</w:t>
      </w:r>
      <w:r>
        <w:rPr>
          <w:spacing w:val="-6"/>
          <w:sz w:val="20"/>
        </w:rPr>
        <w:t xml:space="preserve"> </w:t>
      </w:r>
      <w:r>
        <w:rPr>
          <w:sz w:val="20"/>
        </w:rPr>
        <w:t>that</w:t>
      </w:r>
      <w:r>
        <w:rPr>
          <w:spacing w:val="-6"/>
          <w:sz w:val="20"/>
        </w:rPr>
        <w:t xml:space="preserve"> </w:t>
      </w:r>
      <w:r>
        <w:rPr>
          <w:sz w:val="20"/>
        </w:rPr>
        <w:t>use</w:t>
      </w:r>
      <w:r>
        <w:rPr>
          <w:spacing w:val="-6"/>
          <w:sz w:val="20"/>
        </w:rPr>
        <w:t xml:space="preserve"> </w:t>
      </w:r>
      <w:r>
        <w:rPr>
          <w:sz w:val="20"/>
        </w:rPr>
        <w:t>DL</w:t>
      </w:r>
      <w:r>
        <w:rPr>
          <w:spacing w:val="-6"/>
          <w:sz w:val="20"/>
        </w:rPr>
        <w:t xml:space="preserve"> </w:t>
      </w:r>
      <w:r>
        <w:rPr>
          <w:sz w:val="20"/>
        </w:rPr>
        <w:t>o</w:t>
      </w:r>
      <w:r>
        <w:rPr>
          <w:spacing w:val="-6"/>
          <w:sz w:val="20"/>
        </w:rPr>
        <w:t xml:space="preserve"> </w:t>
      </w:r>
      <w:r>
        <w:rPr>
          <w:sz w:val="20"/>
        </w:rPr>
        <w:t>ML</w:t>
      </w:r>
      <w:r>
        <w:rPr>
          <w:spacing w:val="-6"/>
          <w:sz w:val="20"/>
        </w:rPr>
        <w:t xml:space="preserve"> </w:t>
      </w:r>
      <w:r>
        <w:rPr>
          <w:sz w:val="20"/>
        </w:rPr>
        <w:t>to</w:t>
      </w:r>
      <w:r>
        <w:rPr>
          <w:spacing w:val="-6"/>
          <w:sz w:val="20"/>
        </w:rPr>
        <w:t xml:space="preserve"> </w:t>
      </w:r>
      <w:r>
        <w:rPr>
          <w:sz w:val="20"/>
        </w:rPr>
        <w:t>detect</w:t>
      </w:r>
      <w:r>
        <w:rPr>
          <w:spacing w:val="-6"/>
          <w:sz w:val="20"/>
        </w:rPr>
        <w:t xml:space="preserve"> </w:t>
      </w:r>
      <w:r>
        <w:rPr>
          <w:sz w:val="20"/>
        </w:rPr>
        <w:t>COVID-19</w:t>
      </w:r>
      <w:r>
        <w:rPr>
          <w:spacing w:val="-5"/>
          <w:sz w:val="20"/>
        </w:rPr>
        <w:t xml:space="preserve"> </w:t>
      </w:r>
      <w:r>
        <w:rPr>
          <w:sz w:val="20"/>
        </w:rPr>
        <w:t>from</w:t>
      </w:r>
      <w:r>
        <w:rPr>
          <w:spacing w:val="-6"/>
          <w:sz w:val="20"/>
        </w:rPr>
        <w:t xml:space="preserve"> </w:t>
      </w:r>
      <w:r>
        <w:rPr>
          <w:sz w:val="20"/>
        </w:rPr>
        <w:t>chest</w:t>
      </w:r>
      <w:r>
        <w:rPr>
          <w:spacing w:val="-6"/>
          <w:sz w:val="20"/>
        </w:rPr>
        <w:t xml:space="preserve"> </w:t>
      </w:r>
      <w:r>
        <w:rPr>
          <w:sz w:val="20"/>
        </w:rPr>
        <w:t>X-ray</w:t>
      </w:r>
      <w:r>
        <w:rPr>
          <w:spacing w:val="-6"/>
          <w:sz w:val="20"/>
        </w:rPr>
        <w:t xml:space="preserve"> </w:t>
      </w:r>
      <w:r>
        <w:rPr>
          <w:spacing w:val="-2"/>
          <w:sz w:val="20"/>
        </w:rPr>
        <w:t>images.</w:t>
      </w:r>
    </w:p>
    <w:p w14:paraId="25164510" w14:textId="77777777" w:rsidR="00D638CA" w:rsidRDefault="00D638CA" w:rsidP="00D638CA">
      <w:pPr>
        <w:pStyle w:val="ListParagraph"/>
        <w:numPr>
          <w:ilvl w:val="0"/>
          <w:numId w:val="9"/>
        </w:numPr>
        <w:tabs>
          <w:tab w:val="left" w:pos="838"/>
        </w:tabs>
        <w:spacing w:before="83" w:line="432" w:lineRule="auto"/>
        <w:ind w:right="4550" w:firstLine="554"/>
        <w:jc w:val="left"/>
        <w:rPr>
          <w:sz w:val="20"/>
        </w:rPr>
      </w:pPr>
      <w:r>
        <w:rPr>
          <w:sz w:val="20"/>
        </w:rPr>
        <w:t>Papers</w:t>
      </w:r>
      <w:r>
        <w:rPr>
          <w:spacing w:val="-13"/>
          <w:sz w:val="20"/>
        </w:rPr>
        <w:t xml:space="preserve"> </w:t>
      </w:r>
      <w:r>
        <w:rPr>
          <w:sz w:val="20"/>
        </w:rPr>
        <w:t>using</w:t>
      </w:r>
      <w:r>
        <w:rPr>
          <w:spacing w:val="-12"/>
          <w:sz w:val="20"/>
        </w:rPr>
        <w:t xml:space="preserve"> </w:t>
      </w:r>
      <w:r>
        <w:rPr>
          <w:sz w:val="20"/>
        </w:rPr>
        <w:t>novel</w:t>
      </w:r>
      <w:r>
        <w:rPr>
          <w:spacing w:val="-13"/>
          <w:sz w:val="20"/>
        </w:rPr>
        <w:t xml:space="preserve"> </w:t>
      </w:r>
      <w:r>
        <w:rPr>
          <w:sz w:val="20"/>
        </w:rPr>
        <w:t>methods</w:t>
      </w:r>
      <w:r>
        <w:rPr>
          <w:spacing w:val="-12"/>
          <w:sz w:val="20"/>
        </w:rPr>
        <w:t xml:space="preserve"> </w:t>
      </w:r>
      <w:r>
        <w:rPr>
          <w:sz w:val="20"/>
        </w:rPr>
        <w:t>for</w:t>
      </w:r>
      <w:r>
        <w:rPr>
          <w:spacing w:val="-13"/>
          <w:sz w:val="20"/>
        </w:rPr>
        <w:t xml:space="preserve"> </w:t>
      </w:r>
      <w:r>
        <w:rPr>
          <w:sz w:val="20"/>
        </w:rPr>
        <w:t>COVID-19</w:t>
      </w:r>
      <w:r>
        <w:rPr>
          <w:spacing w:val="-12"/>
          <w:sz w:val="20"/>
        </w:rPr>
        <w:t xml:space="preserve"> </w:t>
      </w:r>
      <w:r>
        <w:rPr>
          <w:sz w:val="20"/>
        </w:rPr>
        <w:t>detection. The exclusion criteria taken into account are:</w:t>
      </w:r>
    </w:p>
    <w:p w14:paraId="626449E8" w14:textId="77777777" w:rsidR="00D638CA" w:rsidRDefault="00D638CA" w:rsidP="00D638CA">
      <w:pPr>
        <w:pStyle w:val="ListParagraph"/>
        <w:numPr>
          <w:ilvl w:val="0"/>
          <w:numId w:val="9"/>
        </w:numPr>
        <w:tabs>
          <w:tab w:val="left" w:pos="838"/>
        </w:tabs>
        <w:spacing w:before="2"/>
        <w:ind w:left="837" w:hanging="171"/>
        <w:jc w:val="left"/>
        <w:rPr>
          <w:sz w:val="20"/>
        </w:rPr>
      </w:pPr>
      <w:r>
        <w:rPr>
          <w:sz w:val="20"/>
        </w:rPr>
        <w:t>COVID-19</w:t>
      </w:r>
      <w:r>
        <w:rPr>
          <w:spacing w:val="-9"/>
          <w:sz w:val="20"/>
        </w:rPr>
        <w:t xml:space="preserve"> </w:t>
      </w:r>
      <w:r>
        <w:rPr>
          <w:sz w:val="20"/>
        </w:rPr>
        <w:t>classification</w:t>
      </w:r>
      <w:r>
        <w:rPr>
          <w:spacing w:val="-9"/>
          <w:sz w:val="20"/>
        </w:rPr>
        <w:t xml:space="preserve"> </w:t>
      </w:r>
      <w:r>
        <w:rPr>
          <w:sz w:val="20"/>
        </w:rPr>
        <w:t>or</w:t>
      </w:r>
      <w:r>
        <w:rPr>
          <w:spacing w:val="-9"/>
          <w:sz w:val="20"/>
        </w:rPr>
        <w:t xml:space="preserve"> </w:t>
      </w:r>
      <w:r>
        <w:rPr>
          <w:sz w:val="20"/>
        </w:rPr>
        <w:t>segmentation</w:t>
      </w:r>
      <w:r>
        <w:rPr>
          <w:spacing w:val="-8"/>
          <w:sz w:val="20"/>
        </w:rPr>
        <w:t xml:space="preserve"> </w:t>
      </w:r>
      <w:r>
        <w:rPr>
          <w:sz w:val="20"/>
        </w:rPr>
        <w:t>papers</w:t>
      </w:r>
      <w:r>
        <w:rPr>
          <w:spacing w:val="-9"/>
          <w:sz w:val="20"/>
        </w:rPr>
        <w:t xml:space="preserve"> </w:t>
      </w:r>
      <w:r>
        <w:rPr>
          <w:sz w:val="20"/>
        </w:rPr>
        <w:t>without</w:t>
      </w:r>
      <w:r>
        <w:rPr>
          <w:spacing w:val="-9"/>
          <w:sz w:val="20"/>
        </w:rPr>
        <w:t xml:space="preserve"> </w:t>
      </w:r>
      <w:r>
        <w:rPr>
          <w:sz w:val="20"/>
        </w:rPr>
        <w:t>application</w:t>
      </w:r>
      <w:r>
        <w:rPr>
          <w:spacing w:val="-8"/>
          <w:sz w:val="20"/>
        </w:rPr>
        <w:t xml:space="preserve"> </w:t>
      </w:r>
      <w:r>
        <w:rPr>
          <w:sz w:val="20"/>
        </w:rPr>
        <w:t>of</w:t>
      </w:r>
      <w:r>
        <w:rPr>
          <w:spacing w:val="-9"/>
          <w:sz w:val="20"/>
        </w:rPr>
        <w:t xml:space="preserve"> </w:t>
      </w:r>
      <w:r>
        <w:rPr>
          <w:sz w:val="20"/>
        </w:rPr>
        <w:t>DL</w:t>
      </w:r>
      <w:r>
        <w:rPr>
          <w:spacing w:val="-9"/>
          <w:sz w:val="20"/>
        </w:rPr>
        <w:t xml:space="preserve"> </w:t>
      </w:r>
      <w:r>
        <w:rPr>
          <w:sz w:val="20"/>
        </w:rPr>
        <w:t>or</w:t>
      </w:r>
      <w:r>
        <w:rPr>
          <w:spacing w:val="-8"/>
          <w:sz w:val="20"/>
        </w:rPr>
        <w:t xml:space="preserve"> </w:t>
      </w:r>
      <w:r>
        <w:rPr>
          <w:sz w:val="20"/>
        </w:rPr>
        <w:t>ML</w:t>
      </w:r>
      <w:r>
        <w:rPr>
          <w:spacing w:val="-9"/>
          <w:sz w:val="20"/>
        </w:rPr>
        <w:t xml:space="preserve"> </w:t>
      </w:r>
      <w:r>
        <w:rPr>
          <w:spacing w:val="-2"/>
          <w:sz w:val="20"/>
        </w:rPr>
        <w:t>methods.</w:t>
      </w:r>
    </w:p>
    <w:p w14:paraId="3C7433FB" w14:textId="77777777" w:rsidR="00D638CA" w:rsidRDefault="00D638CA" w:rsidP="00D638CA">
      <w:pPr>
        <w:pStyle w:val="ListParagraph"/>
        <w:numPr>
          <w:ilvl w:val="0"/>
          <w:numId w:val="9"/>
        </w:numPr>
        <w:tabs>
          <w:tab w:val="left" w:pos="838"/>
        </w:tabs>
        <w:spacing w:before="83"/>
        <w:ind w:left="837" w:hanging="171"/>
        <w:jc w:val="left"/>
        <w:rPr>
          <w:sz w:val="20"/>
        </w:rPr>
      </w:pPr>
      <w:r>
        <w:rPr>
          <w:sz w:val="20"/>
        </w:rPr>
        <w:t>COVID-19</w:t>
      </w:r>
      <w:r>
        <w:rPr>
          <w:spacing w:val="-9"/>
          <w:sz w:val="20"/>
        </w:rPr>
        <w:t xml:space="preserve"> </w:t>
      </w:r>
      <w:r>
        <w:rPr>
          <w:sz w:val="20"/>
        </w:rPr>
        <w:t>classification</w:t>
      </w:r>
      <w:r>
        <w:rPr>
          <w:spacing w:val="-9"/>
          <w:sz w:val="20"/>
        </w:rPr>
        <w:t xml:space="preserve"> </w:t>
      </w:r>
      <w:r>
        <w:rPr>
          <w:sz w:val="20"/>
        </w:rPr>
        <w:t>papers</w:t>
      </w:r>
      <w:r>
        <w:rPr>
          <w:spacing w:val="-9"/>
          <w:sz w:val="20"/>
        </w:rPr>
        <w:t xml:space="preserve"> </w:t>
      </w:r>
      <w:r>
        <w:rPr>
          <w:sz w:val="20"/>
        </w:rPr>
        <w:t>that</w:t>
      </w:r>
      <w:r>
        <w:rPr>
          <w:spacing w:val="-8"/>
          <w:sz w:val="20"/>
        </w:rPr>
        <w:t xml:space="preserve"> </w:t>
      </w:r>
      <w:r>
        <w:rPr>
          <w:sz w:val="20"/>
        </w:rPr>
        <w:t>do</w:t>
      </w:r>
      <w:r>
        <w:rPr>
          <w:spacing w:val="-9"/>
          <w:sz w:val="20"/>
        </w:rPr>
        <w:t xml:space="preserve"> </w:t>
      </w:r>
      <w:r>
        <w:rPr>
          <w:sz w:val="20"/>
        </w:rPr>
        <w:t>not</w:t>
      </w:r>
      <w:r>
        <w:rPr>
          <w:spacing w:val="-9"/>
          <w:sz w:val="20"/>
        </w:rPr>
        <w:t xml:space="preserve"> </w:t>
      </w:r>
      <w:r>
        <w:rPr>
          <w:sz w:val="20"/>
        </w:rPr>
        <w:t>use</w:t>
      </w:r>
      <w:r>
        <w:rPr>
          <w:spacing w:val="-9"/>
          <w:sz w:val="20"/>
        </w:rPr>
        <w:t xml:space="preserve"> </w:t>
      </w:r>
      <w:r>
        <w:rPr>
          <w:sz w:val="20"/>
        </w:rPr>
        <w:t>chest</w:t>
      </w:r>
      <w:r>
        <w:rPr>
          <w:spacing w:val="-8"/>
          <w:sz w:val="20"/>
        </w:rPr>
        <w:t xml:space="preserve"> </w:t>
      </w:r>
      <w:r>
        <w:rPr>
          <w:sz w:val="20"/>
        </w:rPr>
        <w:t>X-</w:t>
      </w:r>
      <w:r>
        <w:rPr>
          <w:spacing w:val="-4"/>
          <w:sz w:val="20"/>
        </w:rPr>
        <w:t>ray.</w:t>
      </w:r>
    </w:p>
    <w:p w14:paraId="50FAF0D6" w14:textId="77777777" w:rsidR="00D638CA" w:rsidRDefault="00D638CA" w:rsidP="00D638CA">
      <w:pPr>
        <w:pStyle w:val="ListParagraph"/>
        <w:numPr>
          <w:ilvl w:val="0"/>
          <w:numId w:val="9"/>
        </w:numPr>
        <w:tabs>
          <w:tab w:val="left" w:pos="838"/>
        </w:tabs>
        <w:spacing w:before="82"/>
        <w:ind w:left="837" w:hanging="171"/>
        <w:jc w:val="left"/>
        <w:rPr>
          <w:sz w:val="20"/>
        </w:rPr>
      </w:pPr>
      <w:r>
        <w:rPr>
          <w:sz w:val="20"/>
        </w:rPr>
        <w:lastRenderedPageBreak/>
        <w:t>Papers</w:t>
      </w:r>
      <w:r>
        <w:rPr>
          <w:spacing w:val="-7"/>
          <w:sz w:val="20"/>
        </w:rPr>
        <w:t xml:space="preserve"> </w:t>
      </w:r>
      <w:r>
        <w:rPr>
          <w:sz w:val="20"/>
        </w:rPr>
        <w:t>with</w:t>
      </w:r>
      <w:r>
        <w:rPr>
          <w:spacing w:val="-6"/>
          <w:sz w:val="20"/>
        </w:rPr>
        <w:t xml:space="preserve"> </w:t>
      </w:r>
      <w:r>
        <w:rPr>
          <w:sz w:val="20"/>
        </w:rPr>
        <w:t>methods</w:t>
      </w:r>
      <w:r>
        <w:rPr>
          <w:spacing w:val="-6"/>
          <w:sz w:val="20"/>
        </w:rPr>
        <w:t xml:space="preserve"> </w:t>
      </w:r>
      <w:r>
        <w:rPr>
          <w:sz w:val="20"/>
        </w:rPr>
        <w:t>that</w:t>
      </w:r>
      <w:r>
        <w:rPr>
          <w:spacing w:val="-6"/>
          <w:sz w:val="20"/>
        </w:rPr>
        <w:t xml:space="preserve"> </w:t>
      </w:r>
      <w:r>
        <w:rPr>
          <w:sz w:val="20"/>
        </w:rPr>
        <w:t>include</w:t>
      </w:r>
      <w:r>
        <w:rPr>
          <w:spacing w:val="-6"/>
          <w:sz w:val="20"/>
        </w:rPr>
        <w:t xml:space="preserve"> </w:t>
      </w:r>
      <w:r>
        <w:rPr>
          <w:sz w:val="20"/>
        </w:rPr>
        <w:t>X-ray</w:t>
      </w:r>
      <w:r>
        <w:rPr>
          <w:spacing w:val="-6"/>
          <w:sz w:val="20"/>
        </w:rPr>
        <w:t xml:space="preserve"> </w:t>
      </w:r>
      <w:r>
        <w:rPr>
          <w:sz w:val="20"/>
        </w:rPr>
        <w:t>and</w:t>
      </w:r>
      <w:r>
        <w:rPr>
          <w:spacing w:val="-6"/>
          <w:sz w:val="20"/>
        </w:rPr>
        <w:t xml:space="preserve"> </w:t>
      </w:r>
      <w:r>
        <w:rPr>
          <w:sz w:val="20"/>
        </w:rPr>
        <w:t>CT</w:t>
      </w:r>
      <w:r>
        <w:rPr>
          <w:spacing w:val="-6"/>
          <w:sz w:val="20"/>
        </w:rPr>
        <w:t xml:space="preserve"> </w:t>
      </w:r>
      <w:r>
        <w:rPr>
          <w:sz w:val="20"/>
        </w:rPr>
        <w:t>simultaneously</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methods</w:t>
      </w:r>
      <w:r>
        <w:rPr>
          <w:spacing w:val="-6"/>
          <w:sz w:val="20"/>
        </w:rPr>
        <w:t xml:space="preserve"> </w:t>
      </w:r>
      <w:r>
        <w:rPr>
          <w:spacing w:val="-2"/>
          <w:sz w:val="20"/>
        </w:rPr>
        <w:t>training.</w:t>
      </w:r>
    </w:p>
    <w:p w14:paraId="45F6149D" w14:textId="77777777" w:rsidR="00D638CA" w:rsidRDefault="00D638CA" w:rsidP="00D638CA">
      <w:pPr>
        <w:pStyle w:val="BodyText"/>
        <w:rPr>
          <w:sz w:val="24"/>
        </w:rPr>
      </w:pPr>
    </w:p>
    <w:p w14:paraId="0C81A0D5" w14:textId="77777777" w:rsidR="00D638CA" w:rsidRDefault="00D638CA" w:rsidP="00D638CA">
      <w:pPr>
        <w:pStyle w:val="Heading2"/>
        <w:numPr>
          <w:ilvl w:val="1"/>
          <w:numId w:val="6"/>
        </w:numPr>
        <w:tabs>
          <w:tab w:val="left" w:pos="569"/>
        </w:tabs>
        <w:spacing w:before="1"/>
      </w:pPr>
      <w:bookmarkStart w:id="407" w:name="2.5_Data_extraction_and_synthesis"/>
      <w:bookmarkEnd w:id="407"/>
      <w:r>
        <w:t>Data</w:t>
      </w:r>
      <w:r>
        <w:rPr>
          <w:spacing w:val="-7"/>
        </w:rPr>
        <w:t xml:space="preserve"> </w:t>
      </w:r>
      <w:r>
        <w:t>extraction</w:t>
      </w:r>
      <w:r>
        <w:rPr>
          <w:spacing w:val="-6"/>
        </w:rPr>
        <w:t xml:space="preserve"> </w:t>
      </w:r>
      <w:r>
        <w:t>and</w:t>
      </w:r>
      <w:r>
        <w:rPr>
          <w:spacing w:val="-6"/>
        </w:rPr>
        <w:t xml:space="preserve"> </w:t>
      </w:r>
      <w:r>
        <w:rPr>
          <w:spacing w:val="-2"/>
        </w:rPr>
        <w:t>synthesis</w:t>
      </w:r>
    </w:p>
    <w:p w14:paraId="6403BE07" w14:textId="77777777" w:rsidR="00D638CA" w:rsidRDefault="00D638CA" w:rsidP="00D638CA">
      <w:pPr>
        <w:pStyle w:val="BodyText"/>
        <w:spacing w:before="185" w:line="228" w:lineRule="auto"/>
        <w:ind w:left="120" w:right="144" w:hanging="10"/>
        <w:jc w:val="both"/>
      </w:pPr>
      <w:r>
        <w:t>We</w:t>
      </w:r>
      <w:r>
        <w:rPr>
          <w:spacing w:val="-2"/>
        </w:rPr>
        <w:t xml:space="preserve"> </w:t>
      </w:r>
      <w:r>
        <w:t>conduct</w:t>
      </w:r>
      <w:r>
        <w:rPr>
          <w:spacing w:val="-2"/>
        </w:rPr>
        <w:t xml:space="preserve"> </w:t>
      </w:r>
      <w:r>
        <w:t>a</w:t>
      </w:r>
      <w:r>
        <w:rPr>
          <w:spacing w:val="-2"/>
        </w:rPr>
        <w:t xml:space="preserve"> </w:t>
      </w:r>
      <w:r>
        <w:t>systematic</w:t>
      </w:r>
      <w:r>
        <w:rPr>
          <w:spacing w:val="-2"/>
        </w:rPr>
        <w:t xml:space="preserve"> </w:t>
      </w:r>
      <w:r>
        <w:t>literature</w:t>
      </w:r>
      <w:r>
        <w:rPr>
          <w:spacing w:val="-2"/>
        </w:rPr>
        <w:t xml:space="preserve"> </w:t>
      </w:r>
      <w:r>
        <w:t>review</w:t>
      </w:r>
      <w:r>
        <w:rPr>
          <w:spacing w:val="-2"/>
        </w:rPr>
        <w:t xml:space="preserve"> </w:t>
      </w:r>
      <w:r>
        <w:t>by</w:t>
      </w:r>
      <w:r>
        <w:rPr>
          <w:spacing w:val="-2"/>
        </w:rPr>
        <w:t xml:space="preserve"> </w:t>
      </w:r>
      <w:r>
        <w:t>applying</w:t>
      </w:r>
      <w:r>
        <w:rPr>
          <w:spacing w:val="-2"/>
        </w:rPr>
        <w:t xml:space="preserve"> </w:t>
      </w:r>
      <w:r>
        <w:t>the</w:t>
      </w:r>
      <w:r>
        <w:rPr>
          <w:spacing w:val="-2"/>
        </w:rPr>
        <w:t xml:space="preserve"> </w:t>
      </w:r>
      <w:r>
        <w:t>preferred</w:t>
      </w:r>
      <w:r>
        <w:rPr>
          <w:spacing w:val="-2"/>
        </w:rPr>
        <w:t xml:space="preserve"> </w:t>
      </w:r>
      <w:r>
        <w:t>reporting</w:t>
      </w:r>
      <w:r>
        <w:rPr>
          <w:spacing w:val="-2"/>
        </w:rPr>
        <w:t xml:space="preserve"> </w:t>
      </w:r>
      <w:r>
        <w:t>items</w:t>
      </w:r>
      <w:r>
        <w:rPr>
          <w:spacing w:val="-2"/>
        </w:rPr>
        <w:t xml:space="preserve"> </w:t>
      </w:r>
      <w:r>
        <w:t>for</w:t>
      </w:r>
      <w:r>
        <w:rPr>
          <w:spacing w:val="-2"/>
        </w:rPr>
        <w:t xml:space="preserve"> </w:t>
      </w:r>
      <w:r>
        <w:t>systematic</w:t>
      </w:r>
      <w:r>
        <w:rPr>
          <w:spacing w:val="-2"/>
        </w:rPr>
        <w:t xml:space="preserve"> </w:t>
      </w:r>
      <w:r>
        <w:t>reviews</w:t>
      </w:r>
      <w:r>
        <w:rPr>
          <w:spacing w:val="-2"/>
        </w:rPr>
        <w:t xml:space="preserve"> </w:t>
      </w:r>
      <w:r>
        <w:t>and</w:t>
      </w:r>
      <w:r>
        <w:rPr>
          <w:spacing w:val="-2"/>
        </w:rPr>
        <w:t xml:space="preserve"> </w:t>
      </w:r>
      <w:r>
        <w:t>meta- analyses guidelines (the PRIMA statement), the Fig.</w:t>
      </w:r>
      <w:r>
        <w:rPr>
          <w:spacing w:val="33"/>
        </w:rPr>
        <w:t xml:space="preserve"> </w:t>
      </w:r>
      <w:hyperlink w:anchor="_bookmark3" w:history="1">
        <w:r>
          <w:t>2</w:t>
        </w:r>
      </w:hyperlink>
      <w:r>
        <w:t xml:space="preserve"> presents the number of articles obtained on each step of the guidelines </w:t>
      </w:r>
      <w:hyperlink w:anchor="_bookmark56" w:history="1">
        <w:r>
          <w:t>[Moher,</w:t>
        </w:r>
      </w:hyperlink>
      <w:r>
        <w:t xml:space="preserve"> </w:t>
      </w:r>
      <w:hyperlink w:anchor="_bookmark56" w:history="1">
        <w:r>
          <w:t>2009].</w:t>
        </w:r>
      </w:hyperlink>
    </w:p>
    <w:p w14:paraId="7E9E0AA6" w14:textId="77777777" w:rsidR="00D638CA" w:rsidRDefault="00D638CA" w:rsidP="00D638CA">
      <w:pPr>
        <w:pStyle w:val="BodyText"/>
        <w:spacing w:before="109" w:line="228" w:lineRule="auto"/>
        <w:ind w:left="120" w:right="174"/>
        <w:jc w:val="both"/>
      </w:pPr>
      <w:r>
        <w:t xml:space="preserve">Based on the search string provided in Table </w:t>
      </w:r>
      <w:hyperlink w:anchor="_bookmark2" w:history="1">
        <w:r>
          <w:t>2,</w:t>
        </w:r>
      </w:hyperlink>
      <w:r>
        <w:t xml:space="preserve"> approximately 720 papers are found and 120 papers per database are analyzed, from which 20 relevant papers per database are pre-selected.</w:t>
      </w:r>
      <w:r>
        <w:rPr>
          <w:spacing w:val="29"/>
        </w:rPr>
        <w:t xml:space="preserve"> </w:t>
      </w:r>
      <w:r>
        <w:t>The pre-selection is done using the number of citations and the novelty of the COVID-19 detection method proposed.</w:t>
      </w:r>
      <w:r>
        <w:rPr>
          <w:spacing w:val="33"/>
        </w:rPr>
        <w:t xml:space="preserve"> </w:t>
      </w:r>
      <w:r>
        <w:t>It is relevant to clarify that we found 14 repeated</w:t>
      </w:r>
      <w:r>
        <w:rPr>
          <w:spacing w:val="-9"/>
        </w:rPr>
        <w:t xml:space="preserve"> </w:t>
      </w:r>
      <w:r>
        <w:t>papers</w:t>
      </w:r>
      <w:r>
        <w:rPr>
          <w:spacing w:val="-9"/>
        </w:rPr>
        <w:t xml:space="preserve"> </w:t>
      </w:r>
      <w:r>
        <w:t>that</w:t>
      </w:r>
      <w:r>
        <w:rPr>
          <w:spacing w:val="-9"/>
        </w:rPr>
        <w:t xml:space="preserve"> </w:t>
      </w:r>
      <w:r>
        <w:t>are</w:t>
      </w:r>
      <w:r>
        <w:rPr>
          <w:spacing w:val="-9"/>
        </w:rPr>
        <w:t xml:space="preserve"> </w:t>
      </w:r>
      <w:r>
        <w:t>rejected;</w:t>
      </w:r>
      <w:r>
        <w:rPr>
          <w:spacing w:val="-9"/>
        </w:rPr>
        <w:t xml:space="preserve"> </w:t>
      </w:r>
      <w:r>
        <w:t>therefore,</w:t>
      </w:r>
      <w:r>
        <w:rPr>
          <w:spacing w:val="-9"/>
        </w:rPr>
        <w:t xml:space="preserve"> </w:t>
      </w:r>
      <w:r>
        <w:t>the</w:t>
      </w:r>
      <w:r>
        <w:rPr>
          <w:spacing w:val="-9"/>
        </w:rPr>
        <w:t xml:space="preserve"> </w:t>
      </w:r>
      <w:r>
        <w:t>pre-selection</w:t>
      </w:r>
      <w:r>
        <w:rPr>
          <w:spacing w:val="-9"/>
        </w:rPr>
        <w:t xml:space="preserve"> </w:t>
      </w:r>
      <w:r>
        <w:t>of</w:t>
      </w:r>
      <w:r>
        <w:rPr>
          <w:spacing w:val="-9"/>
        </w:rPr>
        <w:t xml:space="preserve"> </w:t>
      </w:r>
      <w:r>
        <w:t>the</w:t>
      </w:r>
      <w:r>
        <w:rPr>
          <w:spacing w:val="-9"/>
        </w:rPr>
        <w:t xml:space="preserve"> </w:t>
      </w:r>
      <w:r>
        <w:t>papers</w:t>
      </w:r>
      <w:r>
        <w:rPr>
          <w:spacing w:val="-9"/>
        </w:rPr>
        <w:t xml:space="preserve"> </w:t>
      </w:r>
      <w:r>
        <w:t>leads</w:t>
      </w:r>
      <w:r>
        <w:rPr>
          <w:spacing w:val="-9"/>
        </w:rPr>
        <w:t xml:space="preserve"> </w:t>
      </w:r>
      <w:r>
        <w:t>to</w:t>
      </w:r>
      <w:r>
        <w:rPr>
          <w:spacing w:val="-9"/>
        </w:rPr>
        <w:t xml:space="preserve"> </w:t>
      </w:r>
      <w:r>
        <w:t>106</w:t>
      </w:r>
      <w:r>
        <w:rPr>
          <w:spacing w:val="-9"/>
        </w:rPr>
        <w:t xml:space="preserve"> </w:t>
      </w:r>
      <w:r>
        <w:t>documents. The</w:t>
      </w:r>
      <w:r>
        <w:rPr>
          <w:spacing w:val="-9"/>
        </w:rPr>
        <w:t xml:space="preserve"> </w:t>
      </w:r>
      <w:r>
        <w:t>remaining</w:t>
      </w:r>
      <w:r>
        <w:rPr>
          <w:spacing w:val="-9"/>
        </w:rPr>
        <w:t xml:space="preserve"> </w:t>
      </w:r>
      <w:r>
        <w:t>106 articles are filtered according to:</w:t>
      </w:r>
    </w:p>
    <w:p w14:paraId="100B8907" w14:textId="77777777" w:rsidR="00D638CA" w:rsidRDefault="00D638CA" w:rsidP="00D638CA">
      <w:pPr>
        <w:pStyle w:val="ListParagraph"/>
        <w:numPr>
          <w:ilvl w:val="0"/>
          <w:numId w:val="8"/>
        </w:numPr>
        <w:tabs>
          <w:tab w:val="left" w:pos="838"/>
        </w:tabs>
        <w:spacing w:before="210"/>
        <w:ind w:hanging="171"/>
        <w:jc w:val="left"/>
        <w:rPr>
          <w:sz w:val="20"/>
        </w:rPr>
      </w:pPr>
      <w:r>
        <w:rPr>
          <w:b/>
          <w:sz w:val="20"/>
        </w:rPr>
        <w:t>Title:</w:t>
      </w:r>
      <w:r>
        <w:rPr>
          <w:b/>
          <w:spacing w:val="6"/>
          <w:sz w:val="20"/>
        </w:rPr>
        <w:t xml:space="preserve"> </w:t>
      </w:r>
      <w:r>
        <w:rPr>
          <w:sz w:val="20"/>
        </w:rPr>
        <w:t>After</w:t>
      </w:r>
      <w:r>
        <w:rPr>
          <w:spacing w:val="-5"/>
          <w:sz w:val="20"/>
        </w:rPr>
        <w:t xml:space="preserve"> </w:t>
      </w:r>
      <w:r>
        <w:rPr>
          <w:sz w:val="20"/>
        </w:rPr>
        <w:t>reading</w:t>
      </w:r>
      <w:r>
        <w:rPr>
          <w:spacing w:val="-5"/>
          <w:sz w:val="20"/>
        </w:rPr>
        <w:t xml:space="preserve"> </w:t>
      </w:r>
      <w:r>
        <w:rPr>
          <w:sz w:val="20"/>
        </w:rPr>
        <w:t>the</w:t>
      </w:r>
      <w:r>
        <w:rPr>
          <w:spacing w:val="-5"/>
          <w:sz w:val="20"/>
        </w:rPr>
        <w:t xml:space="preserve"> </w:t>
      </w:r>
      <w:r>
        <w:rPr>
          <w:sz w:val="20"/>
        </w:rPr>
        <w:t>title,</w:t>
      </w:r>
      <w:r>
        <w:rPr>
          <w:spacing w:val="-5"/>
          <w:sz w:val="20"/>
        </w:rPr>
        <w:t xml:space="preserve"> </w:t>
      </w:r>
      <w:r>
        <w:rPr>
          <w:sz w:val="20"/>
        </w:rPr>
        <w:t>40</w:t>
      </w:r>
      <w:r>
        <w:rPr>
          <w:spacing w:val="-5"/>
          <w:sz w:val="20"/>
        </w:rPr>
        <w:t xml:space="preserve"> </w:t>
      </w:r>
      <w:r>
        <w:rPr>
          <w:sz w:val="20"/>
        </w:rPr>
        <w:t>are</w:t>
      </w:r>
      <w:r>
        <w:rPr>
          <w:spacing w:val="-5"/>
          <w:sz w:val="20"/>
        </w:rPr>
        <w:t xml:space="preserve"> </w:t>
      </w:r>
      <w:r>
        <w:rPr>
          <w:sz w:val="20"/>
        </w:rPr>
        <w:t>accepted</w:t>
      </w:r>
      <w:r>
        <w:rPr>
          <w:spacing w:val="-5"/>
          <w:sz w:val="20"/>
        </w:rPr>
        <w:t xml:space="preserve"> </w:t>
      </w:r>
      <w:r>
        <w:rPr>
          <w:sz w:val="20"/>
        </w:rPr>
        <w:t>and</w:t>
      </w:r>
      <w:r>
        <w:rPr>
          <w:spacing w:val="-5"/>
          <w:sz w:val="20"/>
        </w:rPr>
        <w:t xml:space="preserve"> </w:t>
      </w:r>
      <w:r>
        <w:rPr>
          <w:sz w:val="20"/>
        </w:rPr>
        <w:t>66</w:t>
      </w:r>
      <w:r>
        <w:rPr>
          <w:spacing w:val="-5"/>
          <w:sz w:val="20"/>
        </w:rPr>
        <w:t xml:space="preserve"> </w:t>
      </w:r>
      <w:r>
        <w:rPr>
          <w:sz w:val="20"/>
        </w:rPr>
        <w:t>papers</w:t>
      </w:r>
      <w:r>
        <w:rPr>
          <w:spacing w:val="-5"/>
          <w:sz w:val="20"/>
        </w:rPr>
        <w:t xml:space="preserve"> </w:t>
      </w:r>
      <w:r>
        <w:rPr>
          <w:sz w:val="20"/>
        </w:rPr>
        <w:t>are</w:t>
      </w:r>
      <w:r>
        <w:rPr>
          <w:spacing w:val="-5"/>
          <w:sz w:val="20"/>
        </w:rPr>
        <w:t xml:space="preserve"> </w:t>
      </w:r>
      <w:r>
        <w:rPr>
          <w:spacing w:val="-2"/>
          <w:sz w:val="20"/>
        </w:rPr>
        <w:t>rejected.</w:t>
      </w:r>
    </w:p>
    <w:p w14:paraId="25949BCD" w14:textId="77777777" w:rsidR="00D638CA" w:rsidRDefault="00D638CA" w:rsidP="00D638CA">
      <w:pPr>
        <w:pStyle w:val="ListParagraph"/>
        <w:numPr>
          <w:ilvl w:val="0"/>
          <w:numId w:val="8"/>
        </w:numPr>
        <w:tabs>
          <w:tab w:val="left" w:pos="838"/>
        </w:tabs>
        <w:spacing w:before="82"/>
        <w:ind w:hanging="171"/>
        <w:jc w:val="left"/>
        <w:rPr>
          <w:sz w:val="20"/>
        </w:rPr>
      </w:pPr>
      <w:r>
        <w:rPr>
          <w:b/>
          <w:sz w:val="20"/>
        </w:rPr>
        <w:t>Abstract</w:t>
      </w:r>
      <w:r>
        <w:rPr>
          <w:sz w:val="20"/>
        </w:rPr>
        <w:t>:</w:t>
      </w:r>
      <w:r>
        <w:rPr>
          <w:spacing w:val="5"/>
          <w:sz w:val="20"/>
        </w:rPr>
        <w:t xml:space="preserve"> </w:t>
      </w:r>
      <w:r>
        <w:rPr>
          <w:sz w:val="20"/>
        </w:rPr>
        <w:t>After</w:t>
      </w:r>
      <w:r>
        <w:rPr>
          <w:spacing w:val="-5"/>
          <w:sz w:val="20"/>
        </w:rPr>
        <w:t xml:space="preserve"> </w:t>
      </w:r>
      <w:r>
        <w:rPr>
          <w:sz w:val="20"/>
        </w:rPr>
        <w:t>reading</w:t>
      </w:r>
      <w:r>
        <w:rPr>
          <w:spacing w:val="-5"/>
          <w:sz w:val="20"/>
        </w:rPr>
        <w:t xml:space="preserve"> </w:t>
      </w:r>
      <w:r>
        <w:rPr>
          <w:sz w:val="20"/>
        </w:rPr>
        <w:t>the</w:t>
      </w:r>
      <w:r>
        <w:rPr>
          <w:spacing w:val="-6"/>
          <w:sz w:val="20"/>
        </w:rPr>
        <w:t xml:space="preserve"> </w:t>
      </w:r>
      <w:r>
        <w:rPr>
          <w:sz w:val="20"/>
        </w:rPr>
        <w:t>abstract,</w:t>
      </w:r>
      <w:r>
        <w:rPr>
          <w:spacing w:val="-5"/>
          <w:sz w:val="20"/>
        </w:rPr>
        <w:t xml:space="preserve"> </w:t>
      </w:r>
      <w:r>
        <w:rPr>
          <w:sz w:val="20"/>
        </w:rPr>
        <w:t>28</w:t>
      </w:r>
      <w:r>
        <w:rPr>
          <w:spacing w:val="-5"/>
          <w:sz w:val="20"/>
        </w:rPr>
        <w:t xml:space="preserve"> </w:t>
      </w:r>
      <w:r>
        <w:rPr>
          <w:sz w:val="20"/>
        </w:rPr>
        <w:t>are</w:t>
      </w:r>
      <w:r>
        <w:rPr>
          <w:spacing w:val="-5"/>
          <w:sz w:val="20"/>
        </w:rPr>
        <w:t xml:space="preserve"> </w:t>
      </w:r>
      <w:r>
        <w:rPr>
          <w:sz w:val="20"/>
        </w:rPr>
        <w:t>accepted</w:t>
      </w:r>
      <w:r>
        <w:rPr>
          <w:spacing w:val="-6"/>
          <w:sz w:val="20"/>
        </w:rPr>
        <w:t xml:space="preserve"> </w:t>
      </w:r>
      <w:r>
        <w:rPr>
          <w:sz w:val="20"/>
        </w:rPr>
        <w:t>and</w:t>
      </w:r>
      <w:r>
        <w:rPr>
          <w:spacing w:val="-5"/>
          <w:sz w:val="20"/>
        </w:rPr>
        <w:t xml:space="preserve"> </w:t>
      </w:r>
      <w:r>
        <w:rPr>
          <w:sz w:val="20"/>
        </w:rPr>
        <w:t>12</w:t>
      </w:r>
      <w:r>
        <w:rPr>
          <w:spacing w:val="-5"/>
          <w:sz w:val="20"/>
        </w:rPr>
        <w:t xml:space="preserve"> </w:t>
      </w:r>
      <w:r>
        <w:rPr>
          <w:sz w:val="20"/>
        </w:rPr>
        <w:t>papers</w:t>
      </w:r>
      <w:r>
        <w:rPr>
          <w:spacing w:val="-6"/>
          <w:sz w:val="20"/>
        </w:rPr>
        <w:t xml:space="preserve"> </w:t>
      </w:r>
      <w:r>
        <w:rPr>
          <w:sz w:val="20"/>
        </w:rPr>
        <w:t>are</w:t>
      </w:r>
      <w:r>
        <w:rPr>
          <w:spacing w:val="-5"/>
          <w:sz w:val="20"/>
        </w:rPr>
        <w:t xml:space="preserve"> </w:t>
      </w:r>
      <w:r>
        <w:rPr>
          <w:spacing w:val="-2"/>
          <w:sz w:val="20"/>
        </w:rPr>
        <w:t>rejected.</w:t>
      </w:r>
    </w:p>
    <w:p w14:paraId="5129BB2C" w14:textId="77777777" w:rsidR="00D638CA" w:rsidRDefault="00D638CA" w:rsidP="00D638CA">
      <w:pPr>
        <w:pStyle w:val="ListParagraph"/>
        <w:numPr>
          <w:ilvl w:val="0"/>
          <w:numId w:val="8"/>
        </w:numPr>
        <w:tabs>
          <w:tab w:val="left" w:pos="838"/>
        </w:tabs>
        <w:spacing w:before="83"/>
        <w:ind w:hanging="171"/>
        <w:jc w:val="left"/>
        <w:rPr>
          <w:sz w:val="20"/>
        </w:rPr>
      </w:pPr>
      <w:r>
        <w:rPr>
          <w:b/>
          <w:sz w:val="20"/>
        </w:rPr>
        <w:t>Full</w:t>
      </w:r>
      <w:r>
        <w:rPr>
          <w:b/>
          <w:spacing w:val="-5"/>
          <w:sz w:val="20"/>
        </w:rPr>
        <w:t xml:space="preserve"> </w:t>
      </w:r>
      <w:r>
        <w:rPr>
          <w:b/>
          <w:sz w:val="20"/>
        </w:rPr>
        <w:t>text</w:t>
      </w:r>
      <w:r>
        <w:rPr>
          <w:sz w:val="20"/>
        </w:rPr>
        <w:t>:</w:t>
      </w:r>
      <w:r>
        <w:rPr>
          <w:spacing w:val="6"/>
          <w:sz w:val="20"/>
        </w:rPr>
        <w:t xml:space="preserve"> </w:t>
      </w:r>
      <w:r>
        <w:rPr>
          <w:sz w:val="20"/>
        </w:rPr>
        <w:t>After</w:t>
      </w:r>
      <w:r>
        <w:rPr>
          <w:spacing w:val="-5"/>
          <w:sz w:val="20"/>
        </w:rPr>
        <w:t xml:space="preserve"> </w:t>
      </w:r>
      <w:r>
        <w:rPr>
          <w:sz w:val="20"/>
        </w:rPr>
        <w:t>reading</w:t>
      </w:r>
      <w:r>
        <w:rPr>
          <w:spacing w:val="-5"/>
          <w:sz w:val="20"/>
        </w:rPr>
        <w:t xml:space="preserve"> </w:t>
      </w:r>
      <w:r>
        <w:rPr>
          <w:sz w:val="20"/>
        </w:rPr>
        <w:t>the</w:t>
      </w:r>
      <w:r>
        <w:rPr>
          <w:spacing w:val="-5"/>
          <w:sz w:val="20"/>
        </w:rPr>
        <w:t xml:space="preserve"> </w:t>
      </w:r>
      <w:r>
        <w:rPr>
          <w:sz w:val="20"/>
        </w:rPr>
        <w:t>entire</w:t>
      </w:r>
      <w:r>
        <w:rPr>
          <w:spacing w:val="-5"/>
          <w:sz w:val="20"/>
        </w:rPr>
        <w:t xml:space="preserve"> </w:t>
      </w:r>
      <w:r>
        <w:rPr>
          <w:sz w:val="20"/>
        </w:rPr>
        <w:t>text,</w:t>
      </w:r>
      <w:r>
        <w:rPr>
          <w:spacing w:val="-5"/>
          <w:sz w:val="20"/>
        </w:rPr>
        <w:t xml:space="preserve"> </w:t>
      </w:r>
      <w:r>
        <w:rPr>
          <w:sz w:val="20"/>
        </w:rPr>
        <w:t>23</w:t>
      </w:r>
      <w:r>
        <w:rPr>
          <w:spacing w:val="-5"/>
          <w:sz w:val="20"/>
        </w:rPr>
        <w:t xml:space="preserve"> </w:t>
      </w:r>
      <w:r>
        <w:rPr>
          <w:sz w:val="20"/>
        </w:rPr>
        <w:t>papers</w:t>
      </w:r>
      <w:r>
        <w:rPr>
          <w:spacing w:val="-5"/>
          <w:sz w:val="20"/>
        </w:rPr>
        <w:t xml:space="preserve"> </w:t>
      </w:r>
      <w:r>
        <w:rPr>
          <w:sz w:val="20"/>
        </w:rPr>
        <w:t>are</w:t>
      </w:r>
      <w:r>
        <w:rPr>
          <w:spacing w:val="-5"/>
          <w:sz w:val="20"/>
        </w:rPr>
        <w:t xml:space="preserve"> </w:t>
      </w:r>
      <w:r>
        <w:rPr>
          <w:sz w:val="20"/>
        </w:rPr>
        <w:t>accepted</w:t>
      </w:r>
      <w:r>
        <w:rPr>
          <w:spacing w:val="-5"/>
          <w:sz w:val="20"/>
        </w:rPr>
        <w:t xml:space="preserve"> </w:t>
      </w:r>
      <w:r>
        <w:rPr>
          <w:sz w:val="20"/>
        </w:rPr>
        <w:t>and</w:t>
      </w:r>
      <w:r>
        <w:rPr>
          <w:spacing w:val="-5"/>
          <w:sz w:val="20"/>
        </w:rPr>
        <w:t xml:space="preserve"> </w:t>
      </w:r>
      <w:r>
        <w:rPr>
          <w:sz w:val="20"/>
        </w:rPr>
        <w:t>5</w:t>
      </w:r>
      <w:r>
        <w:rPr>
          <w:spacing w:val="-5"/>
          <w:sz w:val="20"/>
        </w:rPr>
        <w:t xml:space="preserve"> </w:t>
      </w:r>
      <w:r>
        <w:rPr>
          <w:sz w:val="20"/>
        </w:rPr>
        <w:t>papers</w:t>
      </w:r>
      <w:r>
        <w:rPr>
          <w:spacing w:val="-5"/>
          <w:sz w:val="20"/>
        </w:rPr>
        <w:t xml:space="preserve"> </w:t>
      </w:r>
      <w:r>
        <w:rPr>
          <w:sz w:val="20"/>
        </w:rPr>
        <w:t>are</w:t>
      </w:r>
      <w:r>
        <w:rPr>
          <w:spacing w:val="-5"/>
          <w:sz w:val="20"/>
        </w:rPr>
        <w:t xml:space="preserve"> </w:t>
      </w:r>
      <w:r>
        <w:rPr>
          <w:spacing w:val="-2"/>
          <w:sz w:val="20"/>
        </w:rPr>
        <w:t>rejected.</w:t>
      </w:r>
    </w:p>
    <w:p w14:paraId="48FE6D90" w14:textId="77777777" w:rsidR="00D638CA" w:rsidRDefault="00D638CA" w:rsidP="00D638CA">
      <w:pPr>
        <w:pStyle w:val="BodyText"/>
        <w:spacing w:before="209"/>
        <w:ind w:left="119"/>
        <w:jc w:val="both"/>
      </w:pPr>
      <w:r>
        <w:t>Figure</w:t>
      </w:r>
      <w:r>
        <w:rPr>
          <w:spacing w:val="-6"/>
        </w:rPr>
        <w:t xml:space="preserve"> </w:t>
      </w:r>
      <w:hyperlink w:anchor="_bookmark4" w:history="1">
        <w:r>
          <w:t>3</w:t>
        </w:r>
      </w:hyperlink>
      <w:r>
        <w:rPr>
          <w:spacing w:val="-6"/>
        </w:rPr>
        <w:t xml:space="preserve"> </w:t>
      </w:r>
      <w:r>
        <w:t>presents</w:t>
      </w:r>
      <w:r>
        <w:rPr>
          <w:spacing w:val="-6"/>
        </w:rPr>
        <w:t xml:space="preserve"> </w:t>
      </w:r>
      <w:r>
        <w:t>the</w:t>
      </w:r>
      <w:r>
        <w:rPr>
          <w:spacing w:val="-5"/>
        </w:rPr>
        <w:t xml:space="preserve"> </w:t>
      </w:r>
      <w:r>
        <w:t>percentage</w:t>
      </w:r>
      <w:r>
        <w:rPr>
          <w:spacing w:val="-6"/>
        </w:rPr>
        <w:t xml:space="preserve"> </w:t>
      </w:r>
      <w:r>
        <w:t>distribution</w:t>
      </w:r>
      <w:r>
        <w:rPr>
          <w:spacing w:val="-6"/>
        </w:rPr>
        <w:t xml:space="preserve"> </w:t>
      </w:r>
      <w:r>
        <w:t>of</w:t>
      </w:r>
      <w:r>
        <w:rPr>
          <w:spacing w:val="-6"/>
        </w:rPr>
        <w:t xml:space="preserve"> </w:t>
      </w:r>
      <w:r>
        <w:t>the</w:t>
      </w:r>
      <w:r>
        <w:rPr>
          <w:spacing w:val="-5"/>
        </w:rPr>
        <w:t xml:space="preserve"> </w:t>
      </w:r>
      <w:r>
        <w:t>selected</w:t>
      </w:r>
      <w:r>
        <w:rPr>
          <w:spacing w:val="-6"/>
        </w:rPr>
        <w:t xml:space="preserve"> </w:t>
      </w:r>
      <w:r>
        <w:t>papers</w:t>
      </w:r>
      <w:r>
        <w:rPr>
          <w:spacing w:val="-6"/>
        </w:rPr>
        <w:t xml:space="preserve"> </w:t>
      </w:r>
      <w:r>
        <w:t>in</w:t>
      </w:r>
      <w:r>
        <w:rPr>
          <w:spacing w:val="-6"/>
        </w:rPr>
        <w:t xml:space="preserve"> </w:t>
      </w:r>
      <w:r>
        <w:t>the</w:t>
      </w:r>
      <w:r>
        <w:rPr>
          <w:spacing w:val="-5"/>
        </w:rPr>
        <w:t xml:space="preserve"> </w:t>
      </w:r>
      <w:r>
        <w:rPr>
          <w:spacing w:val="-2"/>
        </w:rPr>
        <w:t>databases.</w:t>
      </w:r>
    </w:p>
    <w:p w14:paraId="63BDFA56" w14:textId="77777777" w:rsidR="00D638CA" w:rsidRDefault="00D638CA" w:rsidP="00D638CA">
      <w:pPr>
        <w:pStyle w:val="BodyText"/>
        <w:spacing w:before="7"/>
        <w:rPr>
          <w:sz w:val="27"/>
        </w:rPr>
      </w:pPr>
    </w:p>
    <w:p w14:paraId="0A39AAF5" w14:textId="77777777" w:rsidR="00D638CA" w:rsidRDefault="00D638CA" w:rsidP="00D638CA">
      <w:pPr>
        <w:pStyle w:val="Heading1"/>
        <w:numPr>
          <w:ilvl w:val="0"/>
          <w:numId w:val="6"/>
        </w:numPr>
        <w:tabs>
          <w:tab w:val="left" w:pos="478"/>
          <w:tab w:val="left" w:pos="479"/>
        </w:tabs>
        <w:ind w:hanging="360"/>
      </w:pPr>
      <w:bookmarkStart w:id="408" w:name="3_Development_of_the_subject"/>
      <w:bookmarkEnd w:id="408"/>
      <w:r>
        <w:t>Development</w:t>
      </w:r>
      <w:r>
        <w:rPr>
          <w:spacing w:val="-10"/>
        </w:rPr>
        <w:t xml:space="preserve"> </w:t>
      </w:r>
      <w:r>
        <w:t>of</w:t>
      </w:r>
      <w:r>
        <w:rPr>
          <w:spacing w:val="-10"/>
        </w:rPr>
        <w:t xml:space="preserve"> </w:t>
      </w:r>
      <w:r>
        <w:t>the</w:t>
      </w:r>
      <w:r>
        <w:rPr>
          <w:spacing w:val="-9"/>
        </w:rPr>
        <w:t xml:space="preserve"> </w:t>
      </w:r>
      <w:r>
        <w:rPr>
          <w:spacing w:val="-2"/>
        </w:rPr>
        <w:t>subject</w:t>
      </w:r>
    </w:p>
    <w:p w14:paraId="61603A31" w14:textId="77777777" w:rsidR="00D638CA" w:rsidRDefault="00D638CA" w:rsidP="00D638CA">
      <w:pPr>
        <w:pStyle w:val="BodyText"/>
        <w:spacing w:before="243" w:line="228" w:lineRule="auto"/>
        <w:ind w:left="120" w:right="174" w:hanging="8"/>
        <w:jc w:val="both"/>
      </w:pPr>
      <w:r>
        <w:t>As</w:t>
      </w:r>
      <w:r>
        <w:rPr>
          <w:spacing w:val="-1"/>
        </w:rPr>
        <w:t xml:space="preserve"> </w:t>
      </w:r>
      <w:r>
        <w:t>mentioned</w:t>
      </w:r>
      <w:r>
        <w:rPr>
          <w:spacing w:val="-1"/>
        </w:rPr>
        <w:t xml:space="preserve"> </w:t>
      </w:r>
      <w:r>
        <w:t>in</w:t>
      </w:r>
      <w:r>
        <w:rPr>
          <w:spacing w:val="-1"/>
        </w:rPr>
        <w:t xml:space="preserve"> </w:t>
      </w:r>
      <w:r>
        <w:t>the</w:t>
      </w:r>
      <w:r>
        <w:rPr>
          <w:spacing w:val="-1"/>
        </w:rPr>
        <w:t xml:space="preserve"> </w:t>
      </w:r>
      <w:r>
        <w:t>previous</w:t>
      </w:r>
      <w:r>
        <w:rPr>
          <w:spacing w:val="-1"/>
        </w:rPr>
        <w:t xml:space="preserve"> </w:t>
      </w:r>
      <w:r>
        <w:t>section,</w:t>
      </w:r>
      <w:r>
        <w:rPr>
          <w:spacing w:val="-1"/>
        </w:rPr>
        <w:t xml:space="preserve"> </w:t>
      </w:r>
      <w:r>
        <w:t>a</w:t>
      </w:r>
      <w:r>
        <w:rPr>
          <w:spacing w:val="-1"/>
        </w:rPr>
        <w:t xml:space="preserve"> </w:t>
      </w:r>
      <w:r>
        <w:t>total</w:t>
      </w:r>
      <w:r>
        <w:rPr>
          <w:spacing w:val="-1"/>
        </w:rPr>
        <w:t xml:space="preserve"> </w:t>
      </w:r>
      <w:r>
        <w:t>of</w:t>
      </w:r>
      <w:r>
        <w:rPr>
          <w:spacing w:val="-1"/>
        </w:rPr>
        <w:t xml:space="preserve"> </w:t>
      </w:r>
      <w:r>
        <w:t>23</w:t>
      </w:r>
      <w:r>
        <w:rPr>
          <w:spacing w:val="-1"/>
        </w:rPr>
        <w:t xml:space="preserve"> </w:t>
      </w:r>
      <w:r>
        <w:t>research</w:t>
      </w:r>
      <w:r>
        <w:rPr>
          <w:spacing w:val="-1"/>
        </w:rPr>
        <w:t xml:space="preserve"> </w:t>
      </w:r>
      <w:r>
        <w:t>papers</w:t>
      </w:r>
      <w:r>
        <w:rPr>
          <w:spacing w:val="-1"/>
        </w:rPr>
        <w:t xml:space="preserve"> </w:t>
      </w:r>
      <w:r>
        <w:t>are</w:t>
      </w:r>
      <w:r>
        <w:rPr>
          <w:spacing w:val="-1"/>
        </w:rPr>
        <w:t xml:space="preserve"> </w:t>
      </w:r>
      <w:r>
        <w:t>selected</w:t>
      </w:r>
      <w:r>
        <w:rPr>
          <w:spacing w:val="-1"/>
        </w:rPr>
        <w:t xml:space="preserve"> </w:t>
      </w:r>
      <w:r>
        <w:t>for</w:t>
      </w:r>
      <w:r>
        <w:rPr>
          <w:spacing w:val="-1"/>
        </w:rPr>
        <w:t xml:space="preserve"> </w:t>
      </w:r>
      <w:r>
        <w:t>the</w:t>
      </w:r>
      <w:r>
        <w:rPr>
          <w:spacing w:val="-1"/>
        </w:rPr>
        <w:t xml:space="preserve"> </w:t>
      </w:r>
      <w:r>
        <w:t>systematic</w:t>
      </w:r>
      <w:r>
        <w:rPr>
          <w:spacing w:val="-1"/>
        </w:rPr>
        <w:t xml:space="preserve"> </w:t>
      </w:r>
      <w:r>
        <w:t>review. This</w:t>
      </w:r>
      <w:r>
        <w:rPr>
          <w:spacing w:val="-1"/>
        </w:rPr>
        <w:t xml:space="preserve"> </w:t>
      </w:r>
      <w:r>
        <w:t xml:space="preserve">paper aims to cover novel approaches and offer a general overview of how AI has been applied to COVID-19 diagnosis.           </w:t>
      </w:r>
    </w:p>
    <w:p w14:paraId="43A544B0" w14:textId="77777777" w:rsidR="00D638CA" w:rsidRDefault="00D638CA" w:rsidP="00D638CA">
      <w:pPr>
        <w:pStyle w:val="BodyText"/>
        <w:spacing w:before="243" w:line="228" w:lineRule="auto"/>
        <w:ind w:left="120" w:right="174" w:hanging="8"/>
        <w:jc w:val="both"/>
      </w:pPr>
    </w:p>
    <w:p w14:paraId="3648FA71" w14:textId="77777777" w:rsidR="00D638CA" w:rsidRDefault="00D638CA" w:rsidP="00D638CA">
      <w:pPr>
        <w:pStyle w:val="BodyText"/>
        <w:spacing w:before="243" w:line="228" w:lineRule="auto"/>
        <w:ind w:left="120" w:right="174" w:hanging="8"/>
        <w:jc w:val="both"/>
      </w:pPr>
    </w:p>
    <w:p w14:paraId="28BC871C" w14:textId="77777777" w:rsidR="00D638CA" w:rsidRDefault="00D638CA" w:rsidP="00D638CA">
      <w:pPr>
        <w:pStyle w:val="BodyText"/>
        <w:spacing w:before="243" w:line="228" w:lineRule="auto"/>
        <w:ind w:left="120" w:right="174" w:hanging="8"/>
        <w:jc w:val="both"/>
      </w:pPr>
    </w:p>
    <w:p w14:paraId="639810A4" w14:textId="77777777" w:rsidR="00D638CA" w:rsidRDefault="00D638CA" w:rsidP="00D638CA">
      <w:pPr>
        <w:pStyle w:val="BodyText"/>
        <w:spacing w:before="8"/>
        <w:rPr>
          <w:sz w:val="18"/>
        </w:rPr>
      </w:pPr>
    </w:p>
    <w:p w14:paraId="5BC34AC1" w14:textId="77777777" w:rsidR="00D638CA" w:rsidRDefault="00D638CA" w:rsidP="00D638CA">
      <w:pPr>
        <w:spacing w:before="69"/>
        <w:ind w:right="2551"/>
        <w:jc w:val="right"/>
        <w:rPr>
          <w:rFonts w:ascii="Verdana"/>
          <w:sz w:val="13"/>
        </w:rPr>
      </w:pPr>
      <w:r>
        <w:rPr>
          <w:rFonts w:ascii="Verdana"/>
          <w:color w:val="909090"/>
          <w:spacing w:val="-2"/>
          <w:sz w:val="13"/>
        </w:rPr>
        <w:t>Scopus</w:t>
      </w:r>
    </w:p>
    <w:p w14:paraId="6E17AC85" w14:textId="1D75A3C0" w:rsidR="00D638CA" w:rsidRDefault="00BF4B2A" w:rsidP="00D638CA">
      <w:pPr>
        <w:spacing w:before="107"/>
        <w:ind w:left="6134"/>
        <w:rPr>
          <w:rFonts w:ascii="Verdana"/>
          <w:sz w:val="16"/>
        </w:rPr>
      </w:pPr>
      <w:r>
        <w:rPr>
          <w:noProof/>
          <w:lang w:val="en-IN" w:eastAsia="en-IN" w:bidi="ta-IN"/>
        </w:rPr>
        <mc:AlternateContent>
          <mc:Choice Requires="wpg">
            <w:drawing>
              <wp:anchor distT="0" distB="0" distL="114300" distR="114300" simplePos="0" relativeHeight="487605248" behindDoc="1" locked="0" layoutInCell="1" allowOverlap="1" wp14:anchorId="441800CC" wp14:editId="2AFBEB11">
                <wp:simplePos x="0" y="0"/>
                <wp:positionH relativeFrom="page">
                  <wp:posOffset>3030220</wp:posOffset>
                </wp:positionH>
                <wp:positionV relativeFrom="paragraph">
                  <wp:posOffset>120650</wp:posOffset>
                </wp:positionV>
                <wp:extent cx="2238375" cy="2238375"/>
                <wp:effectExtent l="0" t="0" r="0" b="0"/>
                <wp:wrapNone/>
                <wp:docPr id="1663023451" name="docshapegroup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8375" cy="2238375"/>
                          <a:chOff x="4772" y="190"/>
                          <a:chExt cx="3525" cy="3525"/>
                        </a:xfrm>
                      </wpg:grpSpPr>
                      <wps:wsp>
                        <wps:cNvPr id="223263421" name="docshape55"/>
                        <wps:cNvSpPr>
                          <a:spLocks/>
                        </wps:cNvSpPr>
                        <wps:spPr bwMode="auto">
                          <a:xfrm>
                            <a:off x="5943" y="190"/>
                            <a:ext cx="2354" cy="1763"/>
                          </a:xfrm>
                          <a:custGeom>
                            <a:avLst/>
                            <a:gdLst>
                              <a:gd name="T0" fmla="+- 0 6545 5944"/>
                              <a:gd name="T1" fmla="*/ T0 w 2354"/>
                              <a:gd name="T2" fmla="+- 0 190 190"/>
                              <a:gd name="T3" fmla="*/ 190 h 1763"/>
                              <a:gd name="T4" fmla="+- 0 6468 5944"/>
                              <a:gd name="T5" fmla="*/ T4 w 2354"/>
                              <a:gd name="T6" fmla="+- 0 191 190"/>
                              <a:gd name="T7" fmla="*/ 191 h 1763"/>
                              <a:gd name="T8" fmla="+- 0 6392 5944"/>
                              <a:gd name="T9" fmla="*/ T8 w 2354"/>
                              <a:gd name="T10" fmla="+- 0 196 190"/>
                              <a:gd name="T11" fmla="*/ 196 h 1763"/>
                              <a:gd name="T12" fmla="+- 0 6316 5944"/>
                              <a:gd name="T13" fmla="*/ T12 w 2354"/>
                              <a:gd name="T14" fmla="+- 0 204 190"/>
                              <a:gd name="T15" fmla="*/ 204 h 1763"/>
                              <a:gd name="T16" fmla="+- 0 6240 5944"/>
                              <a:gd name="T17" fmla="*/ T16 w 2354"/>
                              <a:gd name="T18" fmla="+- 0 215 190"/>
                              <a:gd name="T19" fmla="*/ 215 h 1763"/>
                              <a:gd name="T20" fmla="+- 0 6165 5944"/>
                              <a:gd name="T21" fmla="*/ T20 w 2354"/>
                              <a:gd name="T22" fmla="+- 0 229 190"/>
                              <a:gd name="T23" fmla="*/ 229 h 1763"/>
                              <a:gd name="T24" fmla="+- 0 6091 5944"/>
                              <a:gd name="T25" fmla="*/ T24 w 2354"/>
                              <a:gd name="T26" fmla="+- 0 247 190"/>
                              <a:gd name="T27" fmla="*/ 247 h 1763"/>
                              <a:gd name="T28" fmla="+- 0 6017 5944"/>
                              <a:gd name="T29" fmla="*/ T28 w 2354"/>
                              <a:gd name="T30" fmla="+- 0 268 190"/>
                              <a:gd name="T31" fmla="*/ 268 h 1763"/>
                              <a:gd name="T32" fmla="+- 0 5944 5944"/>
                              <a:gd name="T33" fmla="*/ T32 w 2354"/>
                              <a:gd name="T34" fmla="+- 0 292 190"/>
                              <a:gd name="T35" fmla="*/ 292 h 1763"/>
                              <a:gd name="T36" fmla="+- 0 6535 5944"/>
                              <a:gd name="T37" fmla="*/ T36 w 2354"/>
                              <a:gd name="T38" fmla="+- 0 1952 190"/>
                              <a:gd name="T39" fmla="*/ 1952 h 1763"/>
                              <a:gd name="T40" fmla="+- 0 8297 5944"/>
                              <a:gd name="T41" fmla="*/ T40 w 2354"/>
                              <a:gd name="T42" fmla="+- 0 1952 190"/>
                              <a:gd name="T43" fmla="*/ 1952 h 1763"/>
                              <a:gd name="T44" fmla="+- 0 8295 5944"/>
                              <a:gd name="T45" fmla="*/ T44 w 2354"/>
                              <a:gd name="T46" fmla="+- 0 1876 190"/>
                              <a:gd name="T47" fmla="*/ 1876 h 1763"/>
                              <a:gd name="T48" fmla="+- 0 8290 5944"/>
                              <a:gd name="T49" fmla="*/ T48 w 2354"/>
                              <a:gd name="T50" fmla="+- 0 1799 190"/>
                              <a:gd name="T51" fmla="*/ 1799 h 1763"/>
                              <a:gd name="T52" fmla="+- 0 8282 5944"/>
                              <a:gd name="T53" fmla="*/ T52 w 2354"/>
                              <a:gd name="T54" fmla="+- 0 1723 190"/>
                              <a:gd name="T55" fmla="*/ 1723 h 1763"/>
                              <a:gd name="T56" fmla="+- 0 8270 5944"/>
                              <a:gd name="T57" fmla="*/ T56 w 2354"/>
                              <a:gd name="T58" fmla="+- 0 1647 190"/>
                              <a:gd name="T59" fmla="*/ 1647 h 1763"/>
                              <a:gd name="T60" fmla="+- 0 8256 5944"/>
                              <a:gd name="T61" fmla="*/ T60 w 2354"/>
                              <a:gd name="T62" fmla="+- 0 1572 190"/>
                              <a:gd name="T63" fmla="*/ 1572 h 1763"/>
                              <a:gd name="T64" fmla="+- 0 8237 5944"/>
                              <a:gd name="T65" fmla="*/ T64 w 2354"/>
                              <a:gd name="T66" fmla="+- 0 1498 190"/>
                              <a:gd name="T67" fmla="*/ 1498 h 1763"/>
                              <a:gd name="T68" fmla="+- 0 8216 5944"/>
                              <a:gd name="T69" fmla="*/ T68 w 2354"/>
                              <a:gd name="T70" fmla="+- 0 1425 190"/>
                              <a:gd name="T71" fmla="*/ 1425 h 1763"/>
                              <a:gd name="T72" fmla="+- 0 8192 5944"/>
                              <a:gd name="T73" fmla="*/ T72 w 2354"/>
                              <a:gd name="T74" fmla="+- 0 1352 190"/>
                              <a:gd name="T75" fmla="*/ 1352 h 1763"/>
                              <a:gd name="T76" fmla="+- 0 8164 5944"/>
                              <a:gd name="T77" fmla="*/ T76 w 2354"/>
                              <a:gd name="T78" fmla="+- 0 1281 190"/>
                              <a:gd name="T79" fmla="*/ 1281 h 1763"/>
                              <a:gd name="T80" fmla="+- 0 8133 5944"/>
                              <a:gd name="T81" fmla="*/ T80 w 2354"/>
                              <a:gd name="T82" fmla="+- 0 1211 190"/>
                              <a:gd name="T83" fmla="*/ 1211 h 1763"/>
                              <a:gd name="T84" fmla="+- 0 8099 5944"/>
                              <a:gd name="T85" fmla="*/ T84 w 2354"/>
                              <a:gd name="T86" fmla="+- 0 1141 190"/>
                              <a:gd name="T87" fmla="*/ 1141 h 1763"/>
                              <a:gd name="T88" fmla="+- 0 8063 5944"/>
                              <a:gd name="T89" fmla="*/ T88 w 2354"/>
                              <a:gd name="T90" fmla="+- 0 1074 190"/>
                              <a:gd name="T91" fmla="*/ 1074 h 1763"/>
                              <a:gd name="T92" fmla="+- 0 8023 5944"/>
                              <a:gd name="T93" fmla="*/ T92 w 2354"/>
                              <a:gd name="T94" fmla="+- 0 1008 190"/>
                              <a:gd name="T95" fmla="*/ 1008 h 1763"/>
                              <a:gd name="T96" fmla="+- 0 7980 5944"/>
                              <a:gd name="T97" fmla="*/ T96 w 2354"/>
                              <a:gd name="T98" fmla="+- 0 945 190"/>
                              <a:gd name="T99" fmla="*/ 945 h 1763"/>
                              <a:gd name="T100" fmla="+- 0 7935 5944"/>
                              <a:gd name="T101" fmla="*/ T100 w 2354"/>
                              <a:gd name="T102" fmla="+- 0 883 190"/>
                              <a:gd name="T103" fmla="*/ 883 h 1763"/>
                              <a:gd name="T104" fmla="+- 0 7888 5944"/>
                              <a:gd name="T105" fmla="*/ T104 w 2354"/>
                              <a:gd name="T106" fmla="+- 0 823 190"/>
                              <a:gd name="T107" fmla="*/ 823 h 1763"/>
                              <a:gd name="T108" fmla="+- 0 7837 5944"/>
                              <a:gd name="T109" fmla="*/ T108 w 2354"/>
                              <a:gd name="T110" fmla="+- 0 766 190"/>
                              <a:gd name="T111" fmla="*/ 766 h 1763"/>
                              <a:gd name="T112" fmla="+- 0 7785 5944"/>
                              <a:gd name="T113" fmla="*/ T112 w 2354"/>
                              <a:gd name="T114" fmla="+- 0 710 190"/>
                              <a:gd name="T115" fmla="*/ 710 h 1763"/>
                              <a:gd name="T116" fmla="+- 0 7730 5944"/>
                              <a:gd name="T117" fmla="*/ T116 w 2354"/>
                              <a:gd name="T118" fmla="+- 0 657 190"/>
                              <a:gd name="T119" fmla="*/ 657 h 1763"/>
                              <a:gd name="T120" fmla="+- 0 7672 5944"/>
                              <a:gd name="T121" fmla="*/ T120 w 2354"/>
                              <a:gd name="T122" fmla="+- 0 606 190"/>
                              <a:gd name="T123" fmla="*/ 606 h 1763"/>
                              <a:gd name="T124" fmla="+- 0 7613 5944"/>
                              <a:gd name="T125" fmla="*/ T124 w 2354"/>
                              <a:gd name="T126" fmla="+- 0 558 190"/>
                              <a:gd name="T127" fmla="*/ 558 h 1763"/>
                              <a:gd name="T128" fmla="+- 0 7551 5944"/>
                              <a:gd name="T129" fmla="*/ T128 w 2354"/>
                              <a:gd name="T130" fmla="+- 0 512 190"/>
                              <a:gd name="T131" fmla="*/ 512 h 1763"/>
                              <a:gd name="T132" fmla="+- 0 7487 5944"/>
                              <a:gd name="T133" fmla="*/ T132 w 2354"/>
                              <a:gd name="T134" fmla="+- 0 470 190"/>
                              <a:gd name="T135" fmla="*/ 470 h 1763"/>
                              <a:gd name="T136" fmla="+- 0 7422 5944"/>
                              <a:gd name="T137" fmla="*/ T136 w 2354"/>
                              <a:gd name="T138" fmla="+- 0 430 190"/>
                              <a:gd name="T139" fmla="*/ 430 h 1763"/>
                              <a:gd name="T140" fmla="+- 0 7355 5944"/>
                              <a:gd name="T141" fmla="*/ T140 w 2354"/>
                              <a:gd name="T142" fmla="+- 0 392 190"/>
                              <a:gd name="T143" fmla="*/ 392 h 1763"/>
                              <a:gd name="T144" fmla="+- 0 7286 5944"/>
                              <a:gd name="T145" fmla="*/ T144 w 2354"/>
                              <a:gd name="T146" fmla="+- 0 358 190"/>
                              <a:gd name="T147" fmla="*/ 358 h 1763"/>
                              <a:gd name="T148" fmla="+- 0 7216 5944"/>
                              <a:gd name="T149" fmla="*/ T148 w 2354"/>
                              <a:gd name="T150" fmla="+- 0 327 190"/>
                              <a:gd name="T151" fmla="*/ 327 h 1763"/>
                              <a:gd name="T152" fmla="+- 0 7145 5944"/>
                              <a:gd name="T153" fmla="*/ T152 w 2354"/>
                              <a:gd name="T154" fmla="+- 0 299 190"/>
                              <a:gd name="T155" fmla="*/ 299 h 1763"/>
                              <a:gd name="T156" fmla="+- 0 7073 5944"/>
                              <a:gd name="T157" fmla="*/ T156 w 2354"/>
                              <a:gd name="T158" fmla="+- 0 274 190"/>
                              <a:gd name="T159" fmla="*/ 274 h 1763"/>
                              <a:gd name="T160" fmla="+- 0 7000 5944"/>
                              <a:gd name="T161" fmla="*/ T160 w 2354"/>
                              <a:gd name="T162" fmla="+- 0 253 190"/>
                              <a:gd name="T163" fmla="*/ 253 h 1763"/>
                              <a:gd name="T164" fmla="+- 0 6925 5944"/>
                              <a:gd name="T165" fmla="*/ T164 w 2354"/>
                              <a:gd name="T166" fmla="+- 0 234 190"/>
                              <a:gd name="T167" fmla="*/ 234 h 1763"/>
                              <a:gd name="T168" fmla="+- 0 6850 5944"/>
                              <a:gd name="T169" fmla="*/ T168 w 2354"/>
                              <a:gd name="T170" fmla="+- 0 219 190"/>
                              <a:gd name="T171" fmla="*/ 219 h 1763"/>
                              <a:gd name="T172" fmla="+- 0 6774 5944"/>
                              <a:gd name="T173" fmla="*/ T172 w 2354"/>
                              <a:gd name="T174" fmla="+- 0 206 190"/>
                              <a:gd name="T175" fmla="*/ 206 h 1763"/>
                              <a:gd name="T176" fmla="+- 0 6698 5944"/>
                              <a:gd name="T177" fmla="*/ T176 w 2354"/>
                              <a:gd name="T178" fmla="+- 0 198 190"/>
                              <a:gd name="T179" fmla="*/ 198 h 1763"/>
                              <a:gd name="T180" fmla="+- 0 6621 5944"/>
                              <a:gd name="T181" fmla="*/ T180 w 2354"/>
                              <a:gd name="T182" fmla="+- 0 192 190"/>
                              <a:gd name="T183" fmla="*/ 192 h 1763"/>
                              <a:gd name="T184" fmla="+- 0 6545 5944"/>
                              <a:gd name="T185" fmla="*/ T184 w 2354"/>
                              <a:gd name="T186" fmla="+- 0 190 190"/>
                              <a:gd name="T187" fmla="*/ 190 h 1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354" h="1763">
                                <a:moveTo>
                                  <a:pt x="601" y="0"/>
                                </a:moveTo>
                                <a:lnTo>
                                  <a:pt x="524" y="1"/>
                                </a:lnTo>
                                <a:lnTo>
                                  <a:pt x="448" y="6"/>
                                </a:lnTo>
                                <a:lnTo>
                                  <a:pt x="372" y="14"/>
                                </a:lnTo>
                                <a:lnTo>
                                  <a:pt x="296" y="25"/>
                                </a:lnTo>
                                <a:lnTo>
                                  <a:pt x="221" y="39"/>
                                </a:lnTo>
                                <a:lnTo>
                                  <a:pt x="147" y="57"/>
                                </a:lnTo>
                                <a:lnTo>
                                  <a:pt x="73" y="78"/>
                                </a:lnTo>
                                <a:lnTo>
                                  <a:pt x="0" y="102"/>
                                </a:lnTo>
                                <a:lnTo>
                                  <a:pt x="591" y="1762"/>
                                </a:lnTo>
                                <a:lnTo>
                                  <a:pt x="2353" y="1762"/>
                                </a:lnTo>
                                <a:lnTo>
                                  <a:pt x="2351" y="1686"/>
                                </a:lnTo>
                                <a:lnTo>
                                  <a:pt x="2346" y="1609"/>
                                </a:lnTo>
                                <a:lnTo>
                                  <a:pt x="2338" y="1533"/>
                                </a:lnTo>
                                <a:lnTo>
                                  <a:pt x="2326" y="1457"/>
                                </a:lnTo>
                                <a:lnTo>
                                  <a:pt x="2312" y="1382"/>
                                </a:lnTo>
                                <a:lnTo>
                                  <a:pt x="2293" y="1308"/>
                                </a:lnTo>
                                <a:lnTo>
                                  <a:pt x="2272" y="1235"/>
                                </a:lnTo>
                                <a:lnTo>
                                  <a:pt x="2248" y="1162"/>
                                </a:lnTo>
                                <a:lnTo>
                                  <a:pt x="2220" y="1091"/>
                                </a:lnTo>
                                <a:lnTo>
                                  <a:pt x="2189" y="1021"/>
                                </a:lnTo>
                                <a:lnTo>
                                  <a:pt x="2155" y="951"/>
                                </a:lnTo>
                                <a:lnTo>
                                  <a:pt x="2119" y="884"/>
                                </a:lnTo>
                                <a:lnTo>
                                  <a:pt x="2079" y="818"/>
                                </a:lnTo>
                                <a:lnTo>
                                  <a:pt x="2036" y="755"/>
                                </a:lnTo>
                                <a:lnTo>
                                  <a:pt x="1991" y="693"/>
                                </a:lnTo>
                                <a:lnTo>
                                  <a:pt x="1944" y="633"/>
                                </a:lnTo>
                                <a:lnTo>
                                  <a:pt x="1893" y="576"/>
                                </a:lnTo>
                                <a:lnTo>
                                  <a:pt x="1841" y="520"/>
                                </a:lnTo>
                                <a:lnTo>
                                  <a:pt x="1786" y="467"/>
                                </a:lnTo>
                                <a:lnTo>
                                  <a:pt x="1728" y="416"/>
                                </a:lnTo>
                                <a:lnTo>
                                  <a:pt x="1669" y="368"/>
                                </a:lnTo>
                                <a:lnTo>
                                  <a:pt x="1607" y="322"/>
                                </a:lnTo>
                                <a:lnTo>
                                  <a:pt x="1543" y="280"/>
                                </a:lnTo>
                                <a:lnTo>
                                  <a:pt x="1478" y="240"/>
                                </a:lnTo>
                                <a:lnTo>
                                  <a:pt x="1411" y="202"/>
                                </a:lnTo>
                                <a:lnTo>
                                  <a:pt x="1342" y="168"/>
                                </a:lnTo>
                                <a:lnTo>
                                  <a:pt x="1272" y="137"/>
                                </a:lnTo>
                                <a:lnTo>
                                  <a:pt x="1201" y="109"/>
                                </a:lnTo>
                                <a:lnTo>
                                  <a:pt x="1129" y="84"/>
                                </a:lnTo>
                                <a:lnTo>
                                  <a:pt x="1056" y="63"/>
                                </a:lnTo>
                                <a:lnTo>
                                  <a:pt x="981" y="44"/>
                                </a:lnTo>
                                <a:lnTo>
                                  <a:pt x="906" y="29"/>
                                </a:lnTo>
                                <a:lnTo>
                                  <a:pt x="830" y="16"/>
                                </a:lnTo>
                                <a:lnTo>
                                  <a:pt x="754" y="8"/>
                                </a:lnTo>
                                <a:lnTo>
                                  <a:pt x="677" y="2"/>
                                </a:lnTo>
                                <a:lnTo>
                                  <a:pt x="601" y="0"/>
                                </a:lnTo>
                                <a:close/>
                              </a:path>
                            </a:pathLst>
                          </a:custGeom>
                          <a:solidFill>
                            <a:srgbClr val="C1F0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947" name="docshape56"/>
                        <wps:cNvSpPr>
                          <a:spLocks/>
                        </wps:cNvSpPr>
                        <wps:spPr bwMode="auto">
                          <a:xfrm>
                            <a:off x="4772" y="292"/>
                            <a:ext cx="1763" cy="2364"/>
                          </a:xfrm>
                          <a:custGeom>
                            <a:avLst/>
                            <a:gdLst>
                              <a:gd name="T0" fmla="+- 0 5944 4772"/>
                              <a:gd name="T1" fmla="*/ T0 w 1763"/>
                              <a:gd name="T2" fmla="+- 0 292 292"/>
                              <a:gd name="T3" fmla="*/ 292 h 2364"/>
                              <a:gd name="T4" fmla="+- 0 5869 4772"/>
                              <a:gd name="T5" fmla="*/ T4 w 1763"/>
                              <a:gd name="T6" fmla="+- 0 321 292"/>
                              <a:gd name="T7" fmla="*/ 321 h 2364"/>
                              <a:gd name="T8" fmla="+- 0 5795 4772"/>
                              <a:gd name="T9" fmla="*/ T8 w 1763"/>
                              <a:gd name="T10" fmla="+- 0 353 292"/>
                              <a:gd name="T11" fmla="*/ 353 h 2364"/>
                              <a:gd name="T12" fmla="+- 0 5723 4772"/>
                              <a:gd name="T13" fmla="*/ T12 w 1763"/>
                              <a:gd name="T14" fmla="+- 0 388 292"/>
                              <a:gd name="T15" fmla="*/ 388 h 2364"/>
                              <a:gd name="T16" fmla="+- 0 5653 4772"/>
                              <a:gd name="T17" fmla="*/ T16 w 1763"/>
                              <a:gd name="T18" fmla="+- 0 427 292"/>
                              <a:gd name="T19" fmla="*/ 427 h 2364"/>
                              <a:gd name="T20" fmla="+- 0 5584 4772"/>
                              <a:gd name="T21" fmla="*/ T20 w 1763"/>
                              <a:gd name="T22" fmla="+- 0 468 292"/>
                              <a:gd name="T23" fmla="*/ 468 h 2364"/>
                              <a:gd name="T24" fmla="+- 0 5518 4772"/>
                              <a:gd name="T25" fmla="*/ T24 w 1763"/>
                              <a:gd name="T26" fmla="+- 0 513 292"/>
                              <a:gd name="T27" fmla="*/ 513 h 2364"/>
                              <a:gd name="T28" fmla="+- 0 5454 4772"/>
                              <a:gd name="T29" fmla="*/ T28 w 1763"/>
                              <a:gd name="T30" fmla="+- 0 561 292"/>
                              <a:gd name="T31" fmla="*/ 561 h 2364"/>
                              <a:gd name="T32" fmla="+- 0 5391 4772"/>
                              <a:gd name="T33" fmla="*/ T32 w 1763"/>
                              <a:gd name="T34" fmla="+- 0 611 292"/>
                              <a:gd name="T35" fmla="*/ 611 h 2364"/>
                              <a:gd name="T36" fmla="+- 0 5331 4772"/>
                              <a:gd name="T37" fmla="*/ T36 w 1763"/>
                              <a:gd name="T38" fmla="+- 0 665 292"/>
                              <a:gd name="T39" fmla="*/ 665 h 2364"/>
                              <a:gd name="T40" fmla="+- 0 5274 4772"/>
                              <a:gd name="T41" fmla="*/ T40 w 1763"/>
                              <a:gd name="T42" fmla="+- 0 721 292"/>
                              <a:gd name="T43" fmla="*/ 721 h 2364"/>
                              <a:gd name="T44" fmla="+- 0 5219 4772"/>
                              <a:gd name="T45" fmla="*/ T44 w 1763"/>
                              <a:gd name="T46" fmla="+- 0 780 292"/>
                              <a:gd name="T47" fmla="*/ 780 h 2364"/>
                              <a:gd name="T48" fmla="+- 0 5167 4772"/>
                              <a:gd name="T49" fmla="*/ T48 w 1763"/>
                              <a:gd name="T50" fmla="+- 0 841 292"/>
                              <a:gd name="T51" fmla="*/ 841 h 2364"/>
                              <a:gd name="T52" fmla="+- 0 5118 4772"/>
                              <a:gd name="T53" fmla="*/ T52 w 1763"/>
                              <a:gd name="T54" fmla="+- 0 904 292"/>
                              <a:gd name="T55" fmla="*/ 904 h 2364"/>
                              <a:gd name="T56" fmla="+- 0 5072 4772"/>
                              <a:gd name="T57" fmla="*/ T56 w 1763"/>
                              <a:gd name="T58" fmla="+- 0 970 292"/>
                              <a:gd name="T59" fmla="*/ 970 h 2364"/>
                              <a:gd name="T60" fmla="+- 0 5029 4772"/>
                              <a:gd name="T61" fmla="*/ T60 w 1763"/>
                              <a:gd name="T62" fmla="+- 0 1037 292"/>
                              <a:gd name="T63" fmla="*/ 1037 h 2364"/>
                              <a:gd name="T64" fmla="+- 0 4989 4772"/>
                              <a:gd name="T65" fmla="*/ T64 w 1763"/>
                              <a:gd name="T66" fmla="+- 0 1107 292"/>
                              <a:gd name="T67" fmla="*/ 1107 h 2364"/>
                              <a:gd name="T68" fmla="+- 0 4952 4772"/>
                              <a:gd name="T69" fmla="*/ T68 w 1763"/>
                              <a:gd name="T70" fmla="+- 0 1178 292"/>
                              <a:gd name="T71" fmla="*/ 1178 h 2364"/>
                              <a:gd name="T72" fmla="+- 0 4918 4772"/>
                              <a:gd name="T73" fmla="*/ T72 w 1763"/>
                              <a:gd name="T74" fmla="+- 0 1251 292"/>
                              <a:gd name="T75" fmla="*/ 1251 h 2364"/>
                              <a:gd name="T76" fmla="+- 0 4888 4772"/>
                              <a:gd name="T77" fmla="*/ T76 w 1763"/>
                              <a:gd name="T78" fmla="+- 0 1325 292"/>
                              <a:gd name="T79" fmla="*/ 1325 h 2364"/>
                              <a:gd name="T80" fmla="+- 0 4861 4772"/>
                              <a:gd name="T81" fmla="*/ T80 w 1763"/>
                              <a:gd name="T82" fmla="+- 0 1401 292"/>
                              <a:gd name="T83" fmla="*/ 1401 h 2364"/>
                              <a:gd name="T84" fmla="+- 0 4837 4772"/>
                              <a:gd name="T85" fmla="*/ T84 w 1763"/>
                              <a:gd name="T86" fmla="+- 0 1478 292"/>
                              <a:gd name="T87" fmla="*/ 1478 h 2364"/>
                              <a:gd name="T88" fmla="+- 0 4818 4772"/>
                              <a:gd name="T89" fmla="*/ T88 w 1763"/>
                              <a:gd name="T90" fmla="+- 0 1556 292"/>
                              <a:gd name="T91" fmla="*/ 1556 h 2364"/>
                              <a:gd name="T92" fmla="+- 0 4801 4772"/>
                              <a:gd name="T93" fmla="*/ T92 w 1763"/>
                              <a:gd name="T94" fmla="+- 0 1634 292"/>
                              <a:gd name="T95" fmla="*/ 1634 h 2364"/>
                              <a:gd name="T96" fmla="+- 0 4789 4772"/>
                              <a:gd name="T97" fmla="*/ T96 w 1763"/>
                              <a:gd name="T98" fmla="+- 0 1713 292"/>
                              <a:gd name="T99" fmla="*/ 1713 h 2364"/>
                              <a:gd name="T100" fmla="+- 0 4780 4772"/>
                              <a:gd name="T101" fmla="*/ T100 w 1763"/>
                              <a:gd name="T102" fmla="+- 0 1793 292"/>
                              <a:gd name="T103" fmla="*/ 1793 h 2364"/>
                              <a:gd name="T104" fmla="+- 0 4774 4772"/>
                              <a:gd name="T105" fmla="*/ T104 w 1763"/>
                              <a:gd name="T106" fmla="+- 0 1873 292"/>
                              <a:gd name="T107" fmla="*/ 1873 h 2364"/>
                              <a:gd name="T108" fmla="+- 0 4772 4772"/>
                              <a:gd name="T109" fmla="*/ T108 w 1763"/>
                              <a:gd name="T110" fmla="+- 0 1953 292"/>
                              <a:gd name="T111" fmla="*/ 1953 h 2364"/>
                              <a:gd name="T112" fmla="+- 0 4774 4772"/>
                              <a:gd name="T113" fmla="*/ T112 w 1763"/>
                              <a:gd name="T114" fmla="+- 0 2034 292"/>
                              <a:gd name="T115" fmla="*/ 2034 h 2364"/>
                              <a:gd name="T116" fmla="+- 0 4780 4772"/>
                              <a:gd name="T117" fmla="*/ T116 w 1763"/>
                              <a:gd name="T118" fmla="+- 0 2114 292"/>
                              <a:gd name="T119" fmla="*/ 2114 h 2364"/>
                              <a:gd name="T120" fmla="+- 0 4789 4772"/>
                              <a:gd name="T121" fmla="*/ T120 w 1763"/>
                              <a:gd name="T122" fmla="+- 0 2193 292"/>
                              <a:gd name="T123" fmla="*/ 2193 h 2364"/>
                              <a:gd name="T124" fmla="+- 0 4802 4772"/>
                              <a:gd name="T125" fmla="*/ T124 w 1763"/>
                              <a:gd name="T126" fmla="+- 0 2273 292"/>
                              <a:gd name="T127" fmla="*/ 2273 h 2364"/>
                              <a:gd name="T128" fmla="+- 0 4818 4772"/>
                              <a:gd name="T129" fmla="*/ T128 w 1763"/>
                              <a:gd name="T130" fmla="+- 0 2351 292"/>
                              <a:gd name="T131" fmla="*/ 2351 h 2364"/>
                              <a:gd name="T132" fmla="+- 0 4838 4772"/>
                              <a:gd name="T133" fmla="*/ T132 w 1763"/>
                              <a:gd name="T134" fmla="+- 0 2429 292"/>
                              <a:gd name="T135" fmla="*/ 2429 h 2364"/>
                              <a:gd name="T136" fmla="+- 0 4861 4772"/>
                              <a:gd name="T137" fmla="*/ T136 w 1763"/>
                              <a:gd name="T138" fmla="+- 0 2505 292"/>
                              <a:gd name="T139" fmla="*/ 2505 h 2364"/>
                              <a:gd name="T140" fmla="+- 0 4888 4772"/>
                              <a:gd name="T141" fmla="*/ T140 w 1763"/>
                              <a:gd name="T142" fmla="+- 0 2581 292"/>
                              <a:gd name="T143" fmla="*/ 2581 h 2364"/>
                              <a:gd name="T144" fmla="+- 0 4919 4772"/>
                              <a:gd name="T145" fmla="*/ T144 w 1763"/>
                              <a:gd name="T146" fmla="+- 0 2655 292"/>
                              <a:gd name="T147" fmla="*/ 2655 h 2364"/>
                              <a:gd name="T148" fmla="+- 0 6535 4772"/>
                              <a:gd name="T149" fmla="*/ T148 w 1763"/>
                              <a:gd name="T150" fmla="+- 0 1952 292"/>
                              <a:gd name="T151" fmla="*/ 1952 h 2364"/>
                              <a:gd name="T152" fmla="+- 0 5944 4772"/>
                              <a:gd name="T153" fmla="*/ T152 w 1763"/>
                              <a:gd name="T154" fmla="+- 0 292 292"/>
                              <a:gd name="T155" fmla="*/ 292 h 2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63" h="2364">
                                <a:moveTo>
                                  <a:pt x="1172" y="0"/>
                                </a:moveTo>
                                <a:lnTo>
                                  <a:pt x="1097" y="29"/>
                                </a:lnTo>
                                <a:lnTo>
                                  <a:pt x="1023" y="61"/>
                                </a:lnTo>
                                <a:lnTo>
                                  <a:pt x="951" y="96"/>
                                </a:lnTo>
                                <a:lnTo>
                                  <a:pt x="881" y="135"/>
                                </a:lnTo>
                                <a:lnTo>
                                  <a:pt x="812" y="176"/>
                                </a:lnTo>
                                <a:lnTo>
                                  <a:pt x="746" y="221"/>
                                </a:lnTo>
                                <a:lnTo>
                                  <a:pt x="682" y="269"/>
                                </a:lnTo>
                                <a:lnTo>
                                  <a:pt x="619" y="319"/>
                                </a:lnTo>
                                <a:lnTo>
                                  <a:pt x="559" y="373"/>
                                </a:lnTo>
                                <a:lnTo>
                                  <a:pt x="502" y="429"/>
                                </a:lnTo>
                                <a:lnTo>
                                  <a:pt x="447" y="488"/>
                                </a:lnTo>
                                <a:lnTo>
                                  <a:pt x="395" y="549"/>
                                </a:lnTo>
                                <a:lnTo>
                                  <a:pt x="346" y="612"/>
                                </a:lnTo>
                                <a:lnTo>
                                  <a:pt x="300" y="678"/>
                                </a:lnTo>
                                <a:lnTo>
                                  <a:pt x="257" y="745"/>
                                </a:lnTo>
                                <a:lnTo>
                                  <a:pt x="217" y="815"/>
                                </a:lnTo>
                                <a:lnTo>
                                  <a:pt x="180" y="886"/>
                                </a:lnTo>
                                <a:lnTo>
                                  <a:pt x="146" y="959"/>
                                </a:lnTo>
                                <a:lnTo>
                                  <a:pt x="116" y="1033"/>
                                </a:lnTo>
                                <a:lnTo>
                                  <a:pt x="89" y="1109"/>
                                </a:lnTo>
                                <a:lnTo>
                                  <a:pt x="65" y="1186"/>
                                </a:lnTo>
                                <a:lnTo>
                                  <a:pt x="46" y="1264"/>
                                </a:lnTo>
                                <a:lnTo>
                                  <a:pt x="29" y="1342"/>
                                </a:lnTo>
                                <a:lnTo>
                                  <a:pt x="17" y="1421"/>
                                </a:lnTo>
                                <a:lnTo>
                                  <a:pt x="8" y="1501"/>
                                </a:lnTo>
                                <a:lnTo>
                                  <a:pt x="2" y="1581"/>
                                </a:lnTo>
                                <a:lnTo>
                                  <a:pt x="0" y="1661"/>
                                </a:lnTo>
                                <a:lnTo>
                                  <a:pt x="2" y="1742"/>
                                </a:lnTo>
                                <a:lnTo>
                                  <a:pt x="8" y="1822"/>
                                </a:lnTo>
                                <a:lnTo>
                                  <a:pt x="17" y="1901"/>
                                </a:lnTo>
                                <a:lnTo>
                                  <a:pt x="30" y="1981"/>
                                </a:lnTo>
                                <a:lnTo>
                                  <a:pt x="46" y="2059"/>
                                </a:lnTo>
                                <a:lnTo>
                                  <a:pt x="66" y="2137"/>
                                </a:lnTo>
                                <a:lnTo>
                                  <a:pt x="89" y="2213"/>
                                </a:lnTo>
                                <a:lnTo>
                                  <a:pt x="116" y="2289"/>
                                </a:lnTo>
                                <a:lnTo>
                                  <a:pt x="147" y="2363"/>
                                </a:lnTo>
                                <a:lnTo>
                                  <a:pt x="1763" y="1660"/>
                                </a:lnTo>
                                <a:lnTo>
                                  <a:pt x="1172" y="0"/>
                                </a:lnTo>
                                <a:close/>
                              </a:path>
                            </a:pathLst>
                          </a:custGeom>
                          <a:solidFill>
                            <a:srgbClr val="0EBE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11854" name="docshape57"/>
                        <wps:cNvSpPr>
                          <a:spLocks/>
                        </wps:cNvSpPr>
                        <wps:spPr bwMode="auto">
                          <a:xfrm>
                            <a:off x="4918" y="1952"/>
                            <a:ext cx="1617" cy="1759"/>
                          </a:xfrm>
                          <a:custGeom>
                            <a:avLst/>
                            <a:gdLst>
                              <a:gd name="T0" fmla="+- 0 6535 4919"/>
                              <a:gd name="T1" fmla="*/ T0 w 1617"/>
                              <a:gd name="T2" fmla="+- 0 1952 1952"/>
                              <a:gd name="T3" fmla="*/ 1952 h 1759"/>
                              <a:gd name="T4" fmla="+- 0 4919 4919"/>
                              <a:gd name="T5" fmla="*/ T4 w 1617"/>
                              <a:gd name="T6" fmla="+- 0 2655 1952"/>
                              <a:gd name="T7" fmla="*/ 2655 h 1759"/>
                              <a:gd name="T8" fmla="+- 0 4952 4919"/>
                              <a:gd name="T9" fmla="*/ T8 w 1617"/>
                              <a:gd name="T10" fmla="+- 0 2729 1952"/>
                              <a:gd name="T11" fmla="*/ 2729 h 1759"/>
                              <a:gd name="T12" fmla="+- 0 4989 4919"/>
                              <a:gd name="T13" fmla="*/ T12 w 1617"/>
                              <a:gd name="T14" fmla="+- 0 2800 1952"/>
                              <a:gd name="T15" fmla="*/ 2800 h 1759"/>
                              <a:gd name="T16" fmla="+- 0 5030 4919"/>
                              <a:gd name="T17" fmla="*/ T16 w 1617"/>
                              <a:gd name="T18" fmla="+- 0 2869 1952"/>
                              <a:gd name="T19" fmla="*/ 2869 h 1759"/>
                              <a:gd name="T20" fmla="+- 0 5073 4919"/>
                              <a:gd name="T21" fmla="*/ T20 w 1617"/>
                              <a:gd name="T22" fmla="+- 0 2937 1952"/>
                              <a:gd name="T23" fmla="*/ 2937 h 1759"/>
                              <a:gd name="T24" fmla="+- 0 5119 4919"/>
                              <a:gd name="T25" fmla="*/ T24 w 1617"/>
                              <a:gd name="T26" fmla="+- 0 3002 1952"/>
                              <a:gd name="T27" fmla="*/ 3002 h 1759"/>
                              <a:gd name="T28" fmla="+- 0 5168 4919"/>
                              <a:gd name="T29" fmla="*/ T28 w 1617"/>
                              <a:gd name="T30" fmla="+- 0 3065 1952"/>
                              <a:gd name="T31" fmla="*/ 3065 h 1759"/>
                              <a:gd name="T32" fmla="+- 0 5220 4919"/>
                              <a:gd name="T33" fmla="*/ T32 w 1617"/>
                              <a:gd name="T34" fmla="+- 0 3126 1952"/>
                              <a:gd name="T35" fmla="*/ 3126 h 1759"/>
                              <a:gd name="T36" fmla="+- 0 5275 4919"/>
                              <a:gd name="T37" fmla="*/ T36 w 1617"/>
                              <a:gd name="T38" fmla="+- 0 3185 1952"/>
                              <a:gd name="T39" fmla="*/ 3185 h 1759"/>
                              <a:gd name="T40" fmla="+- 0 5332 4919"/>
                              <a:gd name="T41" fmla="*/ T40 w 1617"/>
                              <a:gd name="T42" fmla="+- 0 3241 1952"/>
                              <a:gd name="T43" fmla="*/ 3241 h 1759"/>
                              <a:gd name="T44" fmla="+- 0 5392 4919"/>
                              <a:gd name="T45" fmla="*/ T44 w 1617"/>
                              <a:gd name="T46" fmla="+- 0 3294 1952"/>
                              <a:gd name="T47" fmla="*/ 3294 h 1759"/>
                              <a:gd name="T48" fmla="+- 0 5454 4919"/>
                              <a:gd name="T49" fmla="*/ T48 w 1617"/>
                              <a:gd name="T50" fmla="+- 0 3345 1952"/>
                              <a:gd name="T51" fmla="*/ 3345 h 1759"/>
                              <a:gd name="T52" fmla="+- 0 5519 4919"/>
                              <a:gd name="T53" fmla="*/ T52 w 1617"/>
                              <a:gd name="T54" fmla="+- 0 3393 1952"/>
                              <a:gd name="T55" fmla="*/ 3393 h 1759"/>
                              <a:gd name="T56" fmla="+- 0 5586 4919"/>
                              <a:gd name="T57" fmla="*/ T56 w 1617"/>
                              <a:gd name="T58" fmla="+- 0 3438 1952"/>
                              <a:gd name="T59" fmla="*/ 3438 h 1759"/>
                              <a:gd name="T60" fmla="+- 0 5655 4919"/>
                              <a:gd name="T61" fmla="*/ T60 w 1617"/>
                              <a:gd name="T62" fmla="+- 0 3479 1952"/>
                              <a:gd name="T63" fmla="*/ 3479 h 1759"/>
                              <a:gd name="T64" fmla="+- 0 5725 4919"/>
                              <a:gd name="T65" fmla="*/ T64 w 1617"/>
                              <a:gd name="T66" fmla="+- 0 3518 1952"/>
                              <a:gd name="T67" fmla="*/ 3518 h 1759"/>
                              <a:gd name="T68" fmla="+- 0 5797 4919"/>
                              <a:gd name="T69" fmla="*/ T68 w 1617"/>
                              <a:gd name="T70" fmla="+- 0 3553 1952"/>
                              <a:gd name="T71" fmla="*/ 3553 h 1759"/>
                              <a:gd name="T72" fmla="+- 0 5871 4919"/>
                              <a:gd name="T73" fmla="*/ T72 w 1617"/>
                              <a:gd name="T74" fmla="+- 0 3585 1952"/>
                              <a:gd name="T75" fmla="*/ 3585 h 1759"/>
                              <a:gd name="T76" fmla="+- 0 5945 4919"/>
                              <a:gd name="T77" fmla="*/ T76 w 1617"/>
                              <a:gd name="T78" fmla="+- 0 3613 1952"/>
                              <a:gd name="T79" fmla="*/ 3613 h 1759"/>
                              <a:gd name="T80" fmla="+- 0 6021 4919"/>
                              <a:gd name="T81" fmla="*/ T80 w 1617"/>
                              <a:gd name="T82" fmla="+- 0 3638 1952"/>
                              <a:gd name="T83" fmla="*/ 3638 h 1759"/>
                              <a:gd name="T84" fmla="+- 0 6098 4919"/>
                              <a:gd name="T85" fmla="*/ T84 w 1617"/>
                              <a:gd name="T86" fmla="+- 0 3660 1952"/>
                              <a:gd name="T87" fmla="*/ 3660 h 1759"/>
                              <a:gd name="T88" fmla="+- 0 6176 4919"/>
                              <a:gd name="T89" fmla="*/ T88 w 1617"/>
                              <a:gd name="T90" fmla="+- 0 3678 1952"/>
                              <a:gd name="T91" fmla="*/ 3678 h 1759"/>
                              <a:gd name="T92" fmla="+- 0 6255 4919"/>
                              <a:gd name="T93" fmla="*/ T92 w 1617"/>
                              <a:gd name="T94" fmla="+- 0 3692 1952"/>
                              <a:gd name="T95" fmla="*/ 3692 h 1759"/>
                              <a:gd name="T96" fmla="+- 0 6335 4919"/>
                              <a:gd name="T97" fmla="*/ T96 w 1617"/>
                              <a:gd name="T98" fmla="+- 0 3703 1952"/>
                              <a:gd name="T99" fmla="*/ 3703 h 1759"/>
                              <a:gd name="T100" fmla="+- 0 6415 4919"/>
                              <a:gd name="T101" fmla="*/ T100 w 1617"/>
                              <a:gd name="T102" fmla="+- 0 3711 1952"/>
                              <a:gd name="T103" fmla="*/ 3711 h 1759"/>
                              <a:gd name="T104" fmla="+- 0 6535 4919"/>
                              <a:gd name="T105" fmla="*/ T104 w 1617"/>
                              <a:gd name="T106" fmla="+- 0 1952 1952"/>
                              <a:gd name="T107" fmla="*/ 1952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17" h="1759">
                                <a:moveTo>
                                  <a:pt x="1616" y="0"/>
                                </a:moveTo>
                                <a:lnTo>
                                  <a:pt x="0" y="703"/>
                                </a:lnTo>
                                <a:lnTo>
                                  <a:pt x="33" y="777"/>
                                </a:lnTo>
                                <a:lnTo>
                                  <a:pt x="70" y="848"/>
                                </a:lnTo>
                                <a:lnTo>
                                  <a:pt x="111" y="917"/>
                                </a:lnTo>
                                <a:lnTo>
                                  <a:pt x="154" y="985"/>
                                </a:lnTo>
                                <a:lnTo>
                                  <a:pt x="200" y="1050"/>
                                </a:lnTo>
                                <a:lnTo>
                                  <a:pt x="249" y="1113"/>
                                </a:lnTo>
                                <a:lnTo>
                                  <a:pt x="301" y="1174"/>
                                </a:lnTo>
                                <a:lnTo>
                                  <a:pt x="356" y="1233"/>
                                </a:lnTo>
                                <a:lnTo>
                                  <a:pt x="413" y="1289"/>
                                </a:lnTo>
                                <a:lnTo>
                                  <a:pt x="473" y="1342"/>
                                </a:lnTo>
                                <a:lnTo>
                                  <a:pt x="535" y="1393"/>
                                </a:lnTo>
                                <a:lnTo>
                                  <a:pt x="600" y="1441"/>
                                </a:lnTo>
                                <a:lnTo>
                                  <a:pt x="667" y="1486"/>
                                </a:lnTo>
                                <a:lnTo>
                                  <a:pt x="736" y="1527"/>
                                </a:lnTo>
                                <a:lnTo>
                                  <a:pt x="806" y="1566"/>
                                </a:lnTo>
                                <a:lnTo>
                                  <a:pt x="878" y="1601"/>
                                </a:lnTo>
                                <a:lnTo>
                                  <a:pt x="952" y="1633"/>
                                </a:lnTo>
                                <a:lnTo>
                                  <a:pt x="1026" y="1661"/>
                                </a:lnTo>
                                <a:lnTo>
                                  <a:pt x="1102" y="1686"/>
                                </a:lnTo>
                                <a:lnTo>
                                  <a:pt x="1179" y="1708"/>
                                </a:lnTo>
                                <a:lnTo>
                                  <a:pt x="1257" y="1726"/>
                                </a:lnTo>
                                <a:lnTo>
                                  <a:pt x="1336" y="1740"/>
                                </a:lnTo>
                                <a:lnTo>
                                  <a:pt x="1416" y="1751"/>
                                </a:lnTo>
                                <a:lnTo>
                                  <a:pt x="1496" y="1759"/>
                                </a:lnTo>
                                <a:lnTo>
                                  <a:pt x="1616" y="0"/>
                                </a:lnTo>
                                <a:close/>
                              </a:path>
                            </a:pathLst>
                          </a:custGeom>
                          <a:solidFill>
                            <a:srgbClr val="FFD9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1650294" name="docshape58"/>
                        <wps:cNvSpPr>
                          <a:spLocks/>
                        </wps:cNvSpPr>
                        <wps:spPr bwMode="auto">
                          <a:xfrm>
                            <a:off x="6415" y="1952"/>
                            <a:ext cx="1323" cy="1762"/>
                          </a:xfrm>
                          <a:custGeom>
                            <a:avLst/>
                            <a:gdLst>
                              <a:gd name="T0" fmla="+- 0 6535 6415"/>
                              <a:gd name="T1" fmla="*/ T0 w 1323"/>
                              <a:gd name="T2" fmla="+- 0 1952 1952"/>
                              <a:gd name="T3" fmla="*/ 1952 h 1762"/>
                              <a:gd name="T4" fmla="+- 0 6415 6415"/>
                              <a:gd name="T5" fmla="*/ T4 w 1323"/>
                              <a:gd name="T6" fmla="+- 0 3711 1952"/>
                              <a:gd name="T7" fmla="*/ 3711 h 1762"/>
                              <a:gd name="T8" fmla="+- 0 6496 6415"/>
                              <a:gd name="T9" fmla="*/ T8 w 1323"/>
                              <a:gd name="T10" fmla="+- 0 3714 1952"/>
                              <a:gd name="T11" fmla="*/ 3714 h 1762"/>
                              <a:gd name="T12" fmla="+- 0 6576 6415"/>
                              <a:gd name="T13" fmla="*/ T12 w 1323"/>
                              <a:gd name="T14" fmla="+- 0 3714 1952"/>
                              <a:gd name="T15" fmla="*/ 3714 h 1762"/>
                              <a:gd name="T16" fmla="+- 0 6656 6415"/>
                              <a:gd name="T17" fmla="*/ T16 w 1323"/>
                              <a:gd name="T18" fmla="+- 0 3711 1952"/>
                              <a:gd name="T19" fmla="*/ 3711 h 1762"/>
                              <a:gd name="T20" fmla="+- 0 6736 6415"/>
                              <a:gd name="T21" fmla="*/ T20 w 1323"/>
                              <a:gd name="T22" fmla="+- 0 3703 1952"/>
                              <a:gd name="T23" fmla="*/ 3703 h 1762"/>
                              <a:gd name="T24" fmla="+- 0 6815 6415"/>
                              <a:gd name="T25" fmla="*/ T24 w 1323"/>
                              <a:gd name="T26" fmla="+- 0 3692 1952"/>
                              <a:gd name="T27" fmla="*/ 3692 h 1762"/>
                              <a:gd name="T28" fmla="+- 0 6894 6415"/>
                              <a:gd name="T29" fmla="*/ T28 w 1323"/>
                              <a:gd name="T30" fmla="+- 0 3678 1952"/>
                              <a:gd name="T31" fmla="*/ 3678 h 1762"/>
                              <a:gd name="T32" fmla="+- 0 6972 6415"/>
                              <a:gd name="T33" fmla="*/ T32 w 1323"/>
                              <a:gd name="T34" fmla="+- 0 3660 1952"/>
                              <a:gd name="T35" fmla="*/ 3660 h 1762"/>
                              <a:gd name="T36" fmla="+- 0 7049 6415"/>
                              <a:gd name="T37" fmla="*/ T36 w 1323"/>
                              <a:gd name="T38" fmla="+- 0 3638 1952"/>
                              <a:gd name="T39" fmla="*/ 3638 h 1762"/>
                              <a:gd name="T40" fmla="+- 0 7125 6415"/>
                              <a:gd name="T41" fmla="*/ T40 w 1323"/>
                              <a:gd name="T42" fmla="+- 0 3613 1952"/>
                              <a:gd name="T43" fmla="*/ 3613 h 1762"/>
                              <a:gd name="T44" fmla="+- 0 7201 6415"/>
                              <a:gd name="T45" fmla="*/ T44 w 1323"/>
                              <a:gd name="T46" fmla="+- 0 3584 1952"/>
                              <a:gd name="T47" fmla="*/ 3584 h 1762"/>
                              <a:gd name="T48" fmla="+- 0 7274 6415"/>
                              <a:gd name="T49" fmla="*/ T48 w 1323"/>
                              <a:gd name="T50" fmla="+- 0 3552 1952"/>
                              <a:gd name="T51" fmla="*/ 3552 h 1762"/>
                              <a:gd name="T52" fmla="+- 0 7346 6415"/>
                              <a:gd name="T53" fmla="*/ T52 w 1323"/>
                              <a:gd name="T54" fmla="+- 0 3517 1952"/>
                              <a:gd name="T55" fmla="*/ 3517 h 1762"/>
                              <a:gd name="T56" fmla="+- 0 7416 6415"/>
                              <a:gd name="T57" fmla="*/ T56 w 1323"/>
                              <a:gd name="T58" fmla="+- 0 3478 1952"/>
                              <a:gd name="T59" fmla="*/ 3478 h 1762"/>
                              <a:gd name="T60" fmla="+- 0 7485 6415"/>
                              <a:gd name="T61" fmla="*/ T60 w 1323"/>
                              <a:gd name="T62" fmla="+- 0 3437 1952"/>
                              <a:gd name="T63" fmla="*/ 3437 h 1762"/>
                              <a:gd name="T64" fmla="+- 0 7551 6415"/>
                              <a:gd name="T65" fmla="*/ T64 w 1323"/>
                              <a:gd name="T66" fmla="+- 0 3392 1952"/>
                              <a:gd name="T67" fmla="*/ 3392 h 1762"/>
                              <a:gd name="T68" fmla="+- 0 7616 6415"/>
                              <a:gd name="T69" fmla="*/ T68 w 1323"/>
                              <a:gd name="T70" fmla="+- 0 3344 1952"/>
                              <a:gd name="T71" fmla="*/ 3344 h 1762"/>
                              <a:gd name="T72" fmla="+- 0 7678 6415"/>
                              <a:gd name="T73" fmla="*/ T72 w 1323"/>
                              <a:gd name="T74" fmla="+- 0 3294 1952"/>
                              <a:gd name="T75" fmla="*/ 3294 h 1762"/>
                              <a:gd name="T76" fmla="+- 0 7738 6415"/>
                              <a:gd name="T77" fmla="*/ T76 w 1323"/>
                              <a:gd name="T78" fmla="+- 0 3240 1952"/>
                              <a:gd name="T79" fmla="*/ 3240 h 1762"/>
                              <a:gd name="T80" fmla="+- 0 6535 6415"/>
                              <a:gd name="T81" fmla="*/ T80 w 1323"/>
                              <a:gd name="T82" fmla="+- 0 1952 1952"/>
                              <a:gd name="T83" fmla="*/ 1952 h 17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23" h="1762">
                                <a:moveTo>
                                  <a:pt x="120" y="0"/>
                                </a:moveTo>
                                <a:lnTo>
                                  <a:pt x="0" y="1759"/>
                                </a:lnTo>
                                <a:lnTo>
                                  <a:pt x="81" y="1762"/>
                                </a:lnTo>
                                <a:lnTo>
                                  <a:pt x="161" y="1762"/>
                                </a:lnTo>
                                <a:lnTo>
                                  <a:pt x="241" y="1759"/>
                                </a:lnTo>
                                <a:lnTo>
                                  <a:pt x="321" y="1751"/>
                                </a:lnTo>
                                <a:lnTo>
                                  <a:pt x="400" y="1740"/>
                                </a:lnTo>
                                <a:lnTo>
                                  <a:pt x="479" y="1726"/>
                                </a:lnTo>
                                <a:lnTo>
                                  <a:pt x="557" y="1708"/>
                                </a:lnTo>
                                <a:lnTo>
                                  <a:pt x="634" y="1686"/>
                                </a:lnTo>
                                <a:lnTo>
                                  <a:pt x="710" y="1661"/>
                                </a:lnTo>
                                <a:lnTo>
                                  <a:pt x="786" y="1632"/>
                                </a:lnTo>
                                <a:lnTo>
                                  <a:pt x="859" y="1600"/>
                                </a:lnTo>
                                <a:lnTo>
                                  <a:pt x="931" y="1565"/>
                                </a:lnTo>
                                <a:lnTo>
                                  <a:pt x="1001" y="1526"/>
                                </a:lnTo>
                                <a:lnTo>
                                  <a:pt x="1070" y="1485"/>
                                </a:lnTo>
                                <a:lnTo>
                                  <a:pt x="1136" y="1440"/>
                                </a:lnTo>
                                <a:lnTo>
                                  <a:pt x="1201" y="1392"/>
                                </a:lnTo>
                                <a:lnTo>
                                  <a:pt x="1263" y="1342"/>
                                </a:lnTo>
                                <a:lnTo>
                                  <a:pt x="1323" y="1288"/>
                                </a:lnTo>
                                <a:lnTo>
                                  <a:pt x="120" y="0"/>
                                </a:lnTo>
                                <a:close/>
                              </a:path>
                            </a:pathLst>
                          </a:custGeom>
                          <a:solidFill>
                            <a:srgbClr val="5FD3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839172" name="docshape59"/>
                        <wps:cNvSpPr>
                          <a:spLocks/>
                        </wps:cNvSpPr>
                        <wps:spPr bwMode="auto">
                          <a:xfrm>
                            <a:off x="6534" y="1952"/>
                            <a:ext cx="1698" cy="1288"/>
                          </a:xfrm>
                          <a:custGeom>
                            <a:avLst/>
                            <a:gdLst>
                              <a:gd name="T0" fmla="+- 0 6535 6535"/>
                              <a:gd name="T1" fmla="*/ T0 w 1698"/>
                              <a:gd name="T2" fmla="+- 0 1952 1952"/>
                              <a:gd name="T3" fmla="*/ 1952 h 1288"/>
                              <a:gd name="T4" fmla="+- 0 7738 6535"/>
                              <a:gd name="T5" fmla="*/ T4 w 1698"/>
                              <a:gd name="T6" fmla="+- 0 3240 1952"/>
                              <a:gd name="T7" fmla="*/ 3240 h 1288"/>
                              <a:gd name="T8" fmla="+- 0 7795 6535"/>
                              <a:gd name="T9" fmla="*/ T8 w 1698"/>
                              <a:gd name="T10" fmla="+- 0 3184 1952"/>
                              <a:gd name="T11" fmla="*/ 3184 h 1288"/>
                              <a:gd name="T12" fmla="+- 0 7850 6535"/>
                              <a:gd name="T13" fmla="*/ T12 w 1698"/>
                              <a:gd name="T14" fmla="+- 0 3125 1952"/>
                              <a:gd name="T15" fmla="*/ 3125 h 1288"/>
                              <a:gd name="T16" fmla="+- 0 7902 6535"/>
                              <a:gd name="T17" fmla="*/ T16 w 1698"/>
                              <a:gd name="T18" fmla="+- 0 3064 1952"/>
                              <a:gd name="T19" fmla="*/ 3064 h 1288"/>
                              <a:gd name="T20" fmla="+- 0 7951 6535"/>
                              <a:gd name="T21" fmla="*/ T20 w 1698"/>
                              <a:gd name="T22" fmla="+- 0 3001 1952"/>
                              <a:gd name="T23" fmla="*/ 3001 h 1288"/>
                              <a:gd name="T24" fmla="+- 0 7998 6535"/>
                              <a:gd name="T25" fmla="*/ T24 w 1698"/>
                              <a:gd name="T26" fmla="+- 0 2935 1952"/>
                              <a:gd name="T27" fmla="*/ 2935 h 1288"/>
                              <a:gd name="T28" fmla="+- 0 8041 6535"/>
                              <a:gd name="T29" fmla="*/ T28 w 1698"/>
                              <a:gd name="T30" fmla="+- 0 2868 1952"/>
                              <a:gd name="T31" fmla="*/ 2868 h 1288"/>
                              <a:gd name="T32" fmla="+- 0 8081 6535"/>
                              <a:gd name="T33" fmla="*/ T32 w 1698"/>
                              <a:gd name="T34" fmla="+- 0 2798 1952"/>
                              <a:gd name="T35" fmla="*/ 2798 h 1288"/>
                              <a:gd name="T36" fmla="+- 0 8118 6535"/>
                              <a:gd name="T37" fmla="*/ T36 w 1698"/>
                              <a:gd name="T38" fmla="+- 0 2727 1952"/>
                              <a:gd name="T39" fmla="*/ 2727 h 1288"/>
                              <a:gd name="T40" fmla="+- 0 8151 6535"/>
                              <a:gd name="T41" fmla="*/ T40 w 1698"/>
                              <a:gd name="T42" fmla="+- 0 2654 1952"/>
                              <a:gd name="T43" fmla="*/ 2654 h 1288"/>
                              <a:gd name="T44" fmla="+- 0 8182 6535"/>
                              <a:gd name="T45" fmla="*/ T44 w 1698"/>
                              <a:gd name="T46" fmla="+- 0 2580 1952"/>
                              <a:gd name="T47" fmla="*/ 2580 h 1288"/>
                              <a:gd name="T48" fmla="+- 0 8209 6535"/>
                              <a:gd name="T49" fmla="*/ T48 w 1698"/>
                              <a:gd name="T50" fmla="+- 0 2504 1952"/>
                              <a:gd name="T51" fmla="*/ 2504 h 1288"/>
                              <a:gd name="T52" fmla="+- 0 8232 6535"/>
                              <a:gd name="T53" fmla="*/ T52 w 1698"/>
                              <a:gd name="T54" fmla="+- 0 2427 1952"/>
                              <a:gd name="T55" fmla="*/ 2427 h 1288"/>
                              <a:gd name="T56" fmla="+- 0 6535 6535"/>
                              <a:gd name="T57" fmla="*/ T56 w 1698"/>
                              <a:gd name="T58" fmla="+- 0 1952 1952"/>
                              <a:gd name="T59" fmla="*/ 1952 h 1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698" h="1288">
                                <a:moveTo>
                                  <a:pt x="0" y="0"/>
                                </a:moveTo>
                                <a:lnTo>
                                  <a:pt x="1203" y="1288"/>
                                </a:lnTo>
                                <a:lnTo>
                                  <a:pt x="1260" y="1232"/>
                                </a:lnTo>
                                <a:lnTo>
                                  <a:pt x="1315" y="1173"/>
                                </a:lnTo>
                                <a:lnTo>
                                  <a:pt x="1367" y="1112"/>
                                </a:lnTo>
                                <a:lnTo>
                                  <a:pt x="1416" y="1049"/>
                                </a:lnTo>
                                <a:lnTo>
                                  <a:pt x="1463" y="983"/>
                                </a:lnTo>
                                <a:lnTo>
                                  <a:pt x="1506" y="916"/>
                                </a:lnTo>
                                <a:lnTo>
                                  <a:pt x="1546" y="846"/>
                                </a:lnTo>
                                <a:lnTo>
                                  <a:pt x="1583" y="775"/>
                                </a:lnTo>
                                <a:lnTo>
                                  <a:pt x="1616" y="702"/>
                                </a:lnTo>
                                <a:lnTo>
                                  <a:pt x="1647" y="628"/>
                                </a:lnTo>
                                <a:lnTo>
                                  <a:pt x="1674" y="552"/>
                                </a:lnTo>
                                <a:lnTo>
                                  <a:pt x="1697" y="475"/>
                                </a:lnTo>
                                <a:lnTo>
                                  <a:pt x="0" y="0"/>
                                </a:lnTo>
                                <a:close/>
                              </a:path>
                            </a:pathLst>
                          </a:custGeom>
                          <a:solidFill>
                            <a:srgbClr val="ED5F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81588" name="docshape60"/>
                        <wps:cNvSpPr>
                          <a:spLocks/>
                        </wps:cNvSpPr>
                        <wps:spPr bwMode="auto">
                          <a:xfrm>
                            <a:off x="6534" y="1952"/>
                            <a:ext cx="1763" cy="475"/>
                          </a:xfrm>
                          <a:custGeom>
                            <a:avLst/>
                            <a:gdLst>
                              <a:gd name="T0" fmla="+- 0 8297 6535"/>
                              <a:gd name="T1" fmla="*/ T0 w 1763"/>
                              <a:gd name="T2" fmla="+- 0 1952 1952"/>
                              <a:gd name="T3" fmla="*/ 1952 h 475"/>
                              <a:gd name="T4" fmla="+- 0 6535 6535"/>
                              <a:gd name="T5" fmla="*/ T4 w 1763"/>
                              <a:gd name="T6" fmla="+- 0 1952 1952"/>
                              <a:gd name="T7" fmla="*/ 1952 h 475"/>
                              <a:gd name="T8" fmla="+- 0 8232 6535"/>
                              <a:gd name="T9" fmla="*/ T8 w 1763"/>
                              <a:gd name="T10" fmla="+- 0 2427 1952"/>
                              <a:gd name="T11" fmla="*/ 2427 h 475"/>
                              <a:gd name="T12" fmla="+- 0 8247 6535"/>
                              <a:gd name="T13" fmla="*/ T12 w 1763"/>
                              <a:gd name="T14" fmla="+- 0 2369 1952"/>
                              <a:gd name="T15" fmla="*/ 2369 h 475"/>
                              <a:gd name="T16" fmla="+- 0 8260 6535"/>
                              <a:gd name="T17" fmla="*/ T16 w 1763"/>
                              <a:gd name="T18" fmla="+- 0 2310 1952"/>
                              <a:gd name="T19" fmla="*/ 2310 h 475"/>
                              <a:gd name="T20" fmla="+- 0 8271 6535"/>
                              <a:gd name="T21" fmla="*/ T20 w 1763"/>
                              <a:gd name="T22" fmla="+- 0 2251 1952"/>
                              <a:gd name="T23" fmla="*/ 2251 h 475"/>
                              <a:gd name="T24" fmla="+- 0 8281 6535"/>
                              <a:gd name="T25" fmla="*/ T24 w 1763"/>
                              <a:gd name="T26" fmla="+- 0 2192 1952"/>
                              <a:gd name="T27" fmla="*/ 2192 h 475"/>
                              <a:gd name="T28" fmla="+- 0 8288 6535"/>
                              <a:gd name="T29" fmla="*/ T28 w 1763"/>
                              <a:gd name="T30" fmla="+- 0 2132 1952"/>
                              <a:gd name="T31" fmla="*/ 2132 h 475"/>
                              <a:gd name="T32" fmla="+- 0 8293 6535"/>
                              <a:gd name="T33" fmla="*/ T32 w 1763"/>
                              <a:gd name="T34" fmla="+- 0 2072 1952"/>
                              <a:gd name="T35" fmla="*/ 2072 h 475"/>
                              <a:gd name="T36" fmla="+- 0 8296 6535"/>
                              <a:gd name="T37" fmla="*/ T36 w 1763"/>
                              <a:gd name="T38" fmla="+- 0 2012 1952"/>
                              <a:gd name="T39" fmla="*/ 2012 h 475"/>
                              <a:gd name="T40" fmla="+- 0 8297 6535"/>
                              <a:gd name="T41" fmla="*/ T40 w 1763"/>
                              <a:gd name="T42" fmla="+- 0 1952 1952"/>
                              <a:gd name="T43" fmla="*/ 1952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763" h="475">
                                <a:moveTo>
                                  <a:pt x="1762" y="0"/>
                                </a:moveTo>
                                <a:lnTo>
                                  <a:pt x="0" y="0"/>
                                </a:lnTo>
                                <a:lnTo>
                                  <a:pt x="1697" y="475"/>
                                </a:lnTo>
                                <a:lnTo>
                                  <a:pt x="1712" y="417"/>
                                </a:lnTo>
                                <a:lnTo>
                                  <a:pt x="1725" y="358"/>
                                </a:lnTo>
                                <a:lnTo>
                                  <a:pt x="1736" y="299"/>
                                </a:lnTo>
                                <a:lnTo>
                                  <a:pt x="1746" y="240"/>
                                </a:lnTo>
                                <a:lnTo>
                                  <a:pt x="1753" y="180"/>
                                </a:lnTo>
                                <a:lnTo>
                                  <a:pt x="1758" y="120"/>
                                </a:lnTo>
                                <a:lnTo>
                                  <a:pt x="1761" y="60"/>
                                </a:lnTo>
                                <a:lnTo>
                                  <a:pt x="1762" y="0"/>
                                </a:lnTo>
                                <a:close/>
                              </a:path>
                            </a:pathLst>
                          </a:custGeom>
                          <a:solidFill>
                            <a:srgbClr val="0079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047F385" id="docshapegroup54" o:spid="_x0000_s1026" style="position:absolute;margin-left:238.6pt;margin-top:9.5pt;width:176.25pt;height:176.25pt;z-index:-15711232;mso-position-horizontal-relative:page" coordorigin="4772,190" coordsize="3525,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">
                <v:shape id="docshape55" o:spid="_x0000_s1027" style="position:absolute;left:5943;top:190;width:2354;height:1763;visibility:visible;mso-wrap-style:square;v-text-anchor:top" coordsize="2354,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" path="m601,l524,1,448,6r-76,8l296,25,221,39,147,57,73,78,,102,591,1762r1762,l2351,1686r-5,-77l2338,1533r-12,-76l2312,1382r-19,-74l2272,1235r-24,-73l2220,1091r-31,-70l2155,951r-36,-67l2079,818r-43,-63l1991,693r-47,-60l1893,576r-52,-56l1786,467r-58,-51l1669,368r-62,-46l1543,280r-65,-40l1411,202r-69,-34l1272,137r-71,-28l1129,84,1056,63,981,44,906,29,830,16,754,8,677,2,601,xe" fillcolor="#c1f0f6" stroked="f">
                  <v:path arrowok="t" o:connecttype="custom" o:connectlocs="601,190;524,191;448,196;372,204;296,215;221,229;147,247;73,268;0,292;591,1952;2353,1952;2351,1876;2346,1799;2338,1723;2326,1647;2312,1572;2293,1498;2272,1425;2248,1352;2220,1281;2189,1211;2155,1141;2119,1074;2079,1008;2036,945;1991,883;1944,823;1893,766;1841,710;1786,657;1728,606;1669,558;1607,512;1543,470;1478,430;1411,392;1342,358;1272,327;1201,299;1129,274;1056,253;981,234;906,219;830,206;754,198;677,192;601,190" o:connectangles="0,0,0,0,0,0,0,0,0,0,0,0,0,0,0,0,0,0,0,0,0,0,0,0,0,0,0,0,0,0,0,0,0,0,0,0,0,0,0,0,0,0,0,0,0,0,0"/>
                </v:shape>
                <v:shape id="docshape56" o:spid="_x0000_s1028" style="position:absolute;left:4772;top:292;width:1763;height:2364;visibility:visible;mso-wrap-style:square;v-text-anchor:top" coordsize="1763,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" path="m1172,r-75,29l1023,61,951,96r-70,39l812,176r-66,45l682,269r-63,50l559,373r-57,56l447,488r-52,61l346,612r-46,66l257,745r-40,70l180,886r-34,73l116,1033r-27,76l65,1186r-19,78l29,1342r-12,79l8,1501r-6,80l,1661r2,81l8,1822r9,79l30,1981r16,78l66,2137r23,76l116,2289r31,74l1763,1660,1172,xe" fillcolor="#0ebee9" stroked="f">
                  <v:path arrowok="t" o:connecttype="custom" o:connectlocs="1172,292;1097,321;1023,353;951,388;881,427;812,468;746,513;682,561;619,611;559,665;502,721;447,780;395,841;346,904;300,970;257,1037;217,1107;180,1178;146,1251;116,1325;89,1401;65,1478;46,1556;29,1634;17,1713;8,1793;2,1873;0,1953;2,2034;8,2114;17,2193;30,2273;46,2351;66,2429;89,2505;116,2581;147,2655;1763,1952;1172,292" o:connectangles="0,0,0,0,0,0,0,0,0,0,0,0,0,0,0,0,0,0,0,0,0,0,0,0,0,0,0,0,0,0,0,0,0,0,0,0,0,0,0"/>
                </v:shape>
                <v:shape id="docshape57" o:spid="_x0000_s1029" style="position:absolute;left:4918;top:1952;width:1617;height:1759;visibility:visible;mso-wrap-style:square;v-text-anchor:top" coordsize="1617,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" path="m1616,l,703r33,74l70,848r41,69l154,985r46,65l249,1113r52,61l356,1233r57,56l473,1342r62,51l600,1441r67,45l736,1527r70,39l878,1601r74,32l1026,1661r76,25l1179,1708r78,18l1336,1740r80,11l1496,1759,1616,xe" fillcolor="#ffd97c" stroked="f">
                  <v:path arrowok="t" o:connecttype="custom" o:connectlocs="1616,1952;0,2655;33,2729;70,2800;111,2869;154,2937;200,3002;249,3065;301,3126;356,3185;413,3241;473,3294;535,3345;600,3393;667,3438;736,3479;806,3518;878,3553;952,3585;1026,3613;1102,3638;1179,3660;1257,3678;1336,3692;1416,3703;1496,3711;1616,1952" o:connectangles="0,0,0,0,0,0,0,0,0,0,0,0,0,0,0,0,0,0,0,0,0,0,0,0,0,0,0"/>
                </v:shape>
                <v:shape id="docshape58" o:spid="_x0000_s1030" style="position:absolute;left:6415;top:1952;width:1323;height:1762;visibility:visible;mso-wrap-style:square;v-text-anchor:top" coordsize="132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" path="m120,l,1759r81,3l161,1762r80,-3l321,1751r79,-11l479,1726r78,-18l634,1686r76,-25l786,1632r73,-32l931,1565r70,-39l1070,1485r66,-45l1201,1392r62,-50l1323,1288,120,xe" fillcolor="#5fd394" stroked="f">
                  <v:path arrowok="t" o:connecttype="custom" o:connectlocs="120,1952;0,3711;81,3714;161,3714;241,3711;321,3703;400,3692;479,3678;557,3660;634,3638;710,3613;786,3584;859,3552;931,3517;1001,3478;1070,3437;1136,3392;1201,3344;1263,3294;1323,3240;120,1952" o:connectangles="0,0,0,0,0,0,0,0,0,0,0,0,0,0,0,0,0,0,0,0,0"/>
                </v:shape>
                <v:shape id="docshape59" o:spid="_x0000_s1031" style="position:absolute;left:6534;top:1952;width:1698;height:1288;visibility:visible;mso-wrap-style:square;v-text-anchor:top" coordsize="1698,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" path="m,l1203,1288r57,-56l1315,1173r52,-61l1416,1049r47,-66l1506,916r40,-70l1583,775r33,-73l1647,628r27,-76l1697,475,,xe" fillcolor="#ed5f54" stroked="f">
                  <v:path arrowok="t" o:connecttype="custom" o:connectlocs="0,1952;1203,3240;1260,3184;1315,3125;1367,3064;1416,3001;1463,2935;1506,2868;1546,2798;1583,2727;1616,2654;1647,2580;1674,2504;1697,2427;0,1952" o:connectangles="0,0,0,0,0,0,0,0,0,0,0,0,0,0,0"/>
                </v:shape>
                <v:shape id="docshape60" o:spid="_x0000_s1032" style="position:absolute;left:6534;top:1952;width:1763;height:475;visibility:visible;mso-wrap-style:square;v-text-anchor:top" coordsize="176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" path="m1762,l,,1697,475r15,-58l1725,358r11,-59l1746,240r7,-60l1758,120r3,-60l1762,xe" fillcolor="#0079cc" stroked="f">
                  <v:path arrowok="t" o:connecttype="custom" o:connectlocs="1762,1952;0,1952;1697,2427;1712,2369;1725,2310;1736,2251;1746,2192;1753,2132;1758,2072;1761,2012;1762,1952" o:connectangles="0,0,0,0,0,0,0,0,0,0,0"/>
                </v:shape>
                <w10:wrap anchorx="page"/>
              </v:group>
            </w:pict>
          </mc:Fallback>
        </mc:AlternateContent>
      </w:r>
      <w:r w:rsidR="00D638CA">
        <w:rPr>
          <w:rFonts w:ascii="Verdana"/>
          <w:color w:val="909090"/>
          <w:spacing w:val="-2"/>
          <w:sz w:val="16"/>
        </w:rPr>
        <w:t>30.44%</w:t>
      </w:r>
    </w:p>
    <w:p w14:paraId="1D42656D" w14:textId="77777777" w:rsidR="00D638CA" w:rsidRDefault="00D638CA" w:rsidP="00D638CA">
      <w:pPr>
        <w:pStyle w:val="BodyText"/>
        <w:rPr>
          <w:rFonts w:ascii="Verdana"/>
        </w:rPr>
      </w:pPr>
    </w:p>
    <w:p w14:paraId="1739CADC" w14:textId="77777777" w:rsidR="00D638CA" w:rsidRDefault="00D638CA" w:rsidP="00D638CA">
      <w:pPr>
        <w:pStyle w:val="BodyText"/>
        <w:spacing w:before="7"/>
        <w:rPr>
          <w:rFonts w:ascii="Verdana"/>
          <w:sz w:val="21"/>
        </w:rPr>
      </w:pPr>
    </w:p>
    <w:p w14:paraId="1F281F9C" w14:textId="77777777" w:rsidR="00D638CA" w:rsidRDefault="00D638CA" w:rsidP="00D638CA">
      <w:pPr>
        <w:rPr>
          <w:rFonts w:ascii="Verdana"/>
          <w:sz w:val="21"/>
        </w:rPr>
        <w:sectPr w:rsidR="00D638CA">
          <w:pgSz w:w="12240" w:h="15840"/>
          <w:pgMar w:top="1300" w:right="1260" w:bottom="1020" w:left="1320" w:header="686" w:footer="826" w:gutter="0"/>
          <w:cols w:space="720"/>
        </w:sectPr>
      </w:pPr>
    </w:p>
    <w:p w14:paraId="6151544C" w14:textId="77777777" w:rsidR="00D638CA" w:rsidRDefault="00D638CA" w:rsidP="00D638CA">
      <w:pPr>
        <w:spacing w:before="69"/>
        <w:ind w:left="1958"/>
        <w:rPr>
          <w:rFonts w:ascii="Verdana"/>
          <w:sz w:val="13"/>
        </w:rPr>
      </w:pPr>
      <w:r>
        <w:rPr>
          <w:rFonts w:ascii="Verdana"/>
          <w:color w:val="909090"/>
          <w:sz w:val="13"/>
        </w:rPr>
        <w:lastRenderedPageBreak/>
        <w:t>Google</w:t>
      </w:r>
      <w:r>
        <w:rPr>
          <w:rFonts w:ascii="Verdana"/>
          <w:color w:val="909090"/>
          <w:spacing w:val="4"/>
          <w:sz w:val="13"/>
        </w:rPr>
        <w:t xml:space="preserve"> </w:t>
      </w:r>
      <w:r>
        <w:rPr>
          <w:rFonts w:ascii="Verdana"/>
          <w:color w:val="909090"/>
          <w:spacing w:val="-2"/>
          <w:sz w:val="13"/>
        </w:rPr>
        <w:t>Scholar</w:t>
      </w:r>
    </w:p>
    <w:p w14:paraId="081BE365" w14:textId="77777777" w:rsidR="00D638CA" w:rsidRDefault="00D638CA" w:rsidP="00D638CA">
      <w:pPr>
        <w:spacing w:before="4"/>
        <w:rPr>
          <w:rFonts w:ascii="Verdana"/>
          <w:sz w:val="15"/>
        </w:rPr>
      </w:pPr>
      <w:r>
        <w:br w:type="column"/>
      </w:r>
    </w:p>
    <w:p w14:paraId="30EF4FDE" w14:textId="77777777" w:rsidR="00D638CA" w:rsidRDefault="00D638CA" w:rsidP="00D638CA">
      <w:pPr>
        <w:ind w:left="-17"/>
        <w:rPr>
          <w:rFonts w:ascii="Verdana"/>
          <w:sz w:val="16"/>
        </w:rPr>
      </w:pPr>
      <w:r>
        <w:rPr>
          <w:rFonts w:ascii="Verdana"/>
          <w:color w:val="909090"/>
          <w:spacing w:val="-2"/>
          <w:sz w:val="16"/>
        </w:rPr>
        <w:t>26.09%</w:t>
      </w:r>
    </w:p>
    <w:p w14:paraId="67D7B7A3" w14:textId="77777777" w:rsidR="00D638CA" w:rsidRDefault="00D638CA" w:rsidP="00D638CA">
      <w:pPr>
        <w:rPr>
          <w:rFonts w:ascii="Verdana"/>
          <w:sz w:val="16"/>
        </w:rPr>
        <w:sectPr w:rsidR="00D638CA">
          <w:type w:val="continuous"/>
          <w:pgSz w:w="12240" w:h="15840"/>
          <w:pgMar w:top="1580" w:right="1260" w:bottom="280" w:left="1320" w:header="686" w:footer="826" w:gutter="0"/>
          <w:cols w:num="2" w:space="720" w:equalWidth="0">
            <w:col w:w="2952" w:space="40"/>
            <w:col w:w="6668"/>
          </w:cols>
        </w:sectPr>
      </w:pPr>
    </w:p>
    <w:p w14:paraId="59ACC6B3" w14:textId="77777777" w:rsidR="00D638CA" w:rsidRDefault="00D638CA" w:rsidP="00D638CA">
      <w:pPr>
        <w:pStyle w:val="BodyText"/>
        <w:rPr>
          <w:rFonts w:ascii="Verdana"/>
        </w:rPr>
      </w:pPr>
    </w:p>
    <w:p w14:paraId="544F9CBD" w14:textId="77777777" w:rsidR="00D638CA" w:rsidRDefault="00D638CA" w:rsidP="00D638CA">
      <w:pPr>
        <w:pStyle w:val="BodyText"/>
        <w:rPr>
          <w:rFonts w:ascii="Verdana"/>
        </w:rPr>
      </w:pPr>
    </w:p>
    <w:p w14:paraId="0D3CE517" w14:textId="77777777" w:rsidR="00D638CA" w:rsidRDefault="00D638CA" w:rsidP="00D638CA">
      <w:pPr>
        <w:pStyle w:val="BodyText"/>
        <w:spacing w:before="3"/>
        <w:rPr>
          <w:rFonts w:ascii="Verdana"/>
          <w:sz w:val="27"/>
        </w:rPr>
      </w:pPr>
    </w:p>
    <w:p w14:paraId="742D6271" w14:textId="77777777" w:rsidR="00D638CA" w:rsidRDefault="00D638CA" w:rsidP="00D638CA">
      <w:pPr>
        <w:rPr>
          <w:rFonts w:ascii="Verdana"/>
          <w:sz w:val="27"/>
        </w:rPr>
        <w:sectPr w:rsidR="00D638CA">
          <w:type w:val="continuous"/>
          <w:pgSz w:w="12240" w:h="15840"/>
          <w:pgMar w:top="1580" w:right="1260" w:bottom="280" w:left="1320" w:header="686" w:footer="826" w:gutter="0"/>
          <w:cols w:space="720"/>
        </w:sectPr>
      </w:pPr>
    </w:p>
    <w:p w14:paraId="0C268702" w14:textId="1324FCC4" w:rsidR="00D638CA" w:rsidRDefault="00BF4B2A" w:rsidP="00D638CA">
      <w:pPr>
        <w:spacing w:before="69"/>
        <w:ind w:left="1803"/>
        <w:rPr>
          <w:rFonts w:ascii="Verdana"/>
          <w:sz w:val="13"/>
        </w:rPr>
      </w:pPr>
      <w:r>
        <w:rPr>
          <w:noProof/>
          <w:lang w:val="en-IN" w:eastAsia="en-IN" w:bidi="ta-IN"/>
        </w:rPr>
        <w:lastRenderedPageBreak/>
        <mc:AlternateContent>
          <mc:Choice Requires="wps">
            <w:drawing>
              <wp:anchor distT="0" distB="0" distL="114300" distR="114300" simplePos="0" relativeHeight="487599104" behindDoc="0" locked="0" layoutInCell="1" allowOverlap="1" wp14:anchorId="67E36940" wp14:editId="387F9FDF">
                <wp:simplePos x="0" y="0"/>
                <wp:positionH relativeFrom="page">
                  <wp:posOffset>1750695</wp:posOffset>
                </wp:positionH>
                <wp:positionV relativeFrom="paragraph">
                  <wp:posOffset>68580</wp:posOffset>
                </wp:positionV>
                <wp:extent cx="166370" cy="58420"/>
                <wp:effectExtent l="0" t="0" r="0" b="0"/>
                <wp:wrapNone/>
                <wp:docPr id="88498765"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 cy="58420"/>
                        </a:xfrm>
                        <a:prstGeom prst="rect">
                          <a:avLst/>
                        </a:prstGeom>
                        <a:solidFill>
                          <a:srgbClr val="C1F0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441E3A3" id="docshape61" o:spid="_x0000_s1026" style="position:absolute;margin-left:137.85pt;margin-top:5.4pt;width:13.1pt;height:4.6pt;z-index:48759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" fillcolor="#c1f0f6" stroked="f">
                <w10:wrap anchorx="page"/>
              </v:rect>
            </w:pict>
          </mc:Fallback>
        </mc:AlternateContent>
      </w:r>
      <w:r w:rsidR="00D638CA">
        <w:rPr>
          <w:rFonts w:ascii="Verdana"/>
          <w:color w:val="909090"/>
          <w:spacing w:val="-2"/>
          <w:sz w:val="13"/>
        </w:rPr>
        <w:t>Scopus</w:t>
      </w:r>
    </w:p>
    <w:p w14:paraId="3D16183E" w14:textId="231032CA" w:rsidR="00D638CA" w:rsidRDefault="00BF4B2A" w:rsidP="00D638CA">
      <w:pPr>
        <w:spacing w:before="29" w:line="292" w:lineRule="auto"/>
        <w:ind w:left="1803" w:right="32"/>
        <w:rPr>
          <w:rFonts w:ascii="Verdana"/>
          <w:sz w:val="13"/>
        </w:rPr>
      </w:pPr>
      <w:r>
        <w:rPr>
          <w:noProof/>
          <w:lang w:val="en-IN" w:eastAsia="en-IN" w:bidi="ta-IN"/>
        </w:rPr>
        <mc:AlternateContent>
          <mc:Choice Requires="wps">
            <w:drawing>
              <wp:anchor distT="0" distB="0" distL="114300" distR="114300" simplePos="0" relativeHeight="487600128" behindDoc="0" locked="0" layoutInCell="1" allowOverlap="1" wp14:anchorId="1A499F9C" wp14:editId="6801AB29">
                <wp:simplePos x="0" y="0"/>
                <wp:positionH relativeFrom="page">
                  <wp:posOffset>1750695</wp:posOffset>
                </wp:positionH>
                <wp:positionV relativeFrom="paragraph">
                  <wp:posOffset>46355</wp:posOffset>
                </wp:positionV>
                <wp:extent cx="166370" cy="58420"/>
                <wp:effectExtent l="0" t="0" r="0" b="0"/>
                <wp:wrapNone/>
                <wp:docPr id="1563852903" name="docshape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 cy="58420"/>
                        </a:xfrm>
                        <a:prstGeom prst="rect">
                          <a:avLst/>
                        </a:prstGeom>
                        <a:solidFill>
                          <a:srgbClr val="0EBE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9EC80D4" id="docshape62" o:spid="_x0000_s1026" style="position:absolute;margin-left:137.85pt;margin-top:3.65pt;width:13.1pt;height:4.6pt;z-index:48760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" fillcolor="#0ebee9" stroked="f">
                <w10:wrap anchorx="page"/>
              </v:rect>
            </w:pict>
          </mc:Fallback>
        </mc:AlternateContent>
      </w:r>
      <w:r>
        <w:rPr>
          <w:noProof/>
          <w:lang w:val="en-IN" w:eastAsia="en-IN" w:bidi="ta-IN"/>
        </w:rPr>
        <mc:AlternateContent>
          <mc:Choice Requires="wps">
            <w:drawing>
              <wp:anchor distT="0" distB="0" distL="114300" distR="114300" simplePos="0" relativeHeight="487601152" behindDoc="0" locked="0" layoutInCell="1" allowOverlap="1" wp14:anchorId="157CD19B" wp14:editId="0E70FD9C">
                <wp:simplePos x="0" y="0"/>
                <wp:positionH relativeFrom="page">
                  <wp:posOffset>1750695</wp:posOffset>
                </wp:positionH>
                <wp:positionV relativeFrom="paragraph">
                  <wp:posOffset>168275</wp:posOffset>
                </wp:positionV>
                <wp:extent cx="166370" cy="58420"/>
                <wp:effectExtent l="0" t="0" r="0" b="0"/>
                <wp:wrapNone/>
                <wp:docPr id="1222248756"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 cy="58420"/>
                        </a:xfrm>
                        <a:prstGeom prst="rect">
                          <a:avLst/>
                        </a:prstGeom>
                        <a:solidFill>
                          <a:srgbClr val="FFD9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988431E" id="docshape63" o:spid="_x0000_s1026" style="position:absolute;margin-left:137.85pt;margin-top:13.25pt;width:13.1pt;height:4.6pt;z-index:4876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" fillcolor="#ffd97c" stroked="f">
                <w10:wrap anchorx="page"/>
              </v:rect>
            </w:pict>
          </mc:Fallback>
        </mc:AlternateContent>
      </w:r>
      <w:r>
        <w:rPr>
          <w:noProof/>
          <w:lang w:val="en-IN" w:eastAsia="en-IN" w:bidi="ta-IN"/>
        </w:rPr>
        <mc:AlternateContent>
          <mc:Choice Requires="wps">
            <w:drawing>
              <wp:anchor distT="0" distB="0" distL="114300" distR="114300" simplePos="0" relativeHeight="487602176" behindDoc="0" locked="0" layoutInCell="1" allowOverlap="1" wp14:anchorId="7081E80B" wp14:editId="6BAF2456">
                <wp:simplePos x="0" y="0"/>
                <wp:positionH relativeFrom="page">
                  <wp:posOffset>1750695</wp:posOffset>
                </wp:positionH>
                <wp:positionV relativeFrom="paragraph">
                  <wp:posOffset>290195</wp:posOffset>
                </wp:positionV>
                <wp:extent cx="166370" cy="58420"/>
                <wp:effectExtent l="0" t="0" r="0" b="0"/>
                <wp:wrapNone/>
                <wp:docPr id="575666102"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 cy="58420"/>
                        </a:xfrm>
                        <a:prstGeom prst="rect">
                          <a:avLst/>
                        </a:prstGeom>
                        <a:solidFill>
                          <a:srgbClr val="5FD3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83A920A" id="docshape64" o:spid="_x0000_s1026" style="position:absolute;margin-left:137.85pt;margin-top:22.85pt;width:13.1pt;height:4.6pt;z-index:48760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" fillcolor="#5fd394" stroked="f">
                <w10:wrap anchorx="page"/>
              </v:rect>
            </w:pict>
          </mc:Fallback>
        </mc:AlternateContent>
      </w:r>
      <w:r>
        <w:rPr>
          <w:noProof/>
          <w:lang w:val="en-IN" w:eastAsia="en-IN" w:bidi="ta-IN"/>
        </w:rPr>
        <mc:AlternateContent>
          <mc:Choice Requires="wps">
            <w:drawing>
              <wp:anchor distT="0" distB="0" distL="114300" distR="114300" simplePos="0" relativeHeight="487603200" behindDoc="0" locked="0" layoutInCell="1" allowOverlap="1" wp14:anchorId="42AFEBCD" wp14:editId="7CD0E969">
                <wp:simplePos x="0" y="0"/>
                <wp:positionH relativeFrom="page">
                  <wp:posOffset>1750695</wp:posOffset>
                </wp:positionH>
                <wp:positionV relativeFrom="paragraph">
                  <wp:posOffset>412115</wp:posOffset>
                </wp:positionV>
                <wp:extent cx="166370" cy="58420"/>
                <wp:effectExtent l="0" t="0" r="0" b="0"/>
                <wp:wrapNone/>
                <wp:docPr id="1294387188"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 cy="58420"/>
                        </a:xfrm>
                        <a:prstGeom prst="rect">
                          <a:avLst/>
                        </a:prstGeom>
                        <a:solidFill>
                          <a:srgbClr val="ED5F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02C089C" id="docshape65" o:spid="_x0000_s1026" style="position:absolute;margin-left:137.85pt;margin-top:32.45pt;width:13.1pt;height:4.6pt;z-index:48760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" fillcolor="#ed5f54" stroked="f">
                <w10:wrap anchorx="page"/>
              </v:rect>
            </w:pict>
          </mc:Fallback>
        </mc:AlternateContent>
      </w:r>
      <w:r>
        <w:rPr>
          <w:noProof/>
          <w:lang w:val="en-IN" w:eastAsia="en-IN" w:bidi="ta-IN"/>
        </w:rPr>
        <mc:AlternateContent>
          <mc:Choice Requires="wps">
            <w:drawing>
              <wp:anchor distT="0" distB="0" distL="114300" distR="114300" simplePos="0" relativeHeight="487604224" behindDoc="0" locked="0" layoutInCell="1" allowOverlap="1" wp14:anchorId="71F5F069" wp14:editId="528A6D93">
                <wp:simplePos x="0" y="0"/>
                <wp:positionH relativeFrom="page">
                  <wp:posOffset>1750695</wp:posOffset>
                </wp:positionH>
                <wp:positionV relativeFrom="paragraph">
                  <wp:posOffset>534035</wp:posOffset>
                </wp:positionV>
                <wp:extent cx="166370" cy="58420"/>
                <wp:effectExtent l="0" t="0" r="0" b="0"/>
                <wp:wrapNone/>
                <wp:docPr id="1141274289"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 cy="58420"/>
                        </a:xfrm>
                        <a:prstGeom prst="rect">
                          <a:avLst/>
                        </a:prstGeom>
                        <a:solidFill>
                          <a:srgbClr val="0079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513802F" id="docshape66" o:spid="_x0000_s1026" style="position:absolute;margin-left:137.85pt;margin-top:42.05pt;width:13.1pt;height:4.6pt;z-index:48760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" fillcolor="#0079cc" stroked="f">
                <w10:wrap anchorx="page"/>
              </v:rect>
            </w:pict>
          </mc:Fallback>
        </mc:AlternateContent>
      </w:r>
      <w:r w:rsidR="00D638CA">
        <w:rPr>
          <w:rFonts w:ascii="Verdana"/>
          <w:color w:val="909090"/>
          <w:sz w:val="13"/>
        </w:rPr>
        <w:t>Google</w:t>
      </w:r>
      <w:r w:rsidR="00D638CA">
        <w:rPr>
          <w:rFonts w:ascii="Verdana"/>
          <w:color w:val="909090"/>
          <w:spacing w:val="-12"/>
          <w:sz w:val="13"/>
        </w:rPr>
        <w:t xml:space="preserve"> </w:t>
      </w:r>
      <w:r w:rsidR="00D638CA">
        <w:rPr>
          <w:rFonts w:ascii="Verdana"/>
          <w:color w:val="909090"/>
          <w:sz w:val="13"/>
        </w:rPr>
        <w:t>Scholar Web</w:t>
      </w:r>
      <w:r w:rsidR="00D638CA">
        <w:rPr>
          <w:rFonts w:ascii="Verdana"/>
          <w:color w:val="909090"/>
          <w:spacing w:val="-12"/>
          <w:sz w:val="13"/>
        </w:rPr>
        <w:t xml:space="preserve"> </w:t>
      </w:r>
      <w:r w:rsidR="00D638CA">
        <w:rPr>
          <w:rFonts w:ascii="Verdana"/>
          <w:color w:val="909090"/>
          <w:sz w:val="13"/>
        </w:rPr>
        <w:t>of</w:t>
      </w:r>
      <w:r w:rsidR="00D638CA">
        <w:rPr>
          <w:rFonts w:ascii="Verdana"/>
          <w:color w:val="909090"/>
          <w:spacing w:val="-11"/>
          <w:sz w:val="13"/>
        </w:rPr>
        <w:t xml:space="preserve"> </w:t>
      </w:r>
      <w:r w:rsidR="00D638CA">
        <w:rPr>
          <w:rFonts w:ascii="Verdana"/>
          <w:color w:val="909090"/>
          <w:sz w:val="13"/>
        </w:rPr>
        <w:t>Science IEEE</w:t>
      </w:r>
      <w:r w:rsidR="00D638CA">
        <w:rPr>
          <w:rFonts w:ascii="Verdana"/>
          <w:color w:val="909090"/>
          <w:spacing w:val="-5"/>
          <w:sz w:val="13"/>
        </w:rPr>
        <w:t xml:space="preserve"> </w:t>
      </w:r>
      <w:r w:rsidR="00D638CA">
        <w:rPr>
          <w:rFonts w:ascii="Verdana"/>
          <w:color w:val="909090"/>
          <w:sz w:val="13"/>
        </w:rPr>
        <w:t xml:space="preserve">Xplore </w:t>
      </w:r>
      <w:r w:rsidR="00D638CA">
        <w:rPr>
          <w:rFonts w:ascii="Verdana"/>
          <w:color w:val="909090"/>
          <w:spacing w:val="-2"/>
          <w:sz w:val="13"/>
        </w:rPr>
        <w:t>PubMed Springer</w:t>
      </w:r>
    </w:p>
    <w:p w14:paraId="13ACC510" w14:textId="77777777" w:rsidR="00D638CA" w:rsidRDefault="00D638CA" w:rsidP="00D638CA">
      <w:pPr>
        <w:spacing w:before="118"/>
        <w:ind w:left="2091"/>
        <w:rPr>
          <w:rFonts w:ascii="Verdana"/>
          <w:sz w:val="13"/>
        </w:rPr>
      </w:pPr>
      <w:r>
        <w:br w:type="column"/>
      </w:r>
      <w:r>
        <w:rPr>
          <w:rFonts w:ascii="Verdana"/>
          <w:color w:val="909090"/>
          <w:spacing w:val="-2"/>
          <w:position w:val="4"/>
          <w:sz w:val="16"/>
        </w:rPr>
        <w:lastRenderedPageBreak/>
        <w:t>4.34%</w:t>
      </w:r>
      <w:r>
        <w:rPr>
          <w:rFonts w:ascii="Verdana"/>
          <w:color w:val="909090"/>
          <w:spacing w:val="15"/>
          <w:position w:val="4"/>
          <w:sz w:val="16"/>
        </w:rPr>
        <w:t xml:space="preserve"> </w:t>
      </w:r>
      <w:r>
        <w:rPr>
          <w:rFonts w:ascii="Verdana"/>
          <w:color w:val="909090"/>
          <w:spacing w:val="-2"/>
          <w:sz w:val="13"/>
        </w:rPr>
        <w:t>Springer</w:t>
      </w:r>
    </w:p>
    <w:p w14:paraId="6610B5AD" w14:textId="77777777" w:rsidR="00D638CA" w:rsidRDefault="00D638CA" w:rsidP="00D638CA">
      <w:pPr>
        <w:pStyle w:val="BodyText"/>
        <w:rPr>
          <w:rFonts w:ascii="Verdana"/>
          <w:sz w:val="18"/>
        </w:rPr>
      </w:pPr>
    </w:p>
    <w:p w14:paraId="2A1696E6" w14:textId="77777777" w:rsidR="00D638CA" w:rsidRDefault="00D638CA" w:rsidP="00D638CA">
      <w:pPr>
        <w:pStyle w:val="BodyText"/>
        <w:rPr>
          <w:rFonts w:ascii="Verdana"/>
          <w:sz w:val="18"/>
        </w:rPr>
      </w:pPr>
    </w:p>
    <w:p w14:paraId="3FA7C25B" w14:textId="77777777" w:rsidR="00D638CA" w:rsidRDefault="00D638CA" w:rsidP="00D638CA">
      <w:pPr>
        <w:spacing w:before="145"/>
        <w:ind w:left="1771" w:right="2354"/>
        <w:jc w:val="center"/>
        <w:rPr>
          <w:rFonts w:ascii="Verdana"/>
          <w:sz w:val="16"/>
        </w:rPr>
      </w:pPr>
      <w:r>
        <w:rPr>
          <w:rFonts w:ascii="Verdana"/>
          <w:color w:val="909090"/>
          <w:spacing w:val="-2"/>
          <w:sz w:val="16"/>
        </w:rPr>
        <w:t>8.70%</w:t>
      </w:r>
    </w:p>
    <w:p w14:paraId="21D7FDDE" w14:textId="77777777" w:rsidR="00D638CA" w:rsidRDefault="00D638CA" w:rsidP="00D638CA">
      <w:pPr>
        <w:jc w:val="center"/>
        <w:rPr>
          <w:rFonts w:ascii="Verdana"/>
          <w:sz w:val="16"/>
        </w:rPr>
        <w:sectPr w:rsidR="00D638CA">
          <w:type w:val="continuous"/>
          <w:pgSz w:w="12240" w:h="15840"/>
          <w:pgMar w:top="1580" w:right="1260" w:bottom="280" w:left="1320" w:header="686" w:footer="826" w:gutter="0"/>
          <w:cols w:num="2" w:space="720" w:equalWidth="0">
            <w:col w:w="2854" w:space="2115"/>
            <w:col w:w="4691"/>
          </w:cols>
        </w:sectPr>
      </w:pPr>
    </w:p>
    <w:p w14:paraId="7632FB32" w14:textId="77777777" w:rsidR="00D638CA" w:rsidRDefault="00D638CA" w:rsidP="00D638CA">
      <w:pPr>
        <w:spacing w:line="73" w:lineRule="exact"/>
        <w:ind w:right="1812"/>
        <w:jc w:val="right"/>
        <w:rPr>
          <w:rFonts w:ascii="Verdana"/>
          <w:sz w:val="13"/>
        </w:rPr>
      </w:pPr>
      <w:r>
        <w:rPr>
          <w:rFonts w:ascii="Verdana"/>
          <w:color w:val="909090"/>
          <w:spacing w:val="-2"/>
          <w:sz w:val="13"/>
        </w:rPr>
        <w:lastRenderedPageBreak/>
        <w:t>PubMed</w:t>
      </w:r>
    </w:p>
    <w:p w14:paraId="1CDBAD4B" w14:textId="77777777" w:rsidR="00D638CA" w:rsidRDefault="00D638CA" w:rsidP="00D638CA">
      <w:pPr>
        <w:pStyle w:val="BodyText"/>
        <w:spacing w:before="1"/>
        <w:rPr>
          <w:rFonts w:ascii="Verdana"/>
          <w:sz w:val="17"/>
        </w:rPr>
      </w:pPr>
    </w:p>
    <w:p w14:paraId="3293E11A" w14:textId="77777777" w:rsidR="00D638CA" w:rsidRDefault="00D638CA" w:rsidP="00D638CA">
      <w:pPr>
        <w:rPr>
          <w:rFonts w:ascii="Verdana"/>
          <w:sz w:val="17"/>
        </w:rPr>
      </w:pPr>
    </w:p>
    <w:p w14:paraId="6E2F6787" w14:textId="77777777" w:rsidR="00D638CA" w:rsidRDefault="00D638CA" w:rsidP="00D638CA">
      <w:pPr>
        <w:rPr>
          <w:rFonts w:ascii="Verdana"/>
          <w:sz w:val="17"/>
        </w:rPr>
      </w:pPr>
    </w:p>
    <w:p w14:paraId="2BA39204" w14:textId="77777777" w:rsidR="00D638CA" w:rsidRDefault="00D638CA" w:rsidP="00D638CA">
      <w:pPr>
        <w:rPr>
          <w:rFonts w:ascii="Verdana"/>
          <w:sz w:val="17"/>
        </w:rPr>
      </w:pPr>
    </w:p>
    <w:p w14:paraId="3D25738D" w14:textId="77777777" w:rsidR="00D638CA" w:rsidRDefault="00D638CA" w:rsidP="00D638CA">
      <w:pPr>
        <w:rPr>
          <w:rFonts w:ascii="Verdana"/>
          <w:sz w:val="17"/>
        </w:rPr>
      </w:pPr>
    </w:p>
    <w:p w14:paraId="60CEC8BB" w14:textId="77777777" w:rsidR="00D638CA" w:rsidRDefault="00D638CA" w:rsidP="00D638CA">
      <w:pPr>
        <w:rPr>
          <w:rFonts w:ascii="Verdana"/>
          <w:sz w:val="17"/>
        </w:rPr>
      </w:pPr>
    </w:p>
    <w:p w14:paraId="77F785F9" w14:textId="77777777" w:rsidR="00D638CA" w:rsidRDefault="00D638CA" w:rsidP="00D638CA">
      <w:pPr>
        <w:pStyle w:val="BodyText"/>
        <w:spacing w:before="97"/>
        <w:ind w:left="1355" w:right="1412"/>
        <w:jc w:val="center"/>
      </w:pPr>
      <w:r>
        <w:t>Figure</w:t>
      </w:r>
      <w:r>
        <w:rPr>
          <w:spacing w:val="-8"/>
        </w:rPr>
        <w:t xml:space="preserve"> </w:t>
      </w:r>
      <w:r>
        <w:t>3:</w:t>
      </w:r>
      <w:r>
        <w:rPr>
          <w:spacing w:val="3"/>
        </w:rPr>
        <w:t xml:space="preserve"> </w:t>
      </w:r>
      <w:r>
        <w:t>Percentage</w:t>
      </w:r>
      <w:r>
        <w:rPr>
          <w:spacing w:val="-7"/>
        </w:rPr>
        <w:t xml:space="preserve"> </w:t>
      </w:r>
      <w:r>
        <w:t>of</w:t>
      </w:r>
      <w:r>
        <w:rPr>
          <w:spacing w:val="-7"/>
        </w:rPr>
        <w:t xml:space="preserve"> </w:t>
      </w:r>
      <w:r>
        <w:t>papers</w:t>
      </w:r>
      <w:r>
        <w:rPr>
          <w:spacing w:val="-7"/>
        </w:rPr>
        <w:t xml:space="preserve"> </w:t>
      </w:r>
      <w:r>
        <w:t>selected</w:t>
      </w:r>
      <w:r>
        <w:rPr>
          <w:spacing w:val="-8"/>
        </w:rPr>
        <w:t xml:space="preserve"> </w:t>
      </w:r>
      <w:r>
        <w:t>for</w:t>
      </w:r>
      <w:r>
        <w:rPr>
          <w:spacing w:val="-7"/>
        </w:rPr>
        <w:t xml:space="preserve"> </w:t>
      </w:r>
      <w:r>
        <w:t>bibliographic</w:t>
      </w:r>
      <w:r>
        <w:rPr>
          <w:spacing w:val="-7"/>
        </w:rPr>
        <w:t xml:space="preserve"> </w:t>
      </w:r>
      <w:r>
        <w:t>review</w:t>
      </w:r>
      <w:r>
        <w:rPr>
          <w:spacing w:val="-8"/>
        </w:rPr>
        <w:t xml:space="preserve"> </w:t>
      </w:r>
      <w:r>
        <w:t>in</w:t>
      </w:r>
      <w:r>
        <w:rPr>
          <w:spacing w:val="-7"/>
        </w:rPr>
        <w:t xml:space="preserve"> </w:t>
      </w:r>
      <w:r>
        <w:t>different</w:t>
      </w:r>
      <w:r>
        <w:rPr>
          <w:spacing w:val="-7"/>
        </w:rPr>
        <w:t xml:space="preserve"> </w:t>
      </w:r>
      <w:r>
        <w:rPr>
          <w:spacing w:val="-2"/>
        </w:rPr>
        <w:t>databases.</w:t>
      </w:r>
    </w:p>
    <w:p w14:paraId="6DDB8BB4" w14:textId="77777777" w:rsidR="00D638CA" w:rsidRDefault="00D638CA" w:rsidP="00D638CA">
      <w:pPr>
        <w:jc w:val="center"/>
        <w:sectPr w:rsidR="00D638CA">
          <w:type w:val="continuous"/>
          <w:pgSz w:w="12240" w:h="15840"/>
          <w:pgMar w:top="1580" w:right="1260" w:bottom="280" w:left="1320" w:header="686" w:footer="826" w:gutter="0"/>
          <w:cols w:space="720"/>
        </w:sectPr>
      </w:pPr>
    </w:p>
    <w:p w14:paraId="1A8B681C" w14:textId="77777777" w:rsidR="00D638CA" w:rsidRDefault="00D638CA" w:rsidP="00D638CA">
      <w:pPr>
        <w:rPr>
          <w:rFonts w:ascii="Verdana"/>
          <w:sz w:val="17"/>
        </w:rPr>
      </w:pPr>
    </w:p>
    <w:p w14:paraId="7125CD6A" w14:textId="77777777" w:rsidR="00D638CA" w:rsidRDefault="00D638CA" w:rsidP="00D638CA">
      <w:pPr>
        <w:rPr>
          <w:rFonts w:ascii="Verdana"/>
          <w:sz w:val="17"/>
        </w:rPr>
      </w:pPr>
    </w:p>
    <w:p w14:paraId="52465424" w14:textId="77777777" w:rsidR="00D638CA" w:rsidRDefault="00D638CA" w:rsidP="00D638CA">
      <w:pPr>
        <w:rPr>
          <w:rFonts w:ascii="Verdana"/>
          <w:sz w:val="17"/>
        </w:rPr>
      </w:pPr>
    </w:p>
    <w:p w14:paraId="6F16D400" w14:textId="77777777" w:rsidR="00D638CA" w:rsidRDefault="00D638CA" w:rsidP="00D638CA">
      <w:pPr>
        <w:rPr>
          <w:rFonts w:ascii="Verdana"/>
          <w:sz w:val="17"/>
        </w:rPr>
      </w:pPr>
    </w:p>
    <w:p w14:paraId="59CFE58E" w14:textId="77777777" w:rsidR="00D638CA" w:rsidRDefault="00D638CA" w:rsidP="00D638CA">
      <w:pPr>
        <w:rPr>
          <w:rFonts w:ascii="Verdana"/>
          <w:sz w:val="17"/>
        </w:rPr>
      </w:pPr>
    </w:p>
    <w:p w14:paraId="17A6659C" w14:textId="77777777" w:rsidR="00D638CA" w:rsidRDefault="00D638CA" w:rsidP="00D638CA">
      <w:pPr>
        <w:pStyle w:val="Heading2"/>
        <w:numPr>
          <w:ilvl w:val="1"/>
          <w:numId w:val="6"/>
        </w:numPr>
        <w:tabs>
          <w:tab w:val="left" w:pos="569"/>
        </w:tabs>
        <w:spacing w:before="151"/>
      </w:pPr>
      <w:r>
        <w:t>X-ray</w:t>
      </w:r>
      <w:r>
        <w:rPr>
          <w:spacing w:val="-7"/>
        </w:rPr>
        <w:t xml:space="preserve"> </w:t>
      </w:r>
      <w:r>
        <w:t>images</w:t>
      </w:r>
      <w:r>
        <w:rPr>
          <w:spacing w:val="-6"/>
        </w:rPr>
        <w:t xml:space="preserve"> </w:t>
      </w:r>
      <w:r>
        <w:rPr>
          <w:spacing w:val="-2"/>
        </w:rPr>
        <w:t>databases</w:t>
      </w:r>
    </w:p>
    <w:p w14:paraId="6594D029" w14:textId="77777777" w:rsidR="00D638CA" w:rsidRDefault="00D638CA" w:rsidP="00D638CA">
      <w:pPr>
        <w:pStyle w:val="BodyText"/>
        <w:spacing w:before="179" w:line="228" w:lineRule="auto"/>
        <w:ind w:left="112" w:right="153" w:firstLine="1"/>
        <w:jc w:val="both"/>
      </w:pPr>
      <w:r>
        <w:t>Table</w:t>
      </w:r>
      <w:r>
        <w:rPr>
          <w:spacing w:val="-13"/>
        </w:rPr>
        <w:t xml:space="preserve"> </w:t>
      </w:r>
      <w:hyperlink w:anchor="_bookmark5" w:history="1">
        <w:r>
          <w:t>3</w:t>
        </w:r>
      </w:hyperlink>
      <w:r>
        <w:rPr>
          <w:spacing w:val="-12"/>
        </w:rPr>
        <w:t xml:space="preserve"> </w:t>
      </w:r>
      <w:r>
        <w:t>presents</w:t>
      </w:r>
      <w:r>
        <w:rPr>
          <w:spacing w:val="-13"/>
        </w:rPr>
        <w:t xml:space="preserve"> </w:t>
      </w:r>
      <w:r>
        <w:t>the</w:t>
      </w:r>
      <w:r>
        <w:rPr>
          <w:spacing w:val="-12"/>
        </w:rPr>
        <w:t xml:space="preserve"> </w:t>
      </w:r>
      <w:r>
        <w:t>most</w:t>
      </w:r>
      <w:r>
        <w:rPr>
          <w:spacing w:val="-13"/>
        </w:rPr>
        <w:t xml:space="preserve"> </w:t>
      </w:r>
      <w:r>
        <w:t>relevant</w:t>
      </w:r>
      <w:r>
        <w:rPr>
          <w:spacing w:val="-12"/>
        </w:rPr>
        <w:t xml:space="preserve"> </w:t>
      </w:r>
      <w:r>
        <w:t>databases</w:t>
      </w:r>
      <w:r>
        <w:rPr>
          <w:spacing w:val="-13"/>
        </w:rPr>
        <w:t xml:space="preserve"> </w:t>
      </w:r>
      <w:r>
        <w:t>used</w:t>
      </w:r>
      <w:r>
        <w:rPr>
          <w:spacing w:val="-12"/>
        </w:rPr>
        <w:t xml:space="preserve"> </w:t>
      </w:r>
      <w:r>
        <w:t>in</w:t>
      </w:r>
      <w:r>
        <w:rPr>
          <w:spacing w:val="-13"/>
        </w:rPr>
        <w:t xml:space="preserve"> </w:t>
      </w:r>
      <w:r>
        <w:t>the</w:t>
      </w:r>
      <w:r>
        <w:rPr>
          <w:spacing w:val="-12"/>
        </w:rPr>
        <w:t xml:space="preserve"> </w:t>
      </w:r>
      <w:r>
        <w:t>selected</w:t>
      </w:r>
      <w:r>
        <w:rPr>
          <w:spacing w:val="-13"/>
        </w:rPr>
        <w:t xml:space="preserve"> </w:t>
      </w:r>
      <w:r>
        <w:t>articles,</w:t>
      </w:r>
      <w:r>
        <w:rPr>
          <w:spacing w:val="-12"/>
        </w:rPr>
        <w:t xml:space="preserve"> </w:t>
      </w:r>
      <w:r>
        <w:t>they</w:t>
      </w:r>
      <w:r>
        <w:rPr>
          <w:spacing w:val="-13"/>
        </w:rPr>
        <w:t xml:space="preserve"> </w:t>
      </w:r>
      <w:r>
        <w:t>are</w:t>
      </w:r>
      <w:r>
        <w:rPr>
          <w:spacing w:val="-12"/>
        </w:rPr>
        <w:t xml:space="preserve"> </w:t>
      </w:r>
      <w:r>
        <w:t>described</w:t>
      </w:r>
      <w:r>
        <w:rPr>
          <w:spacing w:val="-13"/>
        </w:rPr>
        <w:t xml:space="preserve"> </w:t>
      </w:r>
      <w:r>
        <w:t>along</w:t>
      </w:r>
      <w:r>
        <w:rPr>
          <w:spacing w:val="-12"/>
        </w:rPr>
        <w:t xml:space="preserve"> </w:t>
      </w:r>
      <w:r>
        <w:t>with</w:t>
      </w:r>
      <w:r>
        <w:rPr>
          <w:spacing w:val="-13"/>
        </w:rPr>
        <w:t xml:space="preserve"> </w:t>
      </w:r>
      <w:r>
        <w:t>the</w:t>
      </w:r>
      <w:r>
        <w:rPr>
          <w:spacing w:val="-12"/>
        </w:rPr>
        <w:t xml:space="preserve"> </w:t>
      </w:r>
      <w:r>
        <w:t>total</w:t>
      </w:r>
      <w:r>
        <w:rPr>
          <w:spacing w:val="-13"/>
        </w:rPr>
        <w:t xml:space="preserve"> </w:t>
      </w:r>
      <w:r>
        <w:t xml:space="preserve">number </w:t>
      </w:r>
      <w:r>
        <w:rPr>
          <w:spacing w:val="-2"/>
        </w:rPr>
        <w:t>of</w:t>
      </w:r>
      <w:r>
        <w:rPr>
          <w:spacing w:val="-4"/>
        </w:rPr>
        <w:t xml:space="preserve"> </w:t>
      </w:r>
      <w:r>
        <w:rPr>
          <w:spacing w:val="-2"/>
        </w:rPr>
        <w:t>images,</w:t>
      </w:r>
      <w:r>
        <w:rPr>
          <w:spacing w:val="-3"/>
        </w:rPr>
        <w:t xml:space="preserve"> </w:t>
      </w:r>
      <w:r>
        <w:rPr>
          <w:spacing w:val="-2"/>
        </w:rPr>
        <w:t>and</w:t>
      </w:r>
      <w:r>
        <w:rPr>
          <w:spacing w:val="-4"/>
        </w:rPr>
        <w:t xml:space="preserve"> </w:t>
      </w:r>
      <w:r>
        <w:rPr>
          <w:spacing w:val="-2"/>
        </w:rPr>
        <w:t>the</w:t>
      </w:r>
      <w:r>
        <w:rPr>
          <w:spacing w:val="-4"/>
        </w:rPr>
        <w:t xml:space="preserve"> </w:t>
      </w:r>
      <w:r>
        <w:rPr>
          <w:spacing w:val="-2"/>
        </w:rPr>
        <w:t>classes.</w:t>
      </w:r>
      <w:r>
        <w:t xml:space="preserve"> </w:t>
      </w:r>
      <w:r>
        <w:rPr>
          <w:spacing w:val="-2"/>
        </w:rPr>
        <w:t>This</w:t>
      </w:r>
      <w:r>
        <w:rPr>
          <w:spacing w:val="-4"/>
        </w:rPr>
        <w:t xml:space="preserve"> </w:t>
      </w:r>
      <w:r>
        <w:rPr>
          <w:spacing w:val="-2"/>
        </w:rPr>
        <w:t>table</w:t>
      </w:r>
      <w:r>
        <w:rPr>
          <w:spacing w:val="-4"/>
        </w:rPr>
        <w:t xml:space="preserve"> </w:t>
      </w:r>
      <w:r>
        <w:rPr>
          <w:spacing w:val="-2"/>
        </w:rPr>
        <w:t>includes</w:t>
      </w:r>
      <w:r>
        <w:rPr>
          <w:spacing w:val="-4"/>
        </w:rPr>
        <w:t xml:space="preserve"> </w:t>
      </w:r>
      <w:r>
        <w:rPr>
          <w:spacing w:val="-2"/>
        </w:rPr>
        <w:t>not</w:t>
      </w:r>
      <w:r>
        <w:rPr>
          <w:spacing w:val="-4"/>
        </w:rPr>
        <w:t xml:space="preserve"> </w:t>
      </w:r>
      <w:r>
        <w:rPr>
          <w:spacing w:val="-2"/>
        </w:rPr>
        <w:t>only</w:t>
      </w:r>
      <w:r>
        <w:rPr>
          <w:spacing w:val="-4"/>
        </w:rPr>
        <w:t xml:space="preserve"> </w:t>
      </w:r>
      <w:r>
        <w:rPr>
          <w:spacing w:val="-2"/>
        </w:rPr>
        <w:t>databases</w:t>
      </w:r>
      <w:r>
        <w:rPr>
          <w:spacing w:val="-4"/>
        </w:rPr>
        <w:t xml:space="preserve"> </w:t>
      </w:r>
      <w:r>
        <w:rPr>
          <w:spacing w:val="-2"/>
        </w:rPr>
        <w:t>with</w:t>
      </w:r>
      <w:r>
        <w:rPr>
          <w:spacing w:val="-4"/>
        </w:rPr>
        <w:t xml:space="preserve"> </w:t>
      </w:r>
      <w:r>
        <w:rPr>
          <w:spacing w:val="-2"/>
        </w:rPr>
        <w:t>COVID-19</w:t>
      </w:r>
      <w:r>
        <w:rPr>
          <w:spacing w:val="-4"/>
        </w:rPr>
        <w:t xml:space="preserve"> </w:t>
      </w:r>
      <w:r>
        <w:rPr>
          <w:spacing w:val="-2"/>
        </w:rPr>
        <w:t>samples</w:t>
      </w:r>
      <w:r>
        <w:rPr>
          <w:spacing w:val="-4"/>
        </w:rPr>
        <w:t xml:space="preserve"> </w:t>
      </w:r>
      <w:r>
        <w:rPr>
          <w:spacing w:val="-2"/>
        </w:rPr>
        <w:t>but</w:t>
      </w:r>
      <w:r>
        <w:rPr>
          <w:spacing w:val="-4"/>
        </w:rPr>
        <w:t xml:space="preserve"> </w:t>
      </w:r>
      <w:r>
        <w:rPr>
          <w:spacing w:val="-2"/>
        </w:rPr>
        <w:t>also</w:t>
      </w:r>
      <w:r>
        <w:rPr>
          <w:spacing w:val="-4"/>
        </w:rPr>
        <w:t xml:space="preserve"> </w:t>
      </w:r>
      <w:r>
        <w:rPr>
          <w:spacing w:val="-2"/>
        </w:rPr>
        <w:t>other</w:t>
      </w:r>
      <w:r>
        <w:rPr>
          <w:spacing w:val="-4"/>
        </w:rPr>
        <w:t xml:space="preserve"> </w:t>
      </w:r>
      <w:r>
        <w:rPr>
          <w:spacing w:val="-2"/>
        </w:rPr>
        <w:t>chest</w:t>
      </w:r>
      <w:r>
        <w:rPr>
          <w:spacing w:val="-4"/>
        </w:rPr>
        <w:t xml:space="preserve"> </w:t>
      </w:r>
      <w:r>
        <w:rPr>
          <w:spacing w:val="-2"/>
        </w:rPr>
        <w:t xml:space="preserve">diseases, </w:t>
      </w:r>
      <w:r>
        <w:t>due to some of the works published regarding the detection of COVID-19, which intend to classify multiple chest conditions. The most often classified illnesses along with COVID-19 are pneumonia viral, pneumonia bacterial, and tuberculosis.</w:t>
      </w:r>
      <w:r>
        <w:rPr>
          <w:spacing w:val="-2"/>
        </w:rPr>
        <w:t xml:space="preserve"> </w:t>
      </w:r>
      <w:r>
        <w:t>The</w:t>
      </w:r>
      <w:r>
        <w:rPr>
          <w:spacing w:val="-12"/>
        </w:rPr>
        <w:t xml:space="preserve"> </w:t>
      </w:r>
      <w:r>
        <w:t>COVID-19</w:t>
      </w:r>
      <w:r>
        <w:rPr>
          <w:spacing w:val="-12"/>
        </w:rPr>
        <w:t xml:space="preserve"> </w:t>
      </w:r>
      <w:r>
        <w:t>Image</w:t>
      </w:r>
      <w:r>
        <w:rPr>
          <w:spacing w:val="-11"/>
        </w:rPr>
        <w:t xml:space="preserve"> </w:t>
      </w:r>
      <w:r>
        <w:t>Data</w:t>
      </w:r>
      <w:r>
        <w:rPr>
          <w:spacing w:val="-12"/>
        </w:rPr>
        <w:t xml:space="preserve"> </w:t>
      </w:r>
      <w:r>
        <w:t>Collection</w:t>
      </w:r>
      <w:r>
        <w:rPr>
          <w:spacing w:val="-12"/>
        </w:rPr>
        <w:t xml:space="preserve"> </w:t>
      </w:r>
      <w:r>
        <w:t>published</w:t>
      </w:r>
      <w:r>
        <w:rPr>
          <w:spacing w:val="-11"/>
        </w:rPr>
        <w:t xml:space="preserve"> </w:t>
      </w:r>
      <w:r>
        <w:t>by</w:t>
      </w:r>
      <w:r>
        <w:rPr>
          <w:spacing w:val="-12"/>
        </w:rPr>
        <w:t xml:space="preserve"> </w:t>
      </w:r>
      <w:hyperlink w:anchor="_bookmark57" w:history="1">
        <w:r>
          <w:t>Paul</w:t>
        </w:r>
        <w:r>
          <w:rPr>
            <w:spacing w:val="-12"/>
          </w:rPr>
          <w:t xml:space="preserve"> </w:t>
        </w:r>
        <w:r>
          <w:t>Cohen</w:t>
        </w:r>
        <w:r>
          <w:rPr>
            <w:spacing w:val="-12"/>
          </w:rPr>
          <w:t xml:space="preserve"> </w:t>
        </w:r>
        <w:r>
          <w:t>et</w:t>
        </w:r>
        <w:r>
          <w:rPr>
            <w:spacing w:val="-12"/>
          </w:rPr>
          <w:t xml:space="preserve"> </w:t>
        </w:r>
        <w:r>
          <w:t>al.</w:t>
        </w:r>
      </w:hyperlink>
      <w:r>
        <w:rPr>
          <w:spacing w:val="-11"/>
        </w:rPr>
        <w:t xml:space="preserve"> </w:t>
      </w:r>
      <w:hyperlink w:anchor="_bookmark57" w:history="1">
        <w:r>
          <w:t>[2020]</w:t>
        </w:r>
      </w:hyperlink>
      <w:r>
        <w:rPr>
          <w:spacing w:val="-12"/>
        </w:rPr>
        <w:t xml:space="preserve"> </w:t>
      </w:r>
      <w:r>
        <w:t>is</w:t>
      </w:r>
      <w:r>
        <w:rPr>
          <w:spacing w:val="-12"/>
        </w:rPr>
        <w:t xml:space="preserve"> </w:t>
      </w:r>
      <w:r>
        <w:t>the</w:t>
      </w:r>
      <w:r>
        <w:rPr>
          <w:spacing w:val="-11"/>
        </w:rPr>
        <w:t xml:space="preserve"> </w:t>
      </w:r>
      <w:r>
        <w:t>most</w:t>
      </w:r>
      <w:r>
        <w:rPr>
          <w:spacing w:val="-12"/>
        </w:rPr>
        <w:t xml:space="preserve"> </w:t>
      </w:r>
      <w:r>
        <w:t>used</w:t>
      </w:r>
      <w:r>
        <w:rPr>
          <w:spacing w:val="-12"/>
        </w:rPr>
        <w:t xml:space="preserve"> </w:t>
      </w:r>
      <w:r>
        <w:t>database,</w:t>
      </w:r>
      <w:r>
        <w:rPr>
          <w:spacing w:val="-11"/>
        </w:rPr>
        <w:t xml:space="preserve"> </w:t>
      </w:r>
      <w:r>
        <w:t>it was</w:t>
      </w:r>
      <w:r>
        <w:rPr>
          <w:spacing w:val="-5"/>
        </w:rPr>
        <w:t xml:space="preserve"> </w:t>
      </w:r>
      <w:r>
        <w:t>one</w:t>
      </w:r>
      <w:r>
        <w:rPr>
          <w:spacing w:val="-5"/>
        </w:rPr>
        <w:t xml:space="preserve"> </w:t>
      </w:r>
      <w:r>
        <w:t>of</w:t>
      </w:r>
      <w:r>
        <w:rPr>
          <w:spacing w:val="-5"/>
        </w:rPr>
        <w:t xml:space="preserve"> </w:t>
      </w:r>
      <w:r>
        <w:t>the</w:t>
      </w:r>
      <w:r>
        <w:rPr>
          <w:spacing w:val="-5"/>
        </w:rPr>
        <w:t xml:space="preserve"> </w:t>
      </w:r>
      <w:r>
        <w:t>first</w:t>
      </w:r>
      <w:r>
        <w:rPr>
          <w:spacing w:val="-5"/>
        </w:rPr>
        <w:t xml:space="preserve"> </w:t>
      </w:r>
      <w:r>
        <w:t>ones</w:t>
      </w:r>
      <w:r>
        <w:rPr>
          <w:spacing w:val="-5"/>
        </w:rPr>
        <w:t xml:space="preserve"> </w:t>
      </w:r>
      <w:r>
        <w:t>to</w:t>
      </w:r>
      <w:r>
        <w:rPr>
          <w:spacing w:val="-5"/>
        </w:rPr>
        <w:t xml:space="preserve"> </w:t>
      </w:r>
      <w:r>
        <w:t>be</w:t>
      </w:r>
      <w:r>
        <w:rPr>
          <w:spacing w:val="-5"/>
        </w:rPr>
        <w:t xml:space="preserve"> </w:t>
      </w:r>
      <w:r>
        <w:t>released</w:t>
      </w:r>
      <w:r>
        <w:rPr>
          <w:spacing w:val="-5"/>
        </w:rPr>
        <w:t xml:space="preserve"> </w:t>
      </w:r>
      <w:r>
        <w:t>and</w:t>
      </w:r>
      <w:r>
        <w:rPr>
          <w:spacing w:val="-5"/>
        </w:rPr>
        <w:t xml:space="preserve"> </w:t>
      </w:r>
      <w:r>
        <w:t>more</w:t>
      </w:r>
      <w:r>
        <w:rPr>
          <w:spacing w:val="-5"/>
        </w:rPr>
        <w:t xml:space="preserve"> </w:t>
      </w:r>
      <w:r>
        <w:t>images</w:t>
      </w:r>
      <w:r>
        <w:rPr>
          <w:spacing w:val="-5"/>
        </w:rPr>
        <w:t xml:space="preserve"> </w:t>
      </w:r>
      <w:r>
        <w:t>are</w:t>
      </w:r>
      <w:r>
        <w:rPr>
          <w:spacing w:val="-5"/>
        </w:rPr>
        <w:t xml:space="preserve"> </w:t>
      </w:r>
      <w:r>
        <w:t>included</w:t>
      </w:r>
      <w:r>
        <w:rPr>
          <w:spacing w:val="-5"/>
        </w:rPr>
        <w:t xml:space="preserve"> </w:t>
      </w:r>
      <w:r>
        <w:t>over</w:t>
      </w:r>
      <w:r>
        <w:rPr>
          <w:spacing w:val="-5"/>
        </w:rPr>
        <w:t xml:space="preserve"> </w:t>
      </w:r>
      <w:r>
        <w:t>time. It</w:t>
      </w:r>
      <w:r>
        <w:rPr>
          <w:spacing w:val="-5"/>
        </w:rPr>
        <w:t xml:space="preserve"> </w:t>
      </w:r>
      <w:r>
        <w:t>also</w:t>
      </w:r>
      <w:r>
        <w:rPr>
          <w:spacing w:val="-5"/>
        </w:rPr>
        <w:t xml:space="preserve"> </w:t>
      </w:r>
      <w:r>
        <w:t>provides</w:t>
      </w:r>
      <w:r>
        <w:rPr>
          <w:spacing w:val="-5"/>
        </w:rPr>
        <w:t xml:space="preserve"> </w:t>
      </w:r>
      <w:r>
        <w:t>prospective</w:t>
      </w:r>
      <w:r>
        <w:rPr>
          <w:spacing w:val="-5"/>
        </w:rPr>
        <w:t xml:space="preserve"> </w:t>
      </w:r>
      <w:r>
        <w:t>metadata like survival, ICU stay, intubation events, blood tests, location, and freeform clinical notes. The most regularly used databases in this regard with X-ray samples of other chest diseases are ChestX-ray8 (CRX8), CheXpert, Chest X-ray Images (Pneumonia), and Tuberculosis chest X-ray.</w:t>
      </w:r>
    </w:p>
    <w:p w14:paraId="1902A178" w14:textId="77777777" w:rsidR="00D638CA" w:rsidRDefault="00D638CA" w:rsidP="00D638CA">
      <w:pPr>
        <w:rPr>
          <w:rFonts w:ascii="Verdana"/>
          <w:sz w:val="17"/>
        </w:rPr>
      </w:pPr>
    </w:p>
    <w:p w14:paraId="14F933A4" w14:textId="77777777" w:rsidR="00D638CA" w:rsidRDefault="00D638CA" w:rsidP="00D638CA">
      <w:pPr>
        <w:rPr>
          <w:rFonts w:ascii="Verdana"/>
          <w:sz w:val="17"/>
        </w:rPr>
      </w:pPr>
    </w:p>
    <w:p w14:paraId="373ED326" w14:textId="77777777" w:rsidR="00D638CA" w:rsidRDefault="00D638CA" w:rsidP="00D638CA">
      <w:pPr>
        <w:rPr>
          <w:rFonts w:ascii="Verdana"/>
          <w:sz w:val="17"/>
        </w:rPr>
      </w:pPr>
    </w:p>
    <w:p w14:paraId="003737F8" w14:textId="77777777" w:rsidR="00D638CA" w:rsidRDefault="00D638CA" w:rsidP="00D638CA">
      <w:pPr>
        <w:pStyle w:val="BodyText"/>
        <w:spacing w:before="205"/>
        <w:ind w:left="1305" w:right="1412"/>
        <w:jc w:val="center"/>
      </w:pPr>
      <w:r>
        <w:t>Table</w:t>
      </w:r>
      <w:r>
        <w:rPr>
          <w:spacing w:val="-10"/>
        </w:rPr>
        <w:t xml:space="preserve"> </w:t>
      </w:r>
      <w:r>
        <w:t>3:</w:t>
      </w:r>
      <w:r>
        <w:rPr>
          <w:spacing w:val="-1"/>
        </w:rPr>
        <w:t xml:space="preserve"> </w:t>
      </w:r>
      <w:r>
        <w:t>Image</w:t>
      </w:r>
      <w:r>
        <w:rPr>
          <w:spacing w:val="-10"/>
        </w:rPr>
        <w:t xml:space="preserve"> </w:t>
      </w:r>
      <w:r>
        <w:t>databases</w:t>
      </w:r>
      <w:r>
        <w:rPr>
          <w:spacing w:val="-10"/>
        </w:rPr>
        <w:t xml:space="preserve"> </w:t>
      </w:r>
      <w:r>
        <w:t>for</w:t>
      </w:r>
      <w:r>
        <w:rPr>
          <w:spacing w:val="-10"/>
        </w:rPr>
        <w:t xml:space="preserve"> </w:t>
      </w:r>
      <w:r>
        <w:t>COVID-19</w:t>
      </w:r>
      <w:r>
        <w:rPr>
          <w:spacing w:val="-10"/>
        </w:rPr>
        <w:t xml:space="preserve"> </w:t>
      </w:r>
      <w:r>
        <w:rPr>
          <w:spacing w:val="-2"/>
        </w:rPr>
        <w:t>research</w:t>
      </w:r>
    </w:p>
    <w:p w14:paraId="616ACC6E" w14:textId="77777777" w:rsidR="00D638CA" w:rsidRDefault="00D638CA" w:rsidP="00D638CA">
      <w:pPr>
        <w:rPr>
          <w:rFonts w:ascii="Verdana"/>
          <w:sz w:val="17"/>
        </w:r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Change w:id="409" w:author="GURU PRAKASH G" w:date="2024-01-08T17:56:00Z">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PrChange>
      </w:tblPr>
      <w:tblGrid>
        <w:gridCol w:w="701"/>
        <w:gridCol w:w="3649"/>
        <w:gridCol w:w="1268"/>
        <w:gridCol w:w="2515"/>
        <w:tblGridChange w:id="410">
          <w:tblGrid>
            <w:gridCol w:w="701"/>
            <w:gridCol w:w="3649"/>
            <w:gridCol w:w="1268"/>
            <w:gridCol w:w="2515"/>
          </w:tblGrid>
        </w:tblGridChange>
      </w:tblGrid>
      <w:tr w:rsidR="00D638CA" w14:paraId="72137C54" w14:textId="77777777" w:rsidTr="009131A9">
        <w:trPr>
          <w:trHeight w:val="216"/>
          <w:trPrChange w:id="411" w:author="GURU PRAKASH G" w:date="2024-01-08T17:56:00Z">
            <w:trPr>
              <w:trHeight w:val="216"/>
            </w:trPr>
          </w:trPrChange>
        </w:trPr>
        <w:tc>
          <w:tcPr>
            <w:tcW w:w="701" w:type="dxa"/>
            <w:tcPrChange w:id="412" w:author="GURU PRAKASH G" w:date="2024-01-08T17:56:00Z">
              <w:tcPr>
                <w:tcW w:w="701" w:type="dxa"/>
              </w:tcPr>
            </w:tcPrChange>
          </w:tcPr>
          <w:p w14:paraId="59317FA9" w14:textId="77777777" w:rsidR="00D638CA" w:rsidRDefault="00D638CA" w:rsidP="009131A9">
            <w:pPr>
              <w:pStyle w:val="TableParagraph"/>
              <w:spacing w:line="195" w:lineRule="exact"/>
              <w:ind w:left="122"/>
              <w:rPr>
                <w:sz w:val="20"/>
              </w:rPr>
            </w:pPr>
            <w:r>
              <w:rPr>
                <w:spacing w:val="-4"/>
                <w:sz w:val="20"/>
              </w:rPr>
              <w:t>Item</w:t>
            </w:r>
          </w:p>
        </w:tc>
        <w:tc>
          <w:tcPr>
            <w:tcW w:w="3649" w:type="dxa"/>
            <w:tcPrChange w:id="413" w:author="GURU PRAKASH G" w:date="2024-01-08T17:56:00Z">
              <w:tcPr>
                <w:tcW w:w="3649" w:type="dxa"/>
              </w:tcPr>
            </w:tcPrChange>
          </w:tcPr>
          <w:p w14:paraId="5AFB6D9B" w14:textId="77777777" w:rsidR="00D638CA" w:rsidRDefault="00D638CA" w:rsidP="009131A9">
            <w:pPr>
              <w:pStyle w:val="TableParagraph"/>
              <w:spacing w:line="195" w:lineRule="exact"/>
              <w:ind w:left="122"/>
              <w:rPr>
                <w:sz w:val="20"/>
              </w:rPr>
            </w:pPr>
            <w:r>
              <w:rPr>
                <w:sz w:val="20"/>
              </w:rPr>
              <w:t>Dataset</w:t>
            </w:r>
            <w:r>
              <w:rPr>
                <w:spacing w:val="-7"/>
                <w:sz w:val="20"/>
              </w:rPr>
              <w:t xml:space="preserve"> </w:t>
            </w:r>
            <w:r>
              <w:rPr>
                <w:spacing w:val="-4"/>
                <w:sz w:val="20"/>
              </w:rPr>
              <w:t>name</w:t>
            </w:r>
          </w:p>
        </w:tc>
        <w:tc>
          <w:tcPr>
            <w:tcW w:w="1268" w:type="dxa"/>
            <w:tcPrChange w:id="414" w:author="GURU PRAKASH G" w:date="2024-01-08T17:56:00Z">
              <w:tcPr>
                <w:tcW w:w="1268" w:type="dxa"/>
              </w:tcPr>
            </w:tcPrChange>
          </w:tcPr>
          <w:p w14:paraId="7AA8ACC5" w14:textId="77777777" w:rsidR="00D638CA" w:rsidRDefault="00D638CA" w:rsidP="009131A9">
            <w:pPr>
              <w:pStyle w:val="TableParagraph"/>
              <w:spacing w:line="195" w:lineRule="exact"/>
              <w:ind w:left="121"/>
              <w:rPr>
                <w:sz w:val="20"/>
              </w:rPr>
            </w:pPr>
            <w:r>
              <w:rPr>
                <w:sz w:val="20"/>
              </w:rPr>
              <w:t>#</w:t>
            </w:r>
            <w:r>
              <w:rPr>
                <w:spacing w:val="-2"/>
                <w:sz w:val="20"/>
              </w:rPr>
              <w:t xml:space="preserve"> Images</w:t>
            </w:r>
          </w:p>
        </w:tc>
        <w:tc>
          <w:tcPr>
            <w:tcW w:w="2515" w:type="dxa"/>
            <w:tcPrChange w:id="415" w:author="GURU PRAKASH G" w:date="2024-01-08T17:56:00Z">
              <w:tcPr>
                <w:tcW w:w="2515" w:type="dxa"/>
              </w:tcPr>
            </w:tcPrChange>
          </w:tcPr>
          <w:p w14:paraId="33F8FD20" w14:textId="77777777" w:rsidR="00D638CA" w:rsidRDefault="00D638CA" w:rsidP="009131A9">
            <w:pPr>
              <w:pStyle w:val="TableParagraph"/>
              <w:spacing w:line="195" w:lineRule="exact"/>
              <w:ind w:left="121"/>
              <w:rPr>
                <w:sz w:val="20"/>
              </w:rPr>
            </w:pPr>
            <w:r>
              <w:rPr>
                <w:spacing w:val="-2"/>
                <w:sz w:val="20"/>
              </w:rPr>
              <w:t>Classes</w:t>
            </w:r>
          </w:p>
        </w:tc>
      </w:tr>
      <w:tr w:rsidR="00D638CA" w14:paraId="6AB783EE" w14:textId="77777777" w:rsidTr="009131A9">
        <w:trPr>
          <w:trHeight w:val="8507"/>
        </w:trPr>
        <w:tc>
          <w:tcPr>
            <w:tcW w:w="701" w:type="dxa"/>
          </w:tcPr>
          <w:p w14:paraId="70959C32" w14:textId="77777777" w:rsidR="00D638CA" w:rsidRDefault="00D638CA" w:rsidP="009131A9">
            <w:pPr>
              <w:pStyle w:val="TableParagraph"/>
              <w:spacing w:line="189" w:lineRule="exact"/>
              <w:ind w:left="122"/>
              <w:rPr>
                <w:sz w:val="20"/>
              </w:rPr>
            </w:pPr>
            <w:r>
              <w:rPr>
                <w:w w:val="99"/>
                <w:sz w:val="20"/>
              </w:rPr>
              <w:lastRenderedPageBreak/>
              <w:t>A</w:t>
            </w:r>
          </w:p>
          <w:p w14:paraId="369629C5" w14:textId="77777777" w:rsidR="00D638CA" w:rsidRDefault="00D638CA" w:rsidP="009131A9">
            <w:pPr>
              <w:pStyle w:val="TableParagraph"/>
              <w:spacing w:before="3" w:line="228" w:lineRule="auto"/>
              <w:ind w:left="122" w:right="425"/>
              <w:rPr>
                <w:sz w:val="20"/>
              </w:rPr>
            </w:pPr>
            <w:r>
              <w:rPr>
                <w:spacing w:val="-10"/>
                <w:sz w:val="20"/>
              </w:rPr>
              <w:t>B</w:t>
            </w:r>
            <w:r>
              <w:rPr>
                <w:sz w:val="20"/>
              </w:rPr>
              <w:t xml:space="preserve"> </w:t>
            </w:r>
            <w:r>
              <w:rPr>
                <w:spacing w:val="-10"/>
                <w:sz w:val="20"/>
              </w:rPr>
              <w:t>C</w:t>
            </w:r>
          </w:p>
          <w:p w14:paraId="39CD2AEE" w14:textId="77777777" w:rsidR="00D638CA" w:rsidRDefault="00D638CA" w:rsidP="009131A9">
            <w:pPr>
              <w:pStyle w:val="TableParagraph"/>
              <w:spacing w:before="208"/>
              <w:ind w:left="122"/>
              <w:rPr>
                <w:sz w:val="20"/>
              </w:rPr>
            </w:pPr>
            <w:r>
              <w:rPr>
                <w:w w:val="99"/>
                <w:sz w:val="20"/>
              </w:rPr>
              <w:t>D</w:t>
            </w:r>
          </w:p>
          <w:p w14:paraId="0EF4C76D" w14:textId="77777777" w:rsidR="00D638CA" w:rsidRDefault="00D638CA" w:rsidP="009131A9">
            <w:pPr>
              <w:pStyle w:val="TableParagraph"/>
              <w:spacing w:before="9"/>
              <w:rPr>
                <w:sz w:val="18"/>
              </w:rPr>
            </w:pPr>
          </w:p>
          <w:p w14:paraId="5F9367B4" w14:textId="77777777" w:rsidR="00D638CA" w:rsidRDefault="00D638CA" w:rsidP="009131A9">
            <w:pPr>
              <w:pStyle w:val="TableParagraph"/>
              <w:spacing w:line="228" w:lineRule="auto"/>
              <w:ind w:left="122" w:right="422"/>
              <w:jc w:val="both"/>
              <w:rPr>
                <w:sz w:val="20"/>
              </w:rPr>
            </w:pPr>
            <w:r>
              <w:rPr>
                <w:spacing w:val="-10"/>
                <w:sz w:val="20"/>
              </w:rPr>
              <w:t>E</w:t>
            </w:r>
            <w:r>
              <w:rPr>
                <w:sz w:val="20"/>
              </w:rPr>
              <w:t xml:space="preserve"> </w:t>
            </w:r>
            <w:r>
              <w:rPr>
                <w:spacing w:val="-10"/>
                <w:sz w:val="20"/>
              </w:rPr>
              <w:t>F</w:t>
            </w:r>
            <w:r>
              <w:rPr>
                <w:sz w:val="20"/>
              </w:rPr>
              <w:t xml:space="preserve"> </w:t>
            </w:r>
            <w:r>
              <w:rPr>
                <w:spacing w:val="-10"/>
                <w:sz w:val="20"/>
              </w:rPr>
              <w:t>G</w:t>
            </w:r>
            <w:r>
              <w:rPr>
                <w:sz w:val="20"/>
              </w:rPr>
              <w:t xml:space="preserve"> </w:t>
            </w:r>
            <w:r>
              <w:rPr>
                <w:spacing w:val="-10"/>
                <w:sz w:val="20"/>
              </w:rPr>
              <w:t>H</w:t>
            </w:r>
            <w:r>
              <w:rPr>
                <w:sz w:val="20"/>
              </w:rPr>
              <w:t xml:space="preserve"> </w:t>
            </w:r>
            <w:r>
              <w:rPr>
                <w:spacing w:val="-10"/>
                <w:sz w:val="20"/>
              </w:rPr>
              <w:t>I</w:t>
            </w:r>
          </w:p>
          <w:p w14:paraId="34FE4CB1" w14:textId="77777777" w:rsidR="00D638CA" w:rsidRDefault="00D638CA" w:rsidP="009131A9">
            <w:pPr>
              <w:pStyle w:val="TableParagraph"/>
              <w:rPr>
                <w:sz w:val="24"/>
              </w:rPr>
            </w:pPr>
          </w:p>
          <w:p w14:paraId="1AD0F626" w14:textId="77777777" w:rsidR="00D638CA" w:rsidRDefault="00D638CA" w:rsidP="009131A9">
            <w:pPr>
              <w:pStyle w:val="TableParagraph"/>
              <w:spacing w:before="150"/>
              <w:ind w:left="122"/>
              <w:rPr>
                <w:sz w:val="20"/>
              </w:rPr>
            </w:pPr>
            <w:r>
              <w:rPr>
                <w:w w:val="99"/>
                <w:sz w:val="20"/>
              </w:rPr>
              <w:t>J</w:t>
            </w:r>
          </w:p>
          <w:p w14:paraId="5D7FCD18" w14:textId="77777777" w:rsidR="00D638CA" w:rsidRDefault="00D638CA" w:rsidP="009131A9">
            <w:pPr>
              <w:pStyle w:val="TableParagraph"/>
              <w:rPr>
                <w:sz w:val="24"/>
              </w:rPr>
            </w:pPr>
          </w:p>
          <w:p w14:paraId="0AEC01E4" w14:textId="77777777" w:rsidR="00D638CA" w:rsidRDefault="00D638CA" w:rsidP="009131A9">
            <w:pPr>
              <w:pStyle w:val="TableParagraph"/>
              <w:spacing w:before="10"/>
              <w:rPr>
                <w:sz w:val="31"/>
              </w:rPr>
            </w:pPr>
          </w:p>
          <w:p w14:paraId="1B113816" w14:textId="77777777" w:rsidR="00D638CA" w:rsidRDefault="00D638CA" w:rsidP="009131A9">
            <w:pPr>
              <w:pStyle w:val="TableParagraph"/>
              <w:spacing w:line="456" w:lineRule="auto"/>
              <w:ind w:left="122" w:right="414"/>
              <w:rPr>
                <w:sz w:val="20"/>
              </w:rPr>
            </w:pPr>
            <w:r>
              <w:rPr>
                <w:spacing w:val="-10"/>
                <w:sz w:val="20"/>
              </w:rPr>
              <w:t>K</w:t>
            </w:r>
            <w:r>
              <w:rPr>
                <w:sz w:val="20"/>
              </w:rPr>
              <w:t xml:space="preserve"> </w:t>
            </w:r>
            <w:r>
              <w:rPr>
                <w:spacing w:val="-10"/>
                <w:sz w:val="20"/>
              </w:rPr>
              <w:t>L</w:t>
            </w:r>
          </w:p>
          <w:p w14:paraId="7EA15691" w14:textId="77777777" w:rsidR="00D638CA" w:rsidRDefault="00D638CA" w:rsidP="009131A9">
            <w:pPr>
              <w:pStyle w:val="TableParagraph"/>
              <w:rPr>
                <w:sz w:val="24"/>
              </w:rPr>
            </w:pPr>
          </w:p>
          <w:p w14:paraId="0E82E9D2" w14:textId="77777777" w:rsidR="00D638CA" w:rsidRDefault="00D638CA" w:rsidP="009131A9">
            <w:pPr>
              <w:pStyle w:val="TableParagraph"/>
              <w:spacing w:before="9"/>
              <w:rPr>
                <w:sz w:val="32"/>
              </w:rPr>
            </w:pPr>
          </w:p>
          <w:p w14:paraId="4F50DB8E" w14:textId="77777777" w:rsidR="00D638CA" w:rsidRDefault="00D638CA" w:rsidP="009131A9">
            <w:pPr>
              <w:pStyle w:val="TableParagraph"/>
              <w:ind w:left="122"/>
              <w:rPr>
                <w:sz w:val="20"/>
              </w:rPr>
            </w:pPr>
            <w:r>
              <w:rPr>
                <w:w w:val="99"/>
                <w:sz w:val="20"/>
              </w:rPr>
              <w:t>M</w:t>
            </w:r>
          </w:p>
          <w:p w14:paraId="6C03AE40" w14:textId="77777777" w:rsidR="00D638CA" w:rsidRDefault="00D638CA" w:rsidP="009131A9">
            <w:pPr>
              <w:pStyle w:val="TableParagraph"/>
              <w:rPr>
                <w:sz w:val="24"/>
              </w:rPr>
            </w:pPr>
          </w:p>
          <w:p w14:paraId="6440BB05" w14:textId="77777777" w:rsidR="00D638CA" w:rsidRDefault="00D638CA" w:rsidP="009131A9">
            <w:pPr>
              <w:pStyle w:val="TableParagraph"/>
              <w:spacing w:before="10"/>
              <w:rPr>
                <w:sz w:val="31"/>
              </w:rPr>
            </w:pPr>
          </w:p>
          <w:p w14:paraId="22538CB4" w14:textId="77777777" w:rsidR="00D638CA" w:rsidRDefault="00D638CA" w:rsidP="009131A9">
            <w:pPr>
              <w:pStyle w:val="TableParagraph"/>
              <w:spacing w:before="1"/>
              <w:ind w:left="122"/>
              <w:rPr>
                <w:sz w:val="20"/>
              </w:rPr>
            </w:pPr>
            <w:r>
              <w:rPr>
                <w:w w:val="99"/>
                <w:sz w:val="20"/>
              </w:rPr>
              <w:t>N</w:t>
            </w:r>
          </w:p>
          <w:p w14:paraId="7A499FB7" w14:textId="77777777" w:rsidR="00D638CA" w:rsidRDefault="00D638CA" w:rsidP="009131A9">
            <w:pPr>
              <w:pStyle w:val="TableParagraph"/>
              <w:rPr>
                <w:sz w:val="24"/>
              </w:rPr>
            </w:pPr>
          </w:p>
          <w:p w14:paraId="758136DF" w14:textId="77777777" w:rsidR="00D638CA" w:rsidRDefault="00D638CA" w:rsidP="009131A9">
            <w:pPr>
              <w:pStyle w:val="TableParagraph"/>
              <w:spacing w:before="166" w:line="430" w:lineRule="atLeast"/>
              <w:ind w:left="122" w:right="422"/>
              <w:jc w:val="both"/>
              <w:rPr>
                <w:sz w:val="20"/>
              </w:rPr>
            </w:pPr>
            <w:r>
              <w:rPr>
                <w:spacing w:val="-10"/>
                <w:sz w:val="20"/>
              </w:rPr>
              <w:t>O</w:t>
            </w:r>
            <w:r>
              <w:rPr>
                <w:sz w:val="20"/>
              </w:rPr>
              <w:t xml:space="preserve"> </w:t>
            </w:r>
            <w:r>
              <w:rPr>
                <w:spacing w:val="-10"/>
                <w:sz w:val="20"/>
              </w:rPr>
              <w:t>P</w:t>
            </w:r>
            <w:r>
              <w:rPr>
                <w:sz w:val="20"/>
              </w:rPr>
              <w:t xml:space="preserve"> </w:t>
            </w:r>
            <w:r>
              <w:rPr>
                <w:spacing w:val="-10"/>
                <w:sz w:val="20"/>
              </w:rPr>
              <w:t>Q</w:t>
            </w:r>
            <w:r>
              <w:rPr>
                <w:sz w:val="20"/>
              </w:rPr>
              <w:t xml:space="preserve"> </w:t>
            </w:r>
            <w:r>
              <w:rPr>
                <w:spacing w:val="-10"/>
                <w:sz w:val="20"/>
              </w:rPr>
              <w:t>R</w:t>
            </w:r>
          </w:p>
        </w:tc>
        <w:tc>
          <w:tcPr>
            <w:tcW w:w="3649" w:type="dxa"/>
          </w:tcPr>
          <w:p w14:paraId="792311E7" w14:textId="77777777" w:rsidR="00D638CA" w:rsidRDefault="00D638CA" w:rsidP="009131A9">
            <w:pPr>
              <w:pStyle w:val="TableParagraph"/>
              <w:spacing w:line="189" w:lineRule="exact"/>
              <w:ind w:left="122"/>
              <w:rPr>
                <w:sz w:val="20"/>
              </w:rPr>
            </w:pPr>
            <w:r>
              <w:rPr>
                <w:sz w:val="20"/>
              </w:rPr>
              <w:t>HM</w:t>
            </w:r>
            <w:r>
              <w:rPr>
                <w:spacing w:val="-7"/>
                <w:sz w:val="20"/>
              </w:rPr>
              <w:t xml:space="preserve"> </w:t>
            </w:r>
            <w:r>
              <w:rPr>
                <w:sz w:val="20"/>
              </w:rPr>
              <w:t>Hospitales</w:t>
            </w:r>
            <w:r>
              <w:rPr>
                <w:spacing w:val="-7"/>
                <w:sz w:val="20"/>
              </w:rPr>
              <w:t xml:space="preserve"> </w:t>
            </w:r>
            <w:hyperlink w:anchor="_bookmark58" w:history="1">
              <w:r>
                <w:rPr>
                  <w:sz w:val="20"/>
                </w:rPr>
                <w:t>[HM</w:t>
              </w:r>
              <w:r>
                <w:rPr>
                  <w:spacing w:val="-7"/>
                  <w:sz w:val="20"/>
                </w:rPr>
                <w:t xml:space="preserve"> </w:t>
              </w:r>
              <w:r>
                <w:rPr>
                  <w:sz w:val="20"/>
                </w:rPr>
                <w:t>Hospitals,</w:t>
              </w:r>
            </w:hyperlink>
            <w:r>
              <w:rPr>
                <w:spacing w:val="-7"/>
                <w:sz w:val="20"/>
              </w:rPr>
              <w:t xml:space="preserve"> </w:t>
            </w:r>
            <w:hyperlink w:anchor="_bookmark58" w:history="1">
              <w:r>
                <w:rPr>
                  <w:spacing w:val="-2"/>
                  <w:sz w:val="20"/>
                </w:rPr>
                <w:t>2020]</w:t>
              </w:r>
            </w:hyperlink>
          </w:p>
          <w:p w14:paraId="5172C5BA" w14:textId="77777777" w:rsidR="00D638CA" w:rsidRDefault="00D638CA" w:rsidP="009131A9">
            <w:pPr>
              <w:pStyle w:val="TableParagraph"/>
              <w:spacing w:line="218" w:lineRule="exact"/>
              <w:ind w:left="122"/>
              <w:rPr>
                <w:sz w:val="20"/>
              </w:rPr>
            </w:pPr>
            <w:r>
              <w:rPr>
                <w:spacing w:val="-2"/>
                <w:sz w:val="20"/>
              </w:rPr>
              <w:t>BIMCV-COVID19</w:t>
            </w:r>
            <w:r>
              <w:rPr>
                <w:spacing w:val="-9"/>
                <w:sz w:val="20"/>
              </w:rPr>
              <w:t xml:space="preserve"> </w:t>
            </w:r>
            <w:r>
              <w:rPr>
                <w:spacing w:val="-2"/>
                <w:sz w:val="20"/>
              </w:rPr>
              <w:t>[</w:t>
            </w:r>
            <w:ins w:id="416" w:author="Admin" w:date="2024-01-08T17:56:00Z">
              <w:r w:rsidR="0020265A">
                <w:fldChar w:fldCharType="begin"/>
              </w:r>
              <w:r w:rsidR="0020265A">
                <w:instrText xml:space="preserve"> HYPERLINK \l "_bookmark59" </w:instrText>
              </w:r>
              <w:r w:rsidR="0020265A">
                <w:fldChar w:fldCharType="separate"/>
              </w:r>
              <w:r>
                <w:rPr>
                  <w:spacing w:val="-2"/>
                  <w:sz w:val="20"/>
                </w:rPr>
                <w:t>Vayá</w:t>
              </w:r>
              <w:r>
                <w:rPr>
                  <w:spacing w:val="-8"/>
                  <w:sz w:val="20"/>
                </w:rPr>
                <w:t xml:space="preserve"> </w:t>
              </w:r>
              <w:r>
                <w:rPr>
                  <w:spacing w:val="-2"/>
                  <w:sz w:val="20"/>
                </w:rPr>
                <w:t>et</w:t>
              </w:r>
              <w:r>
                <w:rPr>
                  <w:spacing w:val="-8"/>
                  <w:sz w:val="20"/>
                </w:rPr>
                <w:t xml:space="preserve"> </w:t>
              </w:r>
              <w:r>
                <w:rPr>
                  <w:spacing w:val="-2"/>
                  <w:sz w:val="20"/>
                </w:rPr>
                <w:t>al.,</w:t>
              </w:r>
              <w:r w:rsidR="0020265A">
                <w:rPr>
                  <w:spacing w:val="-2"/>
                  <w:sz w:val="20"/>
                </w:rPr>
                <w:fldChar w:fldCharType="end"/>
              </w:r>
            </w:ins>
            <w:del w:id="417" w:author="Admin" w:date="2024-01-08T17:56:00Z">
              <w:r>
                <w:fldChar w:fldCharType="begin"/>
              </w:r>
              <w:r>
                <w:delInstrText>HYPERLINK \l "_bookmark59"</w:delInstrText>
              </w:r>
              <w:r>
                <w:fldChar w:fldCharType="separate"/>
              </w:r>
              <w:r>
                <w:rPr>
                  <w:spacing w:val="-2"/>
                  <w:sz w:val="20"/>
                </w:rPr>
                <w:delText>Vayá</w:delText>
              </w:r>
              <w:r>
                <w:rPr>
                  <w:spacing w:val="-8"/>
                  <w:sz w:val="20"/>
                </w:rPr>
                <w:delText xml:space="preserve"> </w:delText>
              </w:r>
              <w:r>
                <w:rPr>
                  <w:spacing w:val="-2"/>
                  <w:sz w:val="20"/>
                </w:rPr>
                <w:delText>et</w:delText>
              </w:r>
              <w:r>
                <w:rPr>
                  <w:spacing w:val="-8"/>
                  <w:sz w:val="20"/>
                </w:rPr>
                <w:delText xml:space="preserve"> </w:delText>
              </w:r>
              <w:r>
                <w:rPr>
                  <w:spacing w:val="-2"/>
                  <w:sz w:val="20"/>
                </w:rPr>
                <w:delText>al.,</w:delText>
              </w:r>
              <w:r>
                <w:rPr>
                  <w:spacing w:val="-2"/>
                  <w:sz w:val="20"/>
                </w:rPr>
                <w:fldChar w:fldCharType="end"/>
              </w:r>
            </w:del>
            <w:r>
              <w:rPr>
                <w:spacing w:val="-9"/>
                <w:sz w:val="20"/>
              </w:rPr>
              <w:t xml:space="preserve"> </w:t>
            </w:r>
            <w:hyperlink w:anchor="_bookmark59" w:history="1">
              <w:r>
                <w:rPr>
                  <w:spacing w:val="-2"/>
                  <w:sz w:val="20"/>
                </w:rPr>
                <w:t>2021]</w:t>
              </w:r>
            </w:hyperlink>
          </w:p>
          <w:p w14:paraId="3B183F52" w14:textId="77777777" w:rsidR="00D638CA" w:rsidRDefault="00D638CA" w:rsidP="009131A9">
            <w:pPr>
              <w:pStyle w:val="TableParagraph"/>
              <w:spacing w:before="3" w:line="228" w:lineRule="auto"/>
              <w:ind w:left="122"/>
              <w:rPr>
                <w:sz w:val="20"/>
              </w:rPr>
            </w:pPr>
            <w:r>
              <w:rPr>
                <w:sz w:val="20"/>
              </w:rPr>
              <w:t xml:space="preserve">Actualmed COVID-19 chest X-rays </w:t>
            </w:r>
            <w:hyperlink w:anchor="_bookmark60" w:history="1">
              <w:r>
                <w:rPr>
                  <w:sz w:val="20"/>
                </w:rPr>
                <w:t>[Ac-</w:t>
              </w:r>
            </w:hyperlink>
            <w:r>
              <w:rPr>
                <w:sz w:val="20"/>
              </w:rPr>
              <w:t xml:space="preserve"> </w:t>
            </w:r>
            <w:hyperlink w:anchor="_bookmark60" w:history="1">
              <w:r>
                <w:rPr>
                  <w:sz w:val="20"/>
                </w:rPr>
                <w:t>tualmed et al.,</w:t>
              </w:r>
            </w:hyperlink>
            <w:r>
              <w:rPr>
                <w:sz w:val="20"/>
              </w:rPr>
              <w:t xml:space="preserve"> </w:t>
            </w:r>
            <w:hyperlink w:anchor="_bookmark60" w:history="1">
              <w:r>
                <w:rPr>
                  <w:sz w:val="20"/>
                </w:rPr>
                <w:t>2020]</w:t>
              </w:r>
            </w:hyperlink>
          </w:p>
          <w:p w14:paraId="2C4202F5" w14:textId="77777777" w:rsidR="00D638CA" w:rsidRDefault="00D638CA" w:rsidP="009131A9">
            <w:pPr>
              <w:pStyle w:val="TableParagraph"/>
              <w:spacing w:line="228" w:lineRule="auto"/>
              <w:ind w:left="122"/>
              <w:rPr>
                <w:sz w:val="20"/>
              </w:rPr>
            </w:pPr>
            <w:r>
              <w:rPr>
                <w:sz w:val="20"/>
              </w:rPr>
              <w:t>ChinaSet</w:t>
            </w:r>
            <w:r>
              <w:rPr>
                <w:spacing w:val="-4"/>
                <w:sz w:val="20"/>
              </w:rPr>
              <w:t xml:space="preserve"> </w:t>
            </w:r>
            <w:r>
              <w:rPr>
                <w:sz w:val="20"/>
              </w:rPr>
              <w:t>-</w:t>
            </w:r>
            <w:r>
              <w:rPr>
                <w:spacing w:val="-4"/>
                <w:sz w:val="20"/>
              </w:rPr>
              <w:t xml:space="preserve"> </w:t>
            </w:r>
            <w:r>
              <w:rPr>
                <w:sz w:val="20"/>
              </w:rPr>
              <w:t>The</w:t>
            </w:r>
            <w:r>
              <w:rPr>
                <w:spacing w:val="-3"/>
                <w:sz w:val="20"/>
              </w:rPr>
              <w:t xml:space="preserve"> </w:t>
            </w:r>
            <w:r>
              <w:rPr>
                <w:sz w:val="20"/>
              </w:rPr>
              <w:t>ShenzhenSet</w:t>
            </w:r>
            <w:r>
              <w:rPr>
                <w:spacing w:val="-4"/>
                <w:sz w:val="20"/>
              </w:rPr>
              <w:t xml:space="preserve"> </w:t>
            </w:r>
            <w:hyperlink w:anchor="_bookmark61" w:history="1">
              <w:r>
                <w:rPr>
                  <w:sz w:val="20"/>
                </w:rPr>
                <w:t>[Jaeger</w:t>
              </w:r>
              <w:r>
                <w:rPr>
                  <w:spacing w:val="-4"/>
                  <w:sz w:val="20"/>
                </w:rPr>
                <w:t xml:space="preserve"> </w:t>
              </w:r>
              <w:r>
                <w:rPr>
                  <w:sz w:val="20"/>
                </w:rPr>
                <w:t>et</w:t>
              </w:r>
              <w:r>
                <w:rPr>
                  <w:spacing w:val="-4"/>
                  <w:sz w:val="20"/>
                </w:rPr>
                <w:t xml:space="preserve"> </w:t>
              </w:r>
              <w:r>
                <w:rPr>
                  <w:sz w:val="20"/>
                </w:rPr>
                <w:t>al.,</w:t>
              </w:r>
            </w:hyperlink>
            <w:r>
              <w:rPr>
                <w:sz w:val="20"/>
              </w:rPr>
              <w:t xml:space="preserve"> </w:t>
            </w:r>
            <w:hyperlink w:anchor="_bookmark61" w:history="1">
              <w:r>
                <w:rPr>
                  <w:spacing w:val="-2"/>
                  <w:sz w:val="20"/>
                </w:rPr>
                <w:t>2014]</w:t>
              </w:r>
            </w:hyperlink>
          </w:p>
          <w:p w14:paraId="7B78467E" w14:textId="77777777" w:rsidR="00D638CA" w:rsidRDefault="00D638CA" w:rsidP="009131A9">
            <w:pPr>
              <w:pStyle w:val="TableParagraph"/>
              <w:spacing w:line="228" w:lineRule="auto"/>
              <w:ind w:left="122" w:right="227"/>
              <w:rPr>
                <w:sz w:val="20"/>
              </w:rPr>
            </w:pPr>
            <w:r>
              <w:rPr>
                <w:sz w:val="20"/>
              </w:rPr>
              <w:t xml:space="preserve">Montgomery </w:t>
            </w:r>
            <w:hyperlink w:anchor="_bookmark61" w:history="1">
              <w:r>
                <w:rPr>
                  <w:sz w:val="20"/>
                </w:rPr>
                <w:t>[Jaeger et al.,</w:t>
              </w:r>
            </w:hyperlink>
            <w:r>
              <w:rPr>
                <w:sz w:val="20"/>
              </w:rPr>
              <w:t xml:space="preserve"> </w:t>
            </w:r>
            <w:hyperlink w:anchor="_bookmark61" w:history="1">
              <w:r>
                <w:rPr>
                  <w:sz w:val="20"/>
                </w:rPr>
                <w:t>2014]</w:t>
              </w:r>
            </w:hyperlink>
            <w:r>
              <w:rPr>
                <w:sz w:val="20"/>
              </w:rPr>
              <w:t xml:space="preserve"> ChestX-ray8</w:t>
            </w:r>
            <w:r>
              <w:rPr>
                <w:spacing w:val="-13"/>
                <w:sz w:val="20"/>
              </w:rPr>
              <w:t xml:space="preserve"> </w:t>
            </w:r>
            <w:r>
              <w:rPr>
                <w:sz w:val="20"/>
              </w:rPr>
              <w:t>(CRX8)</w:t>
            </w:r>
            <w:r>
              <w:rPr>
                <w:spacing w:val="-12"/>
                <w:sz w:val="20"/>
              </w:rPr>
              <w:t xml:space="preserve"> </w:t>
            </w:r>
            <w:hyperlink w:anchor="_bookmark62" w:history="1">
              <w:r>
                <w:rPr>
                  <w:sz w:val="20"/>
                </w:rPr>
                <w:t>[Wang</w:t>
              </w:r>
              <w:r>
                <w:rPr>
                  <w:spacing w:val="-13"/>
                  <w:sz w:val="20"/>
                </w:rPr>
                <w:t xml:space="preserve"> </w:t>
              </w:r>
              <w:r>
                <w:rPr>
                  <w:sz w:val="20"/>
                </w:rPr>
                <w:t>et</w:t>
              </w:r>
              <w:r>
                <w:rPr>
                  <w:spacing w:val="-12"/>
                  <w:sz w:val="20"/>
                </w:rPr>
                <w:t xml:space="preserve"> </w:t>
              </w:r>
              <w:r>
                <w:rPr>
                  <w:sz w:val="20"/>
                </w:rPr>
                <w:t>al.,</w:t>
              </w:r>
            </w:hyperlink>
            <w:r>
              <w:rPr>
                <w:spacing w:val="-13"/>
                <w:sz w:val="20"/>
              </w:rPr>
              <w:t xml:space="preserve"> </w:t>
            </w:r>
            <w:hyperlink w:anchor="_bookmark62" w:history="1">
              <w:r>
                <w:rPr>
                  <w:sz w:val="20"/>
                </w:rPr>
                <w:t>2017]</w:t>
              </w:r>
            </w:hyperlink>
            <w:r>
              <w:rPr>
                <w:sz w:val="20"/>
              </w:rPr>
              <w:t xml:space="preserve"> CheXpert </w:t>
            </w:r>
            <w:hyperlink w:anchor="_bookmark63" w:history="1">
              <w:r>
                <w:rPr>
                  <w:sz w:val="20"/>
                </w:rPr>
                <w:t>[Irvin et al.,</w:t>
              </w:r>
            </w:hyperlink>
            <w:r>
              <w:rPr>
                <w:sz w:val="20"/>
              </w:rPr>
              <w:t xml:space="preserve"> </w:t>
            </w:r>
            <w:hyperlink w:anchor="_bookmark63" w:history="1">
              <w:r>
                <w:rPr>
                  <w:sz w:val="20"/>
                </w:rPr>
                <w:t>2019]</w:t>
              </w:r>
            </w:hyperlink>
          </w:p>
          <w:p w14:paraId="503559A4" w14:textId="77777777" w:rsidR="00D638CA" w:rsidRDefault="00D638CA" w:rsidP="009131A9">
            <w:pPr>
              <w:pStyle w:val="TableParagraph"/>
              <w:spacing w:line="228" w:lineRule="auto"/>
              <w:ind w:left="122" w:right="80"/>
              <w:rPr>
                <w:sz w:val="20"/>
              </w:rPr>
            </w:pPr>
            <w:r>
              <w:rPr>
                <w:sz w:val="20"/>
              </w:rPr>
              <w:t xml:space="preserve">MIMIC-CXR </w:t>
            </w:r>
            <w:hyperlink w:anchor="_bookmark64" w:history="1">
              <w:r>
                <w:rPr>
                  <w:sz w:val="20"/>
                </w:rPr>
                <w:t>[Johnson et al.,</w:t>
              </w:r>
            </w:hyperlink>
            <w:r>
              <w:rPr>
                <w:sz w:val="20"/>
              </w:rPr>
              <w:t xml:space="preserve"> </w:t>
            </w:r>
            <w:hyperlink w:anchor="_bookmark64" w:history="1">
              <w:r>
                <w:rPr>
                  <w:sz w:val="20"/>
                </w:rPr>
                <w:t>2019]</w:t>
              </w:r>
            </w:hyperlink>
            <w:r>
              <w:rPr>
                <w:sz w:val="20"/>
              </w:rPr>
              <w:t xml:space="preserve"> </w:t>
            </w:r>
            <w:r>
              <w:rPr>
                <w:spacing w:val="-4"/>
                <w:sz w:val="20"/>
              </w:rPr>
              <w:t>COVID-19</w:t>
            </w:r>
            <w:r>
              <w:rPr>
                <w:spacing w:val="-10"/>
                <w:sz w:val="20"/>
              </w:rPr>
              <w:t xml:space="preserve"> </w:t>
            </w:r>
            <w:r>
              <w:rPr>
                <w:spacing w:val="-4"/>
                <w:sz w:val="20"/>
              </w:rPr>
              <w:t>Image</w:t>
            </w:r>
            <w:r>
              <w:rPr>
                <w:spacing w:val="-10"/>
                <w:sz w:val="20"/>
              </w:rPr>
              <w:t xml:space="preserve"> </w:t>
            </w:r>
            <w:r>
              <w:rPr>
                <w:spacing w:val="-4"/>
                <w:sz w:val="20"/>
              </w:rPr>
              <w:t>Data</w:t>
            </w:r>
            <w:r>
              <w:rPr>
                <w:spacing w:val="-10"/>
                <w:sz w:val="20"/>
              </w:rPr>
              <w:t xml:space="preserve"> </w:t>
            </w:r>
            <w:r>
              <w:rPr>
                <w:spacing w:val="-4"/>
                <w:sz w:val="20"/>
              </w:rPr>
              <w:t>Collection</w:t>
            </w:r>
            <w:r>
              <w:rPr>
                <w:spacing w:val="-10"/>
                <w:sz w:val="20"/>
              </w:rPr>
              <w:t xml:space="preserve"> </w:t>
            </w:r>
            <w:r>
              <w:rPr>
                <w:spacing w:val="-4"/>
                <w:sz w:val="20"/>
              </w:rPr>
              <w:t>[P</w:t>
            </w:r>
            <w:hyperlink w:anchor="_bookmark57" w:history="1">
              <w:r>
                <w:rPr>
                  <w:spacing w:val="-4"/>
                  <w:sz w:val="20"/>
                </w:rPr>
                <w:t>aul</w:t>
              </w:r>
              <w:r>
                <w:rPr>
                  <w:spacing w:val="-10"/>
                  <w:sz w:val="20"/>
                </w:rPr>
                <w:t xml:space="preserve"> </w:t>
              </w:r>
              <w:r>
                <w:rPr>
                  <w:spacing w:val="-4"/>
                  <w:sz w:val="20"/>
                </w:rPr>
                <w:t>Co-</w:t>
              </w:r>
            </w:hyperlink>
            <w:r>
              <w:rPr>
                <w:spacing w:val="-4"/>
                <w:sz w:val="20"/>
              </w:rPr>
              <w:t xml:space="preserve"> </w:t>
            </w:r>
            <w:hyperlink w:anchor="_bookmark57" w:history="1">
              <w:r>
                <w:rPr>
                  <w:sz w:val="20"/>
                </w:rPr>
                <w:t>hen et al.,</w:t>
              </w:r>
            </w:hyperlink>
            <w:r>
              <w:rPr>
                <w:sz w:val="20"/>
              </w:rPr>
              <w:t xml:space="preserve"> </w:t>
            </w:r>
            <w:hyperlink w:anchor="_bookmark57" w:history="1">
              <w:r>
                <w:rPr>
                  <w:sz w:val="20"/>
                </w:rPr>
                <w:t>2020]</w:t>
              </w:r>
            </w:hyperlink>
          </w:p>
          <w:p w14:paraId="29BCCAD0" w14:textId="77777777" w:rsidR="00D638CA" w:rsidRDefault="00D638CA" w:rsidP="009131A9">
            <w:pPr>
              <w:pStyle w:val="TableParagraph"/>
              <w:spacing w:before="206"/>
              <w:ind w:left="122"/>
              <w:rPr>
                <w:sz w:val="20"/>
              </w:rPr>
            </w:pPr>
            <w:r>
              <w:rPr>
                <w:sz w:val="20"/>
              </w:rPr>
              <w:t>Kermany</w:t>
            </w:r>
            <w:r>
              <w:rPr>
                <w:spacing w:val="-8"/>
                <w:sz w:val="20"/>
              </w:rPr>
              <w:t xml:space="preserve"> </w:t>
            </w:r>
            <w:r>
              <w:rPr>
                <w:sz w:val="20"/>
              </w:rPr>
              <w:t>et</w:t>
            </w:r>
            <w:r>
              <w:rPr>
                <w:spacing w:val="-7"/>
                <w:sz w:val="20"/>
              </w:rPr>
              <w:t xml:space="preserve"> </w:t>
            </w:r>
            <w:r>
              <w:rPr>
                <w:sz w:val="20"/>
              </w:rPr>
              <w:t>al.</w:t>
            </w:r>
            <w:r>
              <w:rPr>
                <w:spacing w:val="3"/>
                <w:sz w:val="20"/>
              </w:rPr>
              <w:t xml:space="preserve"> </w:t>
            </w:r>
            <w:hyperlink w:anchor="_bookmark65" w:history="1">
              <w:r>
                <w:rPr>
                  <w:sz w:val="20"/>
                </w:rPr>
                <w:t>[Kermany</w:t>
              </w:r>
              <w:r>
                <w:rPr>
                  <w:spacing w:val="-7"/>
                  <w:sz w:val="20"/>
                </w:rPr>
                <w:t xml:space="preserve"> </w:t>
              </w:r>
              <w:r>
                <w:rPr>
                  <w:sz w:val="20"/>
                </w:rPr>
                <w:t>et</w:t>
              </w:r>
              <w:r>
                <w:rPr>
                  <w:spacing w:val="-7"/>
                  <w:sz w:val="20"/>
                </w:rPr>
                <w:t xml:space="preserve"> </w:t>
              </w:r>
              <w:r>
                <w:rPr>
                  <w:sz w:val="20"/>
                </w:rPr>
                <w:t>al.,</w:t>
              </w:r>
            </w:hyperlink>
            <w:r>
              <w:rPr>
                <w:spacing w:val="-7"/>
                <w:sz w:val="20"/>
              </w:rPr>
              <w:t xml:space="preserve"> </w:t>
            </w:r>
            <w:hyperlink w:anchor="_bookmark65" w:history="1">
              <w:r>
                <w:rPr>
                  <w:spacing w:val="-4"/>
                  <w:sz w:val="20"/>
                </w:rPr>
                <w:t>2018]</w:t>
              </w:r>
            </w:hyperlink>
          </w:p>
          <w:p w14:paraId="4ABD460F" w14:textId="77777777" w:rsidR="00D638CA" w:rsidRDefault="00D638CA" w:rsidP="009131A9">
            <w:pPr>
              <w:pStyle w:val="TableParagraph"/>
              <w:rPr>
                <w:sz w:val="24"/>
              </w:rPr>
            </w:pPr>
          </w:p>
          <w:p w14:paraId="5A3585A3" w14:textId="77777777" w:rsidR="00D638CA" w:rsidRDefault="00D638CA" w:rsidP="009131A9">
            <w:pPr>
              <w:pStyle w:val="TableParagraph"/>
              <w:spacing w:before="8"/>
              <w:rPr>
                <w:sz w:val="32"/>
              </w:rPr>
            </w:pPr>
          </w:p>
          <w:p w14:paraId="5254B666" w14:textId="77777777" w:rsidR="00D638CA" w:rsidRDefault="00D638CA" w:rsidP="009131A9">
            <w:pPr>
              <w:pStyle w:val="TableParagraph"/>
              <w:spacing w:line="228" w:lineRule="auto"/>
              <w:ind w:left="122"/>
              <w:rPr>
                <w:sz w:val="20"/>
              </w:rPr>
            </w:pPr>
            <w:r>
              <w:rPr>
                <w:sz w:val="20"/>
              </w:rPr>
              <w:t>RSNA,</w:t>
            </w:r>
            <w:r>
              <w:rPr>
                <w:spacing w:val="38"/>
                <w:sz w:val="20"/>
              </w:rPr>
              <w:t xml:space="preserve"> </w:t>
            </w:r>
            <w:r>
              <w:rPr>
                <w:sz w:val="20"/>
              </w:rPr>
              <w:t>Radiopedia</w:t>
            </w:r>
            <w:r>
              <w:rPr>
                <w:spacing w:val="38"/>
                <w:sz w:val="20"/>
              </w:rPr>
              <w:t xml:space="preserve"> </w:t>
            </w:r>
            <w:r>
              <w:rPr>
                <w:sz w:val="20"/>
              </w:rPr>
              <w:t>and</w:t>
            </w:r>
            <w:r>
              <w:rPr>
                <w:spacing w:val="38"/>
                <w:sz w:val="20"/>
              </w:rPr>
              <w:t xml:space="preserve"> </w:t>
            </w:r>
            <w:r>
              <w:rPr>
                <w:sz w:val="20"/>
              </w:rPr>
              <w:t>SIRM</w:t>
            </w:r>
            <w:r>
              <w:rPr>
                <w:spacing w:val="38"/>
                <w:sz w:val="20"/>
              </w:rPr>
              <w:t xml:space="preserve"> </w:t>
            </w:r>
            <w:hyperlink w:anchor="_bookmark66" w:history="1">
              <w:r>
                <w:rPr>
                  <w:sz w:val="20"/>
                </w:rPr>
                <w:t>[Dadario,</w:t>
              </w:r>
            </w:hyperlink>
            <w:r>
              <w:rPr>
                <w:sz w:val="20"/>
              </w:rPr>
              <w:t xml:space="preserve"> </w:t>
            </w:r>
            <w:hyperlink w:anchor="_bookmark66" w:history="1">
              <w:r>
                <w:rPr>
                  <w:spacing w:val="-2"/>
                  <w:sz w:val="20"/>
                </w:rPr>
                <w:t>2020]</w:t>
              </w:r>
            </w:hyperlink>
          </w:p>
          <w:p w14:paraId="16E64E62" w14:textId="77777777" w:rsidR="00D638CA" w:rsidRDefault="00D638CA" w:rsidP="009131A9">
            <w:pPr>
              <w:pStyle w:val="TableParagraph"/>
              <w:spacing w:line="220" w:lineRule="exact"/>
              <w:ind w:left="122"/>
              <w:rPr>
                <w:sz w:val="20"/>
              </w:rPr>
            </w:pPr>
            <w:r>
              <w:rPr>
                <w:sz w:val="20"/>
              </w:rPr>
              <w:t>RYDLS-20</w:t>
            </w:r>
            <w:r>
              <w:rPr>
                <w:spacing w:val="-10"/>
                <w:sz w:val="20"/>
              </w:rPr>
              <w:t xml:space="preserve"> </w:t>
            </w:r>
            <w:hyperlink w:anchor="_bookmark44" w:history="1">
              <w:r>
                <w:rPr>
                  <w:sz w:val="20"/>
                </w:rPr>
                <w:t>[Pereira</w:t>
              </w:r>
              <w:r>
                <w:rPr>
                  <w:spacing w:val="-9"/>
                  <w:sz w:val="20"/>
                </w:rPr>
                <w:t xml:space="preserve"> </w:t>
              </w:r>
              <w:r>
                <w:rPr>
                  <w:sz w:val="20"/>
                </w:rPr>
                <w:t>et</w:t>
              </w:r>
              <w:r>
                <w:rPr>
                  <w:spacing w:val="-9"/>
                  <w:sz w:val="20"/>
                </w:rPr>
                <w:t xml:space="preserve"> </w:t>
              </w:r>
              <w:r>
                <w:rPr>
                  <w:sz w:val="20"/>
                </w:rPr>
                <w:t>al.,</w:t>
              </w:r>
            </w:hyperlink>
            <w:r>
              <w:rPr>
                <w:spacing w:val="-9"/>
                <w:sz w:val="20"/>
              </w:rPr>
              <w:t xml:space="preserve"> </w:t>
            </w:r>
            <w:hyperlink w:anchor="_bookmark44" w:history="1">
              <w:r>
                <w:rPr>
                  <w:spacing w:val="-2"/>
                  <w:sz w:val="20"/>
                </w:rPr>
                <w:t>2020]</w:t>
              </w:r>
            </w:hyperlink>
          </w:p>
          <w:p w14:paraId="1C59CB96" w14:textId="77777777" w:rsidR="00D638CA" w:rsidRDefault="00D638CA" w:rsidP="009131A9">
            <w:pPr>
              <w:pStyle w:val="TableParagraph"/>
              <w:rPr>
                <w:sz w:val="24"/>
              </w:rPr>
            </w:pPr>
          </w:p>
          <w:p w14:paraId="3BE405FF" w14:textId="77777777" w:rsidR="00D638CA" w:rsidRDefault="00D638CA" w:rsidP="009131A9">
            <w:pPr>
              <w:pStyle w:val="TableParagraph"/>
              <w:rPr>
                <w:sz w:val="24"/>
              </w:rPr>
            </w:pPr>
          </w:p>
          <w:p w14:paraId="35C6CC92" w14:textId="77777777" w:rsidR="00D638CA" w:rsidRDefault="00D638CA" w:rsidP="009131A9">
            <w:pPr>
              <w:pStyle w:val="TableParagraph"/>
              <w:spacing w:before="8"/>
              <w:rPr>
                <w:sz w:val="27"/>
              </w:rPr>
            </w:pPr>
          </w:p>
          <w:p w14:paraId="26A2DB13" w14:textId="77777777" w:rsidR="00D638CA" w:rsidRDefault="00D638CA" w:rsidP="009131A9">
            <w:pPr>
              <w:pStyle w:val="TableParagraph"/>
              <w:spacing w:line="228" w:lineRule="auto"/>
              <w:ind w:left="122"/>
              <w:rPr>
                <w:sz w:val="20"/>
              </w:rPr>
            </w:pPr>
            <w:r>
              <w:rPr>
                <w:sz w:val="20"/>
              </w:rPr>
              <w:t xml:space="preserve">COVID-19 Radiography Database (Qatar university) </w:t>
            </w:r>
            <w:hyperlink w:anchor="_bookmark67" w:history="1">
              <w:r>
                <w:rPr>
                  <w:sz w:val="20"/>
                </w:rPr>
                <w:t>[Rahman et al.,</w:t>
              </w:r>
            </w:hyperlink>
            <w:r>
              <w:rPr>
                <w:sz w:val="20"/>
              </w:rPr>
              <w:t xml:space="preserve"> </w:t>
            </w:r>
            <w:hyperlink w:anchor="_bookmark67" w:history="1">
              <w:r>
                <w:rPr>
                  <w:sz w:val="20"/>
                </w:rPr>
                <w:t>2020]</w:t>
              </w:r>
            </w:hyperlink>
          </w:p>
          <w:p w14:paraId="50BB402B" w14:textId="77777777" w:rsidR="00D638CA" w:rsidRDefault="00D638CA" w:rsidP="009131A9">
            <w:pPr>
              <w:pStyle w:val="TableParagraph"/>
              <w:rPr>
                <w:sz w:val="24"/>
              </w:rPr>
            </w:pPr>
          </w:p>
          <w:p w14:paraId="3A998A69" w14:textId="77777777" w:rsidR="00D638CA" w:rsidRDefault="00D638CA" w:rsidP="009131A9">
            <w:pPr>
              <w:pStyle w:val="TableParagraph"/>
              <w:spacing w:before="150"/>
              <w:ind w:left="122"/>
              <w:rPr>
                <w:sz w:val="20"/>
              </w:rPr>
            </w:pPr>
            <w:r>
              <w:rPr>
                <w:sz w:val="20"/>
              </w:rPr>
              <w:t>NIH</w:t>
            </w:r>
            <w:r>
              <w:rPr>
                <w:spacing w:val="-8"/>
                <w:sz w:val="20"/>
              </w:rPr>
              <w:t xml:space="preserve"> </w:t>
            </w:r>
            <w:r>
              <w:rPr>
                <w:sz w:val="20"/>
              </w:rPr>
              <w:t>Chest</w:t>
            </w:r>
            <w:r>
              <w:rPr>
                <w:spacing w:val="-7"/>
                <w:sz w:val="20"/>
              </w:rPr>
              <w:t xml:space="preserve"> </w:t>
            </w:r>
            <w:r>
              <w:rPr>
                <w:sz w:val="20"/>
              </w:rPr>
              <w:t>X-ray</w:t>
            </w:r>
            <w:r>
              <w:rPr>
                <w:spacing w:val="-8"/>
                <w:sz w:val="20"/>
              </w:rPr>
              <w:t xml:space="preserve"> </w:t>
            </w:r>
            <w:hyperlink w:anchor="_bookmark62" w:history="1">
              <w:r>
                <w:rPr>
                  <w:sz w:val="20"/>
                </w:rPr>
                <w:t>[Wang</w:t>
              </w:r>
              <w:r>
                <w:rPr>
                  <w:spacing w:val="-7"/>
                  <w:sz w:val="20"/>
                </w:rPr>
                <w:t xml:space="preserve"> </w:t>
              </w:r>
              <w:r>
                <w:rPr>
                  <w:sz w:val="20"/>
                </w:rPr>
                <w:t>et</w:t>
              </w:r>
              <w:r>
                <w:rPr>
                  <w:spacing w:val="-7"/>
                  <w:sz w:val="20"/>
                </w:rPr>
                <w:t xml:space="preserve"> </w:t>
              </w:r>
              <w:r>
                <w:rPr>
                  <w:sz w:val="20"/>
                </w:rPr>
                <w:t>al.,</w:t>
              </w:r>
            </w:hyperlink>
            <w:r>
              <w:rPr>
                <w:spacing w:val="-8"/>
                <w:sz w:val="20"/>
              </w:rPr>
              <w:t xml:space="preserve"> </w:t>
            </w:r>
            <w:hyperlink w:anchor="_bookmark62" w:history="1">
              <w:r>
                <w:rPr>
                  <w:spacing w:val="-2"/>
                  <w:sz w:val="20"/>
                </w:rPr>
                <w:t>2017]</w:t>
              </w:r>
            </w:hyperlink>
          </w:p>
          <w:p w14:paraId="2F5FC15A" w14:textId="77777777" w:rsidR="00D638CA" w:rsidRDefault="00D638CA" w:rsidP="009131A9">
            <w:pPr>
              <w:pStyle w:val="TableParagraph"/>
              <w:rPr>
                <w:sz w:val="24"/>
              </w:rPr>
            </w:pPr>
          </w:p>
          <w:p w14:paraId="0789600F" w14:textId="77777777" w:rsidR="00D638CA" w:rsidRDefault="00D638CA" w:rsidP="009131A9">
            <w:pPr>
              <w:pStyle w:val="TableParagraph"/>
              <w:spacing w:before="8"/>
              <w:rPr>
                <w:sz w:val="32"/>
              </w:rPr>
            </w:pPr>
          </w:p>
          <w:p w14:paraId="3C36C211" w14:textId="77777777" w:rsidR="00D638CA" w:rsidRDefault="00D638CA" w:rsidP="009131A9">
            <w:pPr>
              <w:pStyle w:val="TableParagraph"/>
              <w:spacing w:before="1" w:line="228" w:lineRule="auto"/>
              <w:ind w:left="122"/>
              <w:rPr>
                <w:sz w:val="20"/>
              </w:rPr>
            </w:pPr>
            <w:r>
              <w:rPr>
                <w:sz w:val="20"/>
              </w:rPr>
              <w:t>Chest</w:t>
            </w:r>
            <w:r>
              <w:rPr>
                <w:spacing w:val="-8"/>
                <w:sz w:val="20"/>
              </w:rPr>
              <w:t xml:space="preserve"> </w:t>
            </w:r>
            <w:r>
              <w:rPr>
                <w:sz w:val="20"/>
              </w:rPr>
              <w:t>X-ray</w:t>
            </w:r>
            <w:r>
              <w:rPr>
                <w:spacing w:val="-8"/>
                <w:sz w:val="20"/>
              </w:rPr>
              <w:t xml:space="preserve"> </w:t>
            </w:r>
            <w:r>
              <w:rPr>
                <w:sz w:val="20"/>
              </w:rPr>
              <w:t>Images</w:t>
            </w:r>
            <w:r>
              <w:rPr>
                <w:spacing w:val="-8"/>
                <w:sz w:val="20"/>
              </w:rPr>
              <w:t xml:space="preserve"> </w:t>
            </w:r>
            <w:r>
              <w:rPr>
                <w:sz w:val="20"/>
              </w:rPr>
              <w:t>(Pneumonia)</w:t>
            </w:r>
            <w:r>
              <w:rPr>
                <w:spacing w:val="-8"/>
                <w:sz w:val="20"/>
              </w:rPr>
              <w:t xml:space="preserve"> </w:t>
            </w:r>
            <w:hyperlink w:anchor="_bookmark68" w:history="1">
              <w:r>
                <w:rPr>
                  <w:sz w:val="20"/>
                </w:rPr>
                <w:t>Mooney</w:t>
              </w:r>
            </w:hyperlink>
            <w:r>
              <w:rPr>
                <w:sz w:val="20"/>
              </w:rPr>
              <w:t xml:space="preserve"> </w:t>
            </w:r>
            <w:hyperlink w:anchor="_bookmark68" w:history="1">
              <w:r>
                <w:rPr>
                  <w:spacing w:val="-2"/>
                  <w:sz w:val="20"/>
                </w:rPr>
                <w:t>[2018]</w:t>
              </w:r>
            </w:hyperlink>
          </w:p>
          <w:p w14:paraId="1BBFDCDF" w14:textId="77777777" w:rsidR="00D638CA" w:rsidRDefault="00D638CA" w:rsidP="009131A9">
            <w:pPr>
              <w:pStyle w:val="TableParagraph"/>
              <w:spacing w:line="228" w:lineRule="auto"/>
              <w:ind w:left="122"/>
              <w:rPr>
                <w:sz w:val="20"/>
              </w:rPr>
            </w:pPr>
            <w:r>
              <w:rPr>
                <w:sz w:val="20"/>
              </w:rPr>
              <w:t>COVID-19</w:t>
            </w:r>
            <w:r>
              <w:rPr>
                <w:spacing w:val="-2"/>
                <w:sz w:val="20"/>
              </w:rPr>
              <w:t xml:space="preserve"> </w:t>
            </w:r>
            <w:r>
              <w:rPr>
                <w:sz w:val="20"/>
              </w:rPr>
              <w:t>dataset</w:t>
            </w:r>
            <w:r>
              <w:rPr>
                <w:spacing w:val="-2"/>
                <w:sz w:val="20"/>
              </w:rPr>
              <w:t xml:space="preserve"> </w:t>
            </w:r>
            <w:hyperlink w:anchor="_bookmark69" w:history="1">
              <w:r>
                <w:rPr>
                  <w:sz w:val="20"/>
                </w:rPr>
                <w:t>[Societa</w:t>
              </w:r>
              <w:r>
                <w:rPr>
                  <w:spacing w:val="-2"/>
                  <w:sz w:val="20"/>
                </w:rPr>
                <w:t xml:space="preserve"> </w:t>
              </w:r>
              <w:r>
                <w:rPr>
                  <w:sz w:val="20"/>
                </w:rPr>
                <w:t>Italiana</w:t>
              </w:r>
              <w:r>
                <w:rPr>
                  <w:spacing w:val="-2"/>
                  <w:sz w:val="20"/>
                </w:rPr>
                <w:t xml:space="preserve"> </w:t>
              </w:r>
              <w:r>
                <w:rPr>
                  <w:sz w:val="20"/>
                </w:rPr>
                <w:t>di</w:t>
              </w:r>
              <w:r>
                <w:rPr>
                  <w:spacing w:val="-2"/>
                  <w:sz w:val="20"/>
                </w:rPr>
                <w:t xml:space="preserve"> </w:t>
              </w:r>
              <w:r>
                <w:rPr>
                  <w:sz w:val="20"/>
                </w:rPr>
                <w:t>Ra-</w:t>
              </w:r>
            </w:hyperlink>
            <w:r>
              <w:rPr>
                <w:sz w:val="20"/>
              </w:rPr>
              <w:t xml:space="preserve"> </w:t>
            </w:r>
            <w:hyperlink w:anchor="_bookmark69" w:history="1">
              <w:r>
                <w:rPr>
                  <w:sz w:val="20"/>
                </w:rPr>
                <w:t>diologia Medica e Interventistica,</w:t>
              </w:r>
            </w:hyperlink>
            <w:r>
              <w:rPr>
                <w:sz w:val="20"/>
              </w:rPr>
              <w:t xml:space="preserve"> </w:t>
            </w:r>
            <w:hyperlink w:anchor="_bookmark69" w:history="1">
              <w:r>
                <w:rPr>
                  <w:sz w:val="20"/>
                </w:rPr>
                <w:t>2020]</w:t>
              </w:r>
            </w:hyperlink>
            <w:r>
              <w:rPr>
                <w:sz w:val="20"/>
              </w:rPr>
              <w:t xml:space="preserve"> CHUAC dataset </w:t>
            </w:r>
            <w:hyperlink w:anchor="_bookmark70" w:history="1">
              <w:r>
                <w:rPr>
                  <w:sz w:val="20"/>
                </w:rPr>
                <w:t>[De Moura et al.,</w:t>
              </w:r>
            </w:hyperlink>
            <w:r>
              <w:rPr>
                <w:sz w:val="20"/>
              </w:rPr>
              <w:t xml:space="preserve"> </w:t>
            </w:r>
            <w:hyperlink w:anchor="_bookmark70" w:history="1">
              <w:r>
                <w:rPr>
                  <w:sz w:val="20"/>
                </w:rPr>
                <w:t>2020]</w:t>
              </w:r>
            </w:hyperlink>
          </w:p>
          <w:p w14:paraId="2A89108F" w14:textId="77777777" w:rsidR="00D638CA" w:rsidRDefault="00D638CA" w:rsidP="009131A9">
            <w:pPr>
              <w:pStyle w:val="TableParagraph"/>
              <w:spacing w:before="207"/>
              <w:ind w:left="122"/>
              <w:rPr>
                <w:sz w:val="20"/>
              </w:rPr>
            </w:pPr>
            <w:r>
              <w:rPr>
                <w:sz w:val="20"/>
              </w:rPr>
              <w:t>COVID-19</w:t>
            </w:r>
            <w:r>
              <w:rPr>
                <w:spacing w:val="-9"/>
                <w:sz w:val="20"/>
              </w:rPr>
              <w:t xml:space="preserve"> </w:t>
            </w:r>
            <w:r>
              <w:rPr>
                <w:sz w:val="20"/>
              </w:rPr>
              <w:t>X</w:t>
            </w:r>
            <w:r>
              <w:rPr>
                <w:spacing w:val="-9"/>
                <w:sz w:val="20"/>
              </w:rPr>
              <w:t xml:space="preserve"> </w:t>
            </w:r>
            <w:r>
              <w:rPr>
                <w:sz w:val="20"/>
              </w:rPr>
              <w:t>rays</w:t>
            </w:r>
            <w:r>
              <w:rPr>
                <w:spacing w:val="-9"/>
                <w:sz w:val="20"/>
              </w:rPr>
              <w:t xml:space="preserve"> </w:t>
            </w:r>
            <w:hyperlink w:anchor="_bookmark66" w:history="1">
              <w:r>
                <w:rPr>
                  <w:sz w:val="20"/>
                </w:rPr>
                <w:t>[Dadario,</w:t>
              </w:r>
            </w:hyperlink>
            <w:r>
              <w:rPr>
                <w:spacing w:val="-9"/>
                <w:sz w:val="20"/>
              </w:rPr>
              <w:t xml:space="preserve"> </w:t>
            </w:r>
            <w:hyperlink w:anchor="_bookmark66" w:history="1">
              <w:r>
                <w:rPr>
                  <w:spacing w:val="-2"/>
                  <w:sz w:val="20"/>
                </w:rPr>
                <w:t>2020]</w:t>
              </w:r>
            </w:hyperlink>
          </w:p>
        </w:tc>
        <w:tc>
          <w:tcPr>
            <w:tcW w:w="1268" w:type="dxa"/>
          </w:tcPr>
          <w:p w14:paraId="674D049B" w14:textId="77777777" w:rsidR="00D638CA" w:rsidRDefault="00D638CA" w:rsidP="009131A9">
            <w:pPr>
              <w:pStyle w:val="TableParagraph"/>
              <w:spacing w:line="189" w:lineRule="exact"/>
              <w:ind w:left="121"/>
              <w:rPr>
                <w:sz w:val="20"/>
              </w:rPr>
            </w:pPr>
            <w:r>
              <w:rPr>
                <w:spacing w:val="-2"/>
                <w:sz w:val="20"/>
              </w:rPr>
              <w:t>5,560</w:t>
            </w:r>
          </w:p>
          <w:p w14:paraId="10B6932A" w14:textId="77777777" w:rsidR="00D638CA" w:rsidRDefault="00D638CA" w:rsidP="009131A9">
            <w:pPr>
              <w:pStyle w:val="TableParagraph"/>
              <w:spacing w:line="218" w:lineRule="exact"/>
              <w:ind w:left="121"/>
              <w:rPr>
                <w:sz w:val="20"/>
              </w:rPr>
            </w:pPr>
            <w:r>
              <w:rPr>
                <w:spacing w:val="-2"/>
                <w:sz w:val="20"/>
              </w:rPr>
              <w:t>3,013</w:t>
            </w:r>
          </w:p>
          <w:p w14:paraId="47387877" w14:textId="77777777" w:rsidR="00D638CA" w:rsidRDefault="00D638CA" w:rsidP="009131A9">
            <w:pPr>
              <w:pStyle w:val="TableParagraph"/>
              <w:spacing w:line="224" w:lineRule="exact"/>
              <w:ind w:left="121"/>
              <w:rPr>
                <w:sz w:val="20"/>
              </w:rPr>
            </w:pPr>
            <w:r>
              <w:rPr>
                <w:spacing w:val="-5"/>
                <w:sz w:val="20"/>
              </w:rPr>
              <w:t>188</w:t>
            </w:r>
          </w:p>
          <w:p w14:paraId="5C724EA3" w14:textId="77777777" w:rsidR="00D638CA" w:rsidRDefault="00D638CA" w:rsidP="009131A9">
            <w:pPr>
              <w:pStyle w:val="TableParagraph"/>
              <w:spacing w:before="206"/>
              <w:ind w:left="121"/>
              <w:rPr>
                <w:sz w:val="20"/>
              </w:rPr>
            </w:pPr>
            <w:r>
              <w:rPr>
                <w:spacing w:val="-5"/>
                <w:sz w:val="20"/>
              </w:rPr>
              <w:t>662</w:t>
            </w:r>
          </w:p>
          <w:p w14:paraId="283FA227" w14:textId="77777777" w:rsidR="00D638CA" w:rsidRDefault="00D638CA" w:rsidP="009131A9">
            <w:pPr>
              <w:pStyle w:val="TableParagraph"/>
              <w:spacing w:before="206" w:line="224" w:lineRule="exact"/>
              <w:ind w:left="121"/>
              <w:rPr>
                <w:sz w:val="20"/>
              </w:rPr>
            </w:pPr>
            <w:r>
              <w:rPr>
                <w:spacing w:val="-5"/>
                <w:sz w:val="20"/>
              </w:rPr>
              <w:t>138</w:t>
            </w:r>
          </w:p>
          <w:p w14:paraId="2C3C6AF7" w14:textId="77777777" w:rsidR="00D638CA" w:rsidRDefault="00D638CA" w:rsidP="009131A9">
            <w:pPr>
              <w:pStyle w:val="TableParagraph"/>
              <w:spacing w:line="218" w:lineRule="exact"/>
              <w:ind w:left="121"/>
              <w:rPr>
                <w:sz w:val="20"/>
              </w:rPr>
            </w:pPr>
            <w:r>
              <w:rPr>
                <w:spacing w:val="-2"/>
                <w:sz w:val="20"/>
              </w:rPr>
              <w:t>61,790</w:t>
            </w:r>
          </w:p>
          <w:p w14:paraId="24E0536F" w14:textId="77777777" w:rsidR="00D638CA" w:rsidRDefault="00D638CA" w:rsidP="009131A9">
            <w:pPr>
              <w:pStyle w:val="TableParagraph"/>
              <w:spacing w:line="218" w:lineRule="exact"/>
              <w:ind w:left="121"/>
              <w:rPr>
                <w:sz w:val="20"/>
              </w:rPr>
            </w:pPr>
            <w:r>
              <w:rPr>
                <w:spacing w:val="-2"/>
                <w:sz w:val="20"/>
              </w:rPr>
              <w:t>4,623</w:t>
            </w:r>
          </w:p>
          <w:p w14:paraId="4CED8AA9" w14:textId="77777777" w:rsidR="00D638CA" w:rsidRDefault="00D638CA" w:rsidP="009131A9">
            <w:pPr>
              <w:pStyle w:val="TableParagraph"/>
              <w:spacing w:line="218" w:lineRule="exact"/>
              <w:ind w:left="121"/>
              <w:rPr>
                <w:sz w:val="20"/>
              </w:rPr>
            </w:pPr>
            <w:r>
              <w:rPr>
                <w:spacing w:val="-2"/>
                <w:sz w:val="20"/>
              </w:rPr>
              <w:t>16,399</w:t>
            </w:r>
          </w:p>
          <w:p w14:paraId="4FED5E38" w14:textId="77777777" w:rsidR="00D638CA" w:rsidRDefault="00D638CA" w:rsidP="009131A9">
            <w:pPr>
              <w:pStyle w:val="TableParagraph"/>
              <w:spacing w:line="224" w:lineRule="exact"/>
              <w:ind w:left="121"/>
              <w:rPr>
                <w:sz w:val="20"/>
              </w:rPr>
            </w:pPr>
            <w:r>
              <w:rPr>
                <w:spacing w:val="-5"/>
                <w:sz w:val="20"/>
              </w:rPr>
              <w:t>481</w:t>
            </w:r>
          </w:p>
          <w:p w14:paraId="6044689A" w14:textId="77777777" w:rsidR="00D638CA" w:rsidRDefault="00D638CA" w:rsidP="009131A9">
            <w:pPr>
              <w:pStyle w:val="TableParagraph"/>
              <w:rPr>
                <w:sz w:val="24"/>
              </w:rPr>
            </w:pPr>
          </w:p>
          <w:p w14:paraId="3B6DC91E" w14:textId="77777777" w:rsidR="00D638CA" w:rsidRDefault="00D638CA" w:rsidP="009131A9">
            <w:pPr>
              <w:pStyle w:val="TableParagraph"/>
              <w:spacing w:before="149"/>
              <w:ind w:left="121"/>
              <w:rPr>
                <w:sz w:val="20"/>
              </w:rPr>
            </w:pPr>
            <w:r>
              <w:rPr>
                <w:spacing w:val="-2"/>
                <w:sz w:val="20"/>
              </w:rPr>
              <w:t>5,840</w:t>
            </w:r>
          </w:p>
          <w:p w14:paraId="7DC95052" w14:textId="77777777" w:rsidR="00D638CA" w:rsidRDefault="00D638CA" w:rsidP="009131A9">
            <w:pPr>
              <w:pStyle w:val="TableParagraph"/>
              <w:rPr>
                <w:sz w:val="24"/>
              </w:rPr>
            </w:pPr>
          </w:p>
          <w:p w14:paraId="2F1B647C" w14:textId="77777777" w:rsidR="00D638CA" w:rsidRDefault="00D638CA" w:rsidP="009131A9">
            <w:pPr>
              <w:pStyle w:val="TableParagraph"/>
              <w:spacing w:before="10"/>
              <w:rPr>
                <w:sz w:val="31"/>
              </w:rPr>
            </w:pPr>
          </w:p>
          <w:p w14:paraId="48EAA4EA" w14:textId="77777777" w:rsidR="00D638CA" w:rsidRDefault="00D638CA" w:rsidP="009131A9">
            <w:pPr>
              <w:pStyle w:val="TableParagraph"/>
              <w:ind w:left="121"/>
              <w:rPr>
                <w:sz w:val="20"/>
              </w:rPr>
            </w:pPr>
            <w:r>
              <w:rPr>
                <w:spacing w:val="-5"/>
                <w:sz w:val="20"/>
              </w:rPr>
              <w:t>73</w:t>
            </w:r>
          </w:p>
          <w:p w14:paraId="6CC583DD" w14:textId="77777777" w:rsidR="00D638CA" w:rsidRDefault="00D638CA" w:rsidP="009131A9">
            <w:pPr>
              <w:pStyle w:val="TableParagraph"/>
              <w:spacing w:before="207"/>
              <w:ind w:left="121"/>
              <w:rPr>
                <w:sz w:val="20"/>
              </w:rPr>
            </w:pPr>
            <w:r>
              <w:rPr>
                <w:spacing w:val="-2"/>
                <w:sz w:val="20"/>
              </w:rPr>
              <w:t>1,144</w:t>
            </w:r>
          </w:p>
          <w:p w14:paraId="7060B3D6" w14:textId="77777777" w:rsidR="00D638CA" w:rsidRDefault="00D638CA" w:rsidP="009131A9">
            <w:pPr>
              <w:pStyle w:val="TableParagraph"/>
              <w:rPr>
                <w:sz w:val="24"/>
              </w:rPr>
            </w:pPr>
          </w:p>
          <w:p w14:paraId="48E01100" w14:textId="77777777" w:rsidR="00D638CA" w:rsidRDefault="00D638CA" w:rsidP="009131A9">
            <w:pPr>
              <w:pStyle w:val="TableParagraph"/>
              <w:rPr>
                <w:sz w:val="24"/>
              </w:rPr>
            </w:pPr>
          </w:p>
          <w:p w14:paraId="56F91B5E" w14:textId="77777777" w:rsidR="00D638CA" w:rsidRDefault="00D638CA" w:rsidP="009131A9">
            <w:pPr>
              <w:pStyle w:val="TableParagraph"/>
              <w:spacing w:before="10"/>
              <w:rPr>
                <w:sz w:val="26"/>
              </w:rPr>
            </w:pPr>
          </w:p>
          <w:p w14:paraId="2D9BD458" w14:textId="77777777" w:rsidR="00D638CA" w:rsidRDefault="00D638CA" w:rsidP="009131A9">
            <w:pPr>
              <w:pStyle w:val="TableParagraph"/>
              <w:ind w:left="121"/>
              <w:rPr>
                <w:sz w:val="20"/>
              </w:rPr>
            </w:pPr>
            <w:r>
              <w:rPr>
                <w:spacing w:val="-2"/>
                <w:sz w:val="20"/>
              </w:rPr>
              <w:t>21,165</w:t>
            </w:r>
          </w:p>
          <w:p w14:paraId="4E2DFCB9" w14:textId="77777777" w:rsidR="00D638CA" w:rsidRDefault="00D638CA" w:rsidP="009131A9">
            <w:pPr>
              <w:pStyle w:val="TableParagraph"/>
              <w:rPr>
                <w:sz w:val="24"/>
              </w:rPr>
            </w:pPr>
          </w:p>
          <w:p w14:paraId="55452D5B" w14:textId="77777777" w:rsidR="00D638CA" w:rsidRDefault="00D638CA" w:rsidP="009131A9">
            <w:pPr>
              <w:pStyle w:val="TableParagraph"/>
              <w:spacing w:before="10"/>
              <w:rPr>
                <w:sz w:val="31"/>
              </w:rPr>
            </w:pPr>
          </w:p>
          <w:p w14:paraId="59E9E854" w14:textId="77777777" w:rsidR="00D638CA" w:rsidRDefault="00D638CA" w:rsidP="009131A9">
            <w:pPr>
              <w:pStyle w:val="TableParagraph"/>
              <w:ind w:left="121"/>
              <w:rPr>
                <w:sz w:val="20"/>
              </w:rPr>
            </w:pPr>
            <w:r>
              <w:rPr>
                <w:spacing w:val="-2"/>
                <w:sz w:val="20"/>
              </w:rPr>
              <w:t>108,948</w:t>
            </w:r>
          </w:p>
          <w:p w14:paraId="7D82CA69" w14:textId="77777777" w:rsidR="00D638CA" w:rsidRDefault="00D638CA" w:rsidP="009131A9">
            <w:pPr>
              <w:pStyle w:val="TableParagraph"/>
              <w:rPr>
                <w:sz w:val="24"/>
              </w:rPr>
            </w:pPr>
          </w:p>
          <w:p w14:paraId="1D9C0D91" w14:textId="77777777" w:rsidR="00D638CA" w:rsidRDefault="00D638CA" w:rsidP="009131A9">
            <w:pPr>
              <w:pStyle w:val="TableParagraph"/>
              <w:spacing w:before="10"/>
              <w:rPr>
                <w:sz w:val="31"/>
              </w:rPr>
            </w:pPr>
          </w:p>
          <w:p w14:paraId="06C12B0D" w14:textId="77777777" w:rsidR="00D638CA" w:rsidRDefault="00D638CA" w:rsidP="009131A9">
            <w:pPr>
              <w:pStyle w:val="TableParagraph"/>
              <w:ind w:left="121"/>
              <w:rPr>
                <w:sz w:val="20"/>
              </w:rPr>
            </w:pPr>
            <w:r>
              <w:rPr>
                <w:spacing w:val="-2"/>
                <w:sz w:val="20"/>
              </w:rPr>
              <w:t>5,863</w:t>
            </w:r>
          </w:p>
          <w:p w14:paraId="3B9D4E1E" w14:textId="77777777" w:rsidR="00D638CA" w:rsidRDefault="00D638CA" w:rsidP="009131A9">
            <w:pPr>
              <w:pStyle w:val="TableParagraph"/>
              <w:spacing w:before="207"/>
              <w:ind w:left="121"/>
              <w:rPr>
                <w:sz w:val="20"/>
              </w:rPr>
            </w:pPr>
            <w:r>
              <w:rPr>
                <w:spacing w:val="-5"/>
                <w:sz w:val="20"/>
              </w:rPr>
              <w:t>115</w:t>
            </w:r>
          </w:p>
          <w:p w14:paraId="1CCA97D0" w14:textId="77777777" w:rsidR="00D638CA" w:rsidRDefault="00D638CA" w:rsidP="009131A9">
            <w:pPr>
              <w:pStyle w:val="TableParagraph"/>
              <w:spacing w:before="206"/>
              <w:ind w:left="121"/>
              <w:rPr>
                <w:sz w:val="20"/>
              </w:rPr>
            </w:pPr>
            <w:r>
              <w:rPr>
                <w:spacing w:val="-2"/>
                <w:sz w:val="20"/>
              </w:rPr>
              <w:t>1,616</w:t>
            </w:r>
          </w:p>
          <w:p w14:paraId="232EC1E8" w14:textId="77777777" w:rsidR="00D638CA" w:rsidRDefault="00D638CA" w:rsidP="009131A9">
            <w:pPr>
              <w:pStyle w:val="TableParagraph"/>
              <w:spacing w:before="206"/>
              <w:ind w:left="121"/>
              <w:rPr>
                <w:sz w:val="20"/>
              </w:rPr>
            </w:pPr>
            <w:r>
              <w:rPr>
                <w:spacing w:val="-5"/>
                <w:sz w:val="20"/>
              </w:rPr>
              <w:t>79</w:t>
            </w:r>
          </w:p>
        </w:tc>
        <w:tc>
          <w:tcPr>
            <w:tcW w:w="2515" w:type="dxa"/>
          </w:tcPr>
          <w:p w14:paraId="53D1B5B9" w14:textId="77777777" w:rsidR="00D638CA" w:rsidRDefault="00D638CA" w:rsidP="009131A9">
            <w:pPr>
              <w:pStyle w:val="TableParagraph"/>
              <w:spacing w:line="189" w:lineRule="exact"/>
              <w:ind w:left="121"/>
              <w:rPr>
                <w:sz w:val="20"/>
              </w:rPr>
            </w:pPr>
            <w:r>
              <w:rPr>
                <w:spacing w:val="-4"/>
                <w:sz w:val="20"/>
              </w:rPr>
              <w:t>COVID-</w:t>
            </w:r>
            <w:r>
              <w:rPr>
                <w:spacing w:val="-5"/>
                <w:sz w:val="20"/>
              </w:rPr>
              <w:t>19</w:t>
            </w:r>
          </w:p>
          <w:p w14:paraId="2F356F3F" w14:textId="77777777" w:rsidR="00D638CA" w:rsidRDefault="00D638CA" w:rsidP="009131A9">
            <w:pPr>
              <w:pStyle w:val="TableParagraph"/>
              <w:spacing w:line="218" w:lineRule="exact"/>
              <w:ind w:left="121"/>
              <w:rPr>
                <w:sz w:val="20"/>
              </w:rPr>
            </w:pPr>
            <w:r>
              <w:rPr>
                <w:spacing w:val="-4"/>
                <w:sz w:val="20"/>
              </w:rPr>
              <w:t>COVID-</w:t>
            </w:r>
            <w:r>
              <w:rPr>
                <w:spacing w:val="-5"/>
                <w:sz w:val="20"/>
              </w:rPr>
              <w:t>19</w:t>
            </w:r>
          </w:p>
          <w:p w14:paraId="2FF99316" w14:textId="77777777" w:rsidR="00D638CA" w:rsidRDefault="00D638CA" w:rsidP="009131A9">
            <w:pPr>
              <w:pStyle w:val="TableParagraph"/>
              <w:spacing w:line="456" w:lineRule="auto"/>
              <w:ind w:left="121" w:right="770"/>
              <w:rPr>
                <w:sz w:val="20"/>
              </w:rPr>
            </w:pPr>
            <w:r>
              <w:rPr>
                <w:spacing w:val="-2"/>
                <w:sz w:val="20"/>
              </w:rPr>
              <w:t>COVID-19;</w:t>
            </w:r>
            <w:r>
              <w:rPr>
                <w:spacing w:val="-11"/>
                <w:sz w:val="20"/>
              </w:rPr>
              <w:t xml:space="preserve"> </w:t>
            </w:r>
            <w:r>
              <w:rPr>
                <w:spacing w:val="-2"/>
                <w:sz w:val="20"/>
              </w:rPr>
              <w:t xml:space="preserve">Normal </w:t>
            </w:r>
            <w:r>
              <w:rPr>
                <w:sz w:val="20"/>
              </w:rPr>
              <w:t>Pneumonia;</w:t>
            </w:r>
            <w:r>
              <w:rPr>
                <w:spacing w:val="-11"/>
                <w:sz w:val="20"/>
              </w:rPr>
              <w:t xml:space="preserve"> </w:t>
            </w:r>
            <w:r>
              <w:rPr>
                <w:spacing w:val="-2"/>
                <w:sz w:val="20"/>
              </w:rPr>
              <w:t>Normal</w:t>
            </w:r>
          </w:p>
          <w:p w14:paraId="148C8C9C" w14:textId="77777777" w:rsidR="00D638CA" w:rsidRDefault="00D638CA" w:rsidP="009131A9">
            <w:pPr>
              <w:pStyle w:val="TableParagraph"/>
              <w:spacing w:before="2" w:line="228" w:lineRule="auto"/>
              <w:ind w:left="121" w:right="770"/>
              <w:rPr>
                <w:sz w:val="20"/>
              </w:rPr>
            </w:pPr>
            <w:r>
              <w:rPr>
                <w:spacing w:val="-2"/>
                <w:sz w:val="20"/>
              </w:rPr>
              <w:t>Pneumonia;</w:t>
            </w:r>
            <w:r>
              <w:rPr>
                <w:spacing w:val="-11"/>
                <w:sz w:val="20"/>
              </w:rPr>
              <w:t xml:space="preserve"> </w:t>
            </w:r>
            <w:r>
              <w:rPr>
                <w:spacing w:val="-2"/>
                <w:sz w:val="20"/>
              </w:rPr>
              <w:t>Normal Pneumonia;</w:t>
            </w:r>
            <w:r>
              <w:rPr>
                <w:spacing w:val="-11"/>
                <w:sz w:val="20"/>
              </w:rPr>
              <w:t xml:space="preserve"> </w:t>
            </w:r>
            <w:r>
              <w:rPr>
                <w:spacing w:val="-2"/>
                <w:sz w:val="20"/>
              </w:rPr>
              <w:t>Normal Pneumonia Pneumonia</w:t>
            </w:r>
          </w:p>
          <w:p w14:paraId="6EFAF970" w14:textId="77777777" w:rsidR="00D638CA" w:rsidRDefault="00D638CA" w:rsidP="009131A9">
            <w:pPr>
              <w:pStyle w:val="TableParagraph"/>
              <w:spacing w:line="214" w:lineRule="exact"/>
              <w:ind w:left="121"/>
              <w:rPr>
                <w:sz w:val="20"/>
              </w:rPr>
            </w:pPr>
            <w:r>
              <w:rPr>
                <w:sz w:val="20"/>
              </w:rPr>
              <w:t>Viral</w:t>
            </w:r>
            <w:r>
              <w:rPr>
                <w:spacing w:val="70"/>
                <w:sz w:val="20"/>
              </w:rPr>
              <w:t xml:space="preserve"> </w:t>
            </w:r>
            <w:r>
              <w:rPr>
                <w:sz w:val="20"/>
              </w:rPr>
              <w:t>(COVID-19;</w:t>
            </w:r>
            <w:r>
              <w:rPr>
                <w:spacing w:val="28"/>
                <w:sz w:val="20"/>
              </w:rPr>
              <w:t xml:space="preserve">  </w:t>
            </w:r>
            <w:r>
              <w:rPr>
                <w:spacing w:val="-2"/>
                <w:sz w:val="20"/>
              </w:rPr>
              <w:t>SARS;</w:t>
            </w:r>
          </w:p>
          <w:p w14:paraId="2D402371" w14:textId="77777777" w:rsidR="00D638CA" w:rsidRDefault="00D638CA" w:rsidP="009131A9">
            <w:pPr>
              <w:pStyle w:val="TableParagraph"/>
              <w:spacing w:before="3" w:line="228" w:lineRule="auto"/>
              <w:ind w:left="121" w:right="80"/>
              <w:jc w:val="both"/>
              <w:rPr>
                <w:sz w:val="20"/>
              </w:rPr>
            </w:pPr>
            <w:r>
              <w:rPr>
                <w:sz w:val="20"/>
              </w:rPr>
              <w:t>MERS;</w:t>
            </w:r>
            <w:r>
              <w:rPr>
                <w:spacing w:val="-7"/>
                <w:sz w:val="20"/>
              </w:rPr>
              <w:t xml:space="preserve"> </w:t>
            </w:r>
            <w:r>
              <w:rPr>
                <w:sz w:val="20"/>
              </w:rPr>
              <w:t>among</w:t>
            </w:r>
            <w:r>
              <w:rPr>
                <w:spacing w:val="-7"/>
                <w:sz w:val="20"/>
              </w:rPr>
              <w:t xml:space="preserve"> </w:t>
            </w:r>
            <w:r>
              <w:rPr>
                <w:sz w:val="20"/>
              </w:rPr>
              <w:t>others);</w:t>
            </w:r>
            <w:r>
              <w:rPr>
                <w:spacing w:val="-7"/>
                <w:sz w:val="20"/>
              </w:rPr>
              <w:t xml:space="preserve"> </w:t>
            </w:r>
            <w:r>
              <w:rPr>
                <w:sz w:val="20"/>
              </w:rPr>
              <w:t>Bac- terial; Others</w:t>
            </w:r>
          </w:p>
          <w:p w14:paraId="109C734E" w14:textId="77777777" w:rsidR="00D638CA" w:rsidRDefault="00D638CA" w:rsidP="009131A9">
            <w:pPr>
              <w:pStyle w:val="TableParagraph"/>
              <w:spacing w:line="228" w:lineRule="auto"/>
              <w:ind w:left="114" w:right="80" w:firstLine="6"/>
              <w:jc w:val="both"/>
              <w:rPr>
                <w:sz w:val="20"/>
              </w:rPr>
            </w:pPr>
            <w:r>
              <w:rPr>
                <w:sz w:val="20"/>
              </w:rPr>
              <w:t xml:space="preserve">Normal (1,575); Pneumo- nia Bacterial (2,771); non- COVID-19 lung infection </w:t>
            </w:r>
            <w:r>
              <w:rPr>
                <w:spacing w:val="-2"/>
                <w:sz w:val="20"/>
              </w:rPr>
              <w:t>(1,494)</w:t>
            </w:r>
          </w:p>
          <w:p w14:paraId="5D00353A" w14:textId="77777777" w:rsidR="00D638CA" w:rsidRDefault="00D638CA" w:rsidP="009131A9">
            <w:pPr>
              <w:pStyle w:val="TableParagraph"/>
              <w:spacing w:line="219" w:lineRule="exact"/>
              <w:ind w:left="121"/>
              <w:rPr>
                <w:sz w:val="20"/>
              </w:rPr>
            </w:pPr>
            <w:r>
              <w:rPr>
                <w:spacing w:val="-4"/>
                <w:sz w:val="20"/>
              </w:rPr>
              <w:t>COVID-</w:t>
            </w:r>
            <w:r>
              <w:rPr>
                <w:spacing w:val="-5"/>
                <w:sz w:val="20"/>
              </w:rPr>
              <w:t>19</w:t>
            </w:r>
          </w:p>
          <w:p w14:paraId="6C06CD41" w14:textId="77777777" w:rsidR="00D638CA" w:rsidRDefault="00D638CA" w:rsidP="009131A9">
            <w:pPr>
              <w:pStyle w:val="TableParagraph"/>
              <w:spacing w:before="206" w:line="224" w:lineRule="exact"/>
              <w:ind w:left="121"/>
              <w:rPr>
                <w:sz w:val="20"/>
              </w:rPr>
            </w:pPr>
            <w:r>
              <w:rPr>
                <w:sz w:val="20"/>
              </w:rPr>
              <w:t xml:space="preserve">Normal (1,000); </w:t>
            </w:r>
            <w:r>
              <w:rPr>
                <w:spacing w:val="-2"/>
                <w:sz w:val="20"/>
              </w:rPr>
              <w:t>Pneumonia</w:t>
            </w:r>
          </w:p>
          <w:p w14:paraId="5BFD38FD" w14:textId="77777777" w:rsidR="00D638CA" w:rsidRDefault="00D638CA" w:rsidP="009131A9">
            <w:pPr>
              <w:pStyle w:val="TableParagraph"/>
              <w:spacing w:line="218" w:lineRule="exact"/>
              <w:ind w:left="114"/>
              <w:rPr>
                <w:sz w:val="20"/>
              </w:rPr>
            </w:pPr>
            <w:r>
              <w:rPr>
                <w:sz w:val="20"/>
              </w:rPr>
              <w:t>(144):</w:t>
            </w:r>
            <w:r>
              <w:rPr>
                <w:spacing w:val="-1"/>
                <w:sz w:val="20"/>
              </w:rPr>
              <w:t xml:space="preserve"> </w:t>
            </w:r>
            <w:r>
              <w:rPr>
                <w:sz w:val="20"/>
              </w:rPr>
              <w:t>(MERS</w:t>
            </w:r>
            <w:r>
              <w:rPr>
                <w:spacing w:val="-10"/>
                <w:sz w:val="20"/>
              </w:rPr>
              <w:t xml:space="preserve"> </w:t>
            </w:r>
            <w:r>
              <w:rPr>
                <w:sz w:val="20"/>
              </w:rPr>
              <w:t>(10);</w:t>
            </w:r>
            <w:r>
              <w:rPr>
                <w:spacing w:val="-10"/>
                <w:sz w:val="20"/>
              </w:rPr>
              <w:t xml:space="preserve"> </w:t>
            </w:r>
            <w:r>
              <w:rPr>
                <w:spacing w:val="-2"/>
                <w:sz w:val="20"/>
              </w:rPr>
              <w:t>COVID-</w:t>
            </w:r>
          </w:p>
          <w:p w14:paraId="1C801DDA" w14:textId="77777777" w:rsidR="00D638CA" w:rsidRDefault="00D638CA" w:rsidP="009131A9">
            <w:pPr>
              <w:pStyle w:val="TableParagraph"/>
              <w:spacing w:line="218" w:lineRule="exact"/>
              <w:ind w:left="106"/>
              <w:rPr>
                <w:sz w:val="20"/>
              </w:rPr>
            </w:pPr>
            <w:r>
              <w:rPr>
                <w:sz w:val="20"/>
              </w:rPr>
              <w:t>19</w:t>
            </w:r>
            <w:r>
              <w:rPr>
                <w:spacing w:val="10"/>
                <w:sz w:val="20"/>
              </w:rPr>
              <w:t xml:space="preserve"> </w:t>
            </w:r>
            <w:r>
              <w:rPr>
                <w:sz w:val="20"/>
              </w:rPr>
              <w:t>(90);</w:t>
            </w:r>
            <w:r>
              <w:rPr>
                <w:spacing w:val="16"/>
                <w:sz w:val="20"/>
              </w:rPr>
              <w:t xml:space="preserve"> </w:t>
            </w:r>
            <w:r>
              <w:rPr>
                <w:sz w:val="20"/>
              </w:rPr>
              <w:t>Pneumocystis</w:t>
            </w:r>
            <w:r>
              <w:rPr>
                <w:spacing w:val="13"/>
                <w:sz w:val="20"/>
              </w:rPr>
              <w:t xml:space="preserve"> </w:t>
            </w:r>
            <w:r>
              <w:rPr>
                <w:spacing w:val="-2"/>
                <w:sz w:val="20"/>
              </w:rPr>
              <w:t>(11);</w:t>
            </w:r>
          </w:p>
          <w:p w14:paraId="7A05E2CC" w14:textId="77777777" w:rsidR="00D638CA" w:rsidRDefault="00D638CA" w:rsidP="009131A9">
            <w:pPr>
              <w:pStyle w:val="TableParagraph"/>
              <w:spacing w:line="218" w:lineRule="exact"/>
              <w:ind w:left="121"/>
              <w:rPr>
                <w:sz w:val="20"/>
              </w:rPr>
            </w:pPr>
            <w:r>
              <w:rPr>
                <w:sz w:val="20"/>
              </w:rPr>
              <w:t>SARS</w:t>
            </w:r>
            <w:r>
              <w:rPr>
                <w:spacing w:val="52"/>
                <w:sz w:val="20"/>
              </w:rPr>
              <w:t xml:space="preserve"> </w:t>
            </w:r>
            <w:r>
              <w:rPr>
                <w:sz w:val="20"/>
              </w:rPr>
              <w:t>(11);</w:t>
            </w:r>
            <w:r>
              <w:rPr>
                <w:spacing w:val="79"/>
                <w:sz w:val="20"/>
              </w:rPr>
              <w:t xml:space="preserve"> </w:t>
            </w:r>
            <w:r>
              <w:rPr>
                <w:spacing w:val="-2"/>
                <w:sz w:val="20"/>
              </w:rPr>
              <w:t>Streptococcus</w:t>
            </w:r>
          </w:p>
          <w:p w14:paraId="4EDAAB90" w14:textId="77777777" w:rsidR="00D638CA" w:rsidRDefault="00D638CA" w:rsidP="009131A9">
            <w:pPr>
              <w:pStyle w:val="TableParagraph"/>
              <w:spacing w:line="218" w:lineRule="exact"/>
              <w:ind w:left="114"/>
              <w:rPr>
                <w:sz w:val="20"/>
              </w:rPr>
            </w:pPr>
            <w:r>
              <w:rPr>
                <w:spacing w:val="-2"/>
                <w:sz w:val="20"/>
              </w:rPr>
              <w:t>(12);</w:t>
            </w:r>
            <w:r>
              <w:rPr>
                <w:spacing w:val="-5"/>
                <w:sz w:val="20"/>
              </w:rPr>
              <w:t xml:space="preserve"> </w:t>
            </w:r>
            <w:r>
              <w:rPr>
                <w:spacing w:val="-2"/>
                <w:sz w:val="20"/>
              </w:rPr>
              <w:t>Varicella</w:t>
            </w:r>
            <w:r>
              <w:rPr>
                <w:spacing w:val="-4"/>
                <w:sz w:val="20"/>
              </w:rPr>
              <w:t xml:space="preserve"> </w:t>
            </w:r>
            <w:r>
              <w:rPr>
                <w:spacing w:val="-2"/>
                <w:sz w:val="20"/>
              </w:rPr>
              <w:t>(10))</w:t>
            </w:r>
          </w:p>
          <w:p w14:paraId="35F48C1A" w14:textId="77777777" w:rsidR="00D638CA" w:rsidRDefault="00D638CA" w:rsidP="009131A9">
            <w:pPr>
              <w:pStyle w:val="TableParagraph"/>
              <w:tabs>
                <w:tab w:val="left" w:pos="2042"/>
              </w:tabs>
              <w:spacing w:line="218" w:lineRule="exact"/>
              <w:ind w:left="121"/>
              <w:rPr>
                <w:sz w:val="20"/>
              </w:rPr>
            </w:pPr>
            <w:r>
              <w:rPr>
                <w:sz w:val="20"/>
              </w:rPr>
              <w:t>COVID-19</w:t>
            </w:r>
            <w:r>
              <w:rPr>
                <w:spacing w:val="78"/>
                <w:w w:val="150"/>
                <w:sz w:val="20"/>
              </w:rPr>
              <w:t xml:space="preserve"> </w:t>
            </w:r>
            <w:r>
              <w:rPr>
                <w:spacing w:val="-2"/>
                <w:sz w:val="20"/>
              </w:rPr>
              <w:t>(3,616);</w:t>
            </w:r>
            <w:r>
              <w:rPr>
                <w:sz w:val="20"/>
              </w:rPr>
              <w:tab/>
            </w:r>
            <w:r>
              <w:rPr>
                <w:spacing w:val="-4"/>
                <w:sz w:val="20"/>
              </w:rPr>
              <w:t>Nor-</w:t>
            </w:r>
          </w:p>
          <w:p w14:paraId="01AFA4A8" w14:textId="77777777" w:rsidR="00D638CA" w:rsidRDefault="00D638CA" w:rsidP="009131A9">
            <w:pPr>
              <w:pStyle w:val="TableParagraph"/>
              <w:spacing w:before="4" w:line="228" w:lineRule="auto"/>
              <w:ind w:left="121"/>
              <w:rPr>
                <w:sz w:val="20"/>
              </w:rPr>
            </w:pPr>
            <w:r>
              <w:rPr>
                <w:sz w:val="20"/>
              </w:rPr>
              <w:t>mal</w:t>
            </w:r>
            <w:r>
              <w:rPr>
                <w:spacing w:val="-13"/>
                <w:sz w:val="20"/>
              </w:rPr>
              <w:t xml:space="preserve"> </w:t>
            </w:r>
            <w:r>
              <w:rPr>
                <w:sz w:val="20"/>
              </w:rPr>
              <w:t>(10,192);</w:t>
            </w:r>
            <w:r>
              <w:rPr>
                <w:spacing w:val="-12"/>
                <w:sz w:val="20"/>
              </w:rPr>
              <w:t xml:space="preserve"> </w:t>
            </w:r>
            <w:r>
              <w:rPr>
                <w:sz w:val="20"/>
              </w:rPr>
              <w:t>Viral</w:t>
            </w:r>
            <w:r>
              <w:rPr>
                <w:spacing w:val="-13"/>
                <w:sz w:val="20"/>
              </w:rPr>
              <w:t xml:space="preserve"> </w:t>
            </w:r>
            <w:r>
              <w:rPr>
                <w:sz w:val="20"/>
              </w:rPr>
              <w:t xml:space="preserve">Pneumo- </w:t>
            </w:r>
            <w:r>
              <w:rPr>
                <w:spacing w:val="-2"/>
                <w:sz w:val="20"/>
              </w:rPr>
              <w:t>nia</w:t>
            </w:r>
            <w:r>
              <w:rPr>
                <w:spacing w:val="6"/>
                <w:sz w:val="20"/>
              </w:rPr>
              <w:t xml:space="preserve"> </w:t>
            </w:r>
            <w:r>
              <w:rPr>
                <w:spacing w:val="-2"/>
                <w:sz w:val="20"/>
              </w:rPr>
              <w:t>(1,345);</w:t>
            </w:r>
            <w:r>
              <w:rPr>
                <w:spacing w:val="6"/>
                <w:sz w:val="20"/>
              </w:rPr>
              <w:t xml:space="preserve"> </w:t>
            </w:r>
            <w:r>
              <w:rPr>
                <w:spacing w:val="-2"/>
                <w:sz w:val="20"/>
              </w:rPr>
              <w:t>Non-COVID-</w:t>
            </w:r>
            <w:r>
              <w:rPr>
                <w:spacing w:val="-5"/>
                <w:sz w:val="20"/>
              </w:rPr>
              <w:t>19</w:t>
            </w:r>
          </w:p>
          <w:p w14:paraId="4A4C6106" w14:textId="77777777" w:rsidR="00D638CA" w:rsidRDefault="00D638CA" w:rsidP="009131A9">
            <w:pPr>
              <w:pStyle w:val="TableParagraph"/>
              <w:tabs>
                <w:tab w:val="left" w:pos="1324"/>
                <w:tab w:val="left" w:pos="2064"/>
              </w:tabs>
              <w:spacing w:line="228" w:lineRule="auto"/>
              <w:ind w:left="121" w:right="80"/>
              <w:rPr>
                <w:sz w:val="20"/>
              </w:rPr>
            </w:pPr>
            <w:r>
              <w:rPr>
                <w:sz w:val="20"/>
              </w:rPr>
              <w:t xml:space="preserve">lung infection (6,012) </w:t>
            </w:r>
            <w:r>
              <w:rPr>
                <w:spacing w:val="-2"/>
                <w:sz w:val="20"/>
              </w:rPr>
              <w:t>Atelectasis;</w:t>
            </w:r>
            <w:r>
              <w:rPr>
                <w:sz w:val="20"/>
              </w:rPr>
              <w:tab/>
            </w:r>
            <w:r>
              <w:rPr>
                <w:spacing w:val="-2"/>
                <w:sz w:val="20"/>
              </w:rPr>
              <w:t>Mass;</w:t>
            </w:r>
            <w:r>
              <w:rPr>
                <w:sz w:val="20"/>
              </w:rPr>
              <w:tab/>
            </w:r>
            <w:r>
              <w:rPr>
                <w:spacing w:val="-4"/>
                <w:sz w:val="20"/>
              </w:rPr>
              <w:t xml:space="preserve">Car- </w:t>
            </w:r>
            <w:r>
              <w:rPr>
                <w:sz w:val="20"/>
              </w:rPr>
              <w:t>diomegaly;</w:t>
            </w:r>
            <w:r>
              <w:rPr>
                <w:spacing w:val="80"/>
                <w:sz w:val="20"/>
              </w:rPr>
              <w:t xml:space="preserve"> </w:t>
            </w:r>
            <w:r>
              <w:rPr>
                <w:sz w:val="20"/>
              </w:rPr>
              <w:t>Nodule;</w:t>
            </w:r>
            <w:r>
              <w:rPr>
                <w:spacing w:val="80"/>
                <w:sz w:val="20"/>
              </w:rPr>
              <w:t xml:space="preserve"> </w:t>
            </w:r>
            <w:r>
              <w:rPr>
                <w:sz w:val="20"/>
              </w:rPr>
              <w:t>Effu- sion;</w:t>
            </w:r>
            <w:r>
              <w:rPr>
                <w:spacing w:val="80"/>
                <w:sz w:val="20"/>
              </w:rPr>
              <w:t xml:space="preserve"> </w:t>
            </w:r>
            <w:r>
              <w:rPr>
                <w:sz w:val="20"/>
              </w:rPr>
              <w:t>Normal;</w:t>
            </w:r>
            <w:r>
              <w:rPr>
                <w:spacing w:val="80"/>
                <w:sz w:val="20"/>
              </w:rPr>
              <w:t xml:space="preserve"> </w:t>
            </w:r>
            <w:r>
              <w:rPr>
                <w:sz w:val="20"/>
              </w:rPr>
              <w:t xml:space="preserve">Infiltration; </w:t>
            </w:r>
            <w:r>
              <w:rPr>
                <w:spacing w:val="-2"/>
                <w:sz w:val="20"/>
              </w:rPr>
              <w:t>Pneumonia</w:t>
            </w:r>
          </w:p>
          <w:p w14:paraId="6F331286" w14:textId="77777777" w:rsidR="00D638CA" w:rsidRDefault="00D638CA" w:rsidP="009131A9">
            <w:pPr>
              <w:pStyle w:val="TableParagraph"/>
              <w:spacing w:line="228" w:lineRule="auto"/>
              <w:ind w:left="121"/>
              <w:rPr>
                <w:sz w:val="20"/>
              </w:rPr>
            </w:pPr>
            <w:r>
              <w:rPr>
                <w:sz w:val="20"/>
              </w:rPr>
              <w:t>Pneumonia</w:t>
            </w:r>
            <w:r>
              <w:rPr>
                <w:spacing w:val="-13"/>
                <w:sz w:val="20"/>
              </w:rPr>
              <w:t xml:space="preserve"> </w:t>
            </w:r>
            <w:r>
              <w:rPr>
                <w:sz w:val="20"/>
              </w:rPr>
              <w:t>(bacterial</w:t>
            </w:r>
            <w:r>
              <w:rPr>
                <w:spacing w:val="-12"/>
                <w:sz w:val="20"/>
              </w:rPr>
              <w:t xml:space="preserve"> </w:t>
            </w:r>
            <w:r>
              <w:rPr>
                <w:sz w:val="20"/>
              </w:rPr>
              <w:t>and</w:t>
            </w:r>
            <w:r>
              <w:rPr>
                <w:spacing w:val="-13"/>
                <w:sz w:val="20"/>
              </w:rPr>
              <w:t xml:space="preserve"> </w:t>
            </w:r>
            <w:r>
              <w:rPr>
                <w:sz w:val="20"/>
              </w:rPr>
              <w:t>vi- ral); Normal</w:t>
            </w:r>
          </w:p>
          <w:p w14:paraId="155A8C61" w14:textId="77777777" w:rsidR="00D638CA" w:rsidRDefault="00D638CA" w:rsidP="009131A9">
            <w:pPr>
              <w:pStyle w:val="TableParagraph"/>
              <w:spacing w:line="220" w:lineRule="exact"/>
              <w:ind w:left="121"/>
              <w:rPr>
                <w:sz w:val="20"/>
              </w:rPr>
            </w:pPr>
            <w:r>
              <w:rPr>
                <w:spacing w:val="-4"/>
                <w:sz w:val="20"/>
              </w:rPr>
              <w:t>COVID-</w:t>
            </w:r>
            <w:r>
              <w:rPr>
                <w:spacing w:val="-5"/>
                <w:sz w:val="20"/>
              </w:rPr>
              <w:t>19</w:t>
            </w:r>
          </w:p>
          <w:p w14:paraId="4DC815B7" w14:textId="77777777" w:rsidR="00D638CA" w:rsidRDefault="00D638CA" w:rsidP="009131A9">
            <w:pPr>
              <w:pStyle w:val="TableParagraph"/>
              <w:spacing w:before="204" w:line="224" w:lineRule="exact"/>
              <w:ind w:left="121"/>
              <w:rPr>
                <w:sz w:val="20"/>
              </w:rPr>
            </w:pPr>
            <w:r>
              <w:rPr>
                <w:sz w:val="20"/>
              </w:rPr>
              <w:t>Normal</w:t>
            </w:r>
            <w:r>
              <w:rPr>
                <w:spacing w:val="17"/>
                <w:sz w:val="20"/>
              </w:rPr>
              <w:t xml:space="preserve"> </w:t>
            </w:r>
            <w:r>
              <w:rPr>
                <w:sz w:val="20"/>
              </w:rPr>
              <w:t>(728);</w:t>
            </w:r>
            <w:r>
              <w:rPr>
                <w:spacing w:val="28"/>
                <w:sz w:val="20"/>
              </w:rPr>
              <w:t xml:space="preserve"> </w:t>
            </w:r>
            <w:r>
              <w:rPr>
                <w:spacing w:val="-2"/>
                <w:sz w:val="20"/>
              </w:rPr>
              <w:t>Pathological</w:t>
            </w:r>
          </w:p>
          <w:p w14:paraId="0FF5FB54" w14:textId="77777777" w:rsidR="00D638CA" w:rsidRDefault="00D638CA" w:rsidP="009131A9">
            <w:pPr>
              <w:pStyle w:val="TableParagraph"/>
              <w:spacing w:before="3" w:line="228" w:lineRule="auto"/>
              <w:ind w:left="121" w:right="483" w:hanging="7"/>
              <w:rPr>
                <w:sz w:val="20"/>
              </w:rPr>
            </w:pPr>
            <w:r>
              <w:rPr>
                <w:sz w:val="20"/>
              </w:rPr>
              <w:t>(648);</w:t>
            </w:r>
            <w:r>
              <w:rPr>
                <w:spacing w:val="-13"/>
                <w:sz w:val="20"/>
              </w:rPr>
              <w:t xml:space="preserve"> </w:t>
            </w:r>
            <w:r>
              <w:rPr>
                <w:sz w:val="20"/>
              </w:rPr>
              <w:t>COVID-19</w:t>
            </w:r>
            <w:r>
              <w:rPr>
                <w:spacing w:val="-12"/>
                <w:sz w:val="20"/>
              </w:rPr>
              <w:t xml:space="preserve"> </w:t>
            </w:r>
            <w:r>
              <w:rPr>
                <w:sz w:val="20"/>
              </w:rPr>
              <w:t xml:space="preserve">(240) </w:t>
            </w:r>
            <w:r>
              <w:rPr>
                <w:spacing w:val="-2"/>
                <w:sz w:val="20"/>
              </w:rPr>
              <w:t>COVID-19</w:t>
            </w:r>
          </w:p>
        </w:tc>
      </w:tr>
    </w:tbl>
    <w:p w14:paraId="1D4D2711" w14:textId="77777777" w:rsidR="00D638CA" w:rsidRDefault="00D638CA" w:rsidP="00D638CA">
      <w:pPr>
        <w:pStyle w:val="BodyText"/>
        <w:rPr>
          <w:sz w:val="31"/>
        </w:rPr>
      </w:pPr>
    </w:p>
    <w:p w14:paraId="33E07657" w14:textId="77777777" w:rsidR="00D638CA" w:rsidRDefault="00D638CA" w:rsidP="00D638CA">
      <w:pPr>
        <w:pStyle w:val="Heading2"/>
        <w:numPr>
          <w:ilvl w:val="1"/>
          <w:numId w:val="6"/>
        </w:numPr>
        <w:tabs>
          <w:tab w:val="left" w:pos="569"/>
        </w:tabs>
      </w:pPr>
      <w:bookmarkStart w:id="418" w:name="3.2_Approaches_for_the_automatic_detecti"/>
      <w:bookmarkEnd w:id="418"/>
      <w:r>
        <w:t>Approaches</w:t>
      </w:r>
      <w:r>
        <w:rPr>
          <w:spacing w:val="-10"/>
        </w:rPr>
        <w:t xml:space="preserve"> </w:t>
      </w:r>
      <w:r>
        <w:t>for</w:t>
      </w:r>
      <w:r>
        <w:rPr>
          <w:spacing w:val="-9"/>
        </w:rPr>
        <w:t xml:space="preserve"> </w:t>
      </w:r>
      <w:r>
        <w:t>the</w:t>
      </w:r>
      <w:r>
        <w:rPr>
          <w:spacing w:val="-10"/>
        </w:rPr>
        <w:t xml:space="preserve"> </w:t>
      </w:r>
      <w:r>
        <w:t>automatic</w:t>
      </w:r>
      <w:r>
        <w:rPr>
          <w:spacing w:val="-9"/>
        </w:rPr>
        <w:t xml:space="preserve"> </w:t>
      </w:r>
      <w:r>
        <w:t>detection</w:t>
      </w:r>
      <w:r>
        <w:rPr>
          <w:spacing w:val="-10"/>
        </w:rPr>
        <w:t xml:space="preserve"> </w:t>
      </w:r>
      <w:r>
        <w:t>of</w:t>
      </w:r>
      <w:r>
        <w:rPr>
          <w:spacing w:val="-9"/>
        </w:rPr>
        <w:t xml:space="preserve"> </w:t>
      </w:r>
      <w:r>
        <w:t>COVID-19</w:t>
      </w:r>
      <w:r>
        <w:rPr>
          <w:spacing w:val="-10"/>
        </w:rPr>
        <w:t xml:space="preserve"> </w:t>
      </w:r>
      <w:r>
        <w:t>using</w:t>
      </w:r>
      <w:r>
        <w:rPr>
          <w:spacing w:val="-9"/>
        </w:rPr>
        <w:t xml:space="preserve"> </w:t>
      </w:r>
      <w:r>
        <w:t>X-ray</w:t>
      </w:r>
      <w:r>
        <w:rPr>
          <w:spacing w:val="-10"/>
        </w:rPr>
        <w:t xml:space="preserve"> </w:t>
      </w:r>
      <w:r>
        <w:rPr>
          <w:spacing w:val="-2"/>
        </w:rPr>
        <w:t>images</w:t>
      </w:r>
    </w:p>
    <w:p w14:paraId="4528C62A" w14:textId="77777777" w:rsidR="00D638CA" w:rsidRDefault="00D638CA" w:rsidP="00D638CA">
      <w:pPr>
        <w:pStyle w:val="BodyText"/>
        <w:spacing w:before="184" w:line="228" w:lineRule="auto"/>
        <w:ind w:left="120" w:right="177" w:hanging="7"/>
        <w:jc w:val="both"/>
      </w:pPr>
      <w:r>
        <w:t xml:space="preserve">Table </w:t>
      </w:r>
      <w:hyperlink w:anchor="_bookmark6" w:history="1">
        <w:r>
          <w:t>4</w:t>
        </w:r>
      </w:hyperlink>
      <w:r>
        <w:t xml:space="preserve"> presents relevant information regarding the methodology applied in each selected paper, the best results achieved,</w:t>
      </w:r>
      <w:r>
        <w:rPr>
          <w:spacing w:val="26"/>
        </w:rPr>
        <w:t xml:space="preserve"> </w:t>
      </w:r>
      <w:r>
        <w:t>the</w:t>
      </w:r>
      <w:r>
        <w:rPr>
          <w:spacing w:val="21"/>
        </w:rPr>
        <w:t xml:space="preserve"> </w:t>
      </w:r>
      <w:r>
        <w:t>AI</w:t>
      </w:r>
      <w:r>
        <w:rPr>
          <w:spacing w:val="22"/>
        </w:rPr>
        <w:t xml:space="preserve"> </w:t>
      </w:r>
      <w:r>
        <w:t>models</w:t>
      </w:r>
      <w:r>
        <w:rPr>
          <w:spacing w:val="21"/>
        </w:rPr>
        <w:t xml:space="preserve"> </w:t>
      </w:r>
      <w:r>
        <w:t>used,</w:t>
      </w:r>
      <w:r>
        <w:rPr>
          <w:spacing w:val="26"/>
        </w:rPr>
        <w:t xml:space="preserve"> </w:t>
      </w:r>
      <w:r>
        <w:t>the</w:t>
      </w:r>
      <w:r>
        <w:rPr>
          <w:spacing w:val="22"/>
        </w:rPr>
        <w:t xml:space="preserve"> </w:t>
      </w:r>
      <w:r>
        <w:t>image</w:t>
      </w:r>
      <w:r>
        <w:rPr>
          <w:spacing w:val="21"/>
        </w:rPr>
        <w:t xml:space="preserve"> </w:t>
      </w:r>
      <w:r>
        <w:t>databases</w:t>
      </w:r>
      <w:r>
        <w:rPr>
          <w:spacing w:val="21"/>
        </w:rPr>
        <w:t xml:space="preserve"> </w:t>
      </w:r>
      <w:r>
        <w:t>involved,</w:t>
      </w:r>
      <w:r>
        <w:rPr>
          <w:spacing w:val="27"/>
        </w:rPr>
        <w:t xml:space="preserve"> </w:t>
      </w:r>
      <w:r>
        <w:t>the</w:t>
      </w:r>
      <w:r>
        <w:rPr>
          <w:spacing w:val="21"/>
        </w:rPr>
        <w:t xml:space="preserve"> </w:t>
      </w:r>
      <w:r>
        <w:t>classes,</w:t>
      </w:r>
      <w:r>
        <w:rPr>
          <w:spacing w:val="26"/>
        </w:rPr>
        <w:t xml:space="preserve"> </w:t>
      </w:r>
      <w:r>
        <w:t>and</w:t>
      </w:r>
      <w:r>
        <w:rPr>
          <w:spacing w:val="22"/>
        </w:rPr>
        <w:t xml:space="preserve"> </w:t>
      </w:r>
      <w:r>
        <w:t>the</w:t>
      </w:r>
      <w:r>
        <w:rPr>
          <w:spacing w:val="21"/>
        </w:rPr>
        <w:t xml:space="preserve"> </w:t>
      </w:r>
      <w:r>
        <w:t>preprocessing</w:t>
      </w:r>
      <w:r>
        <w:rPr>
          <w:spacing w:val="21"/>
        </w:rPr>
        <w:t xml:space="preserve"> </w:t>
      </w:r>
      <w:r>
        <w:t>operations.</w:t>
      </w:r>
      <w:r>
        <w:rPr>
          <w:spacing w:val="75"/>
        </w:rPr>
        <w:t xml:space="preserve"> </w:t>
      </w:r>
      <w:r>
        <w:rPr>
          <w:spacing w:val="-5"/>
        </w:rPr>
        <w:t>The</w:t>
      </w:r>
    </w:p>
    <w:p w14:paraId="48471BF0" w14:textId="77777777" w:rsidR="00B6441F" w:rsidRDefault="00B6441F" w:rsidP="00B6441F">
      <w:pPr>
        <w:pStyle w:val="BodyText"/>
        <w:spacing w:before="161" w:line="228" w:lineRule="auto"/>
        <w:ind w:left="120" w:right="177"/>
        <w:jc w:val="both"/>
      </w:pPr>
      <w:r>
        <w:t>state-of-the-art networks most used are the VGG and ResNet family and the preprocessing steps more prevalent are resizing,</w:t>
      </w:r>
      <w:r>
        <w:rPr>
          <w:spacing w:val="-13"/>
        </w:rPr>
        <w:t xml:space="preserve"> </w:t>
      </w:r>
      <w:r>
        <w:t>normalization</w:t>
      </w:r>
      <w:r>
        <w:rPr>
          <w:spacing w:val="-12"/>
        </w:rPr>
        <w:t xml:space="preserve"> </w:t>
      </w:r>
      <w:r>
        <w:t>and</w:t>
      </w:r>
      <w:r>
        <w:rPr>
          <w:spacing w:val="-13"/>
        </w:rPr>
        <w:t xml:space="preserve"> </w:t>
      </w:r>
      <w:r>
        <w:t>cropping.</w:t>
      </w:r>
      <w:r>
        <w:rPr>
          <w:spacing w:val="-12"/>
        </w:rPr>
        <w:t xml:space="preserve"> </w:t>
      </w:r>
      <w:r>
        <w:t>Most</w:t>
      </w:r>
      <w:r>
        <w:rPr>
          <w:spacing w:val="-13"/>
        </w:rPr>
        <w:t xml:space="preserve"> </w:t>
      </w:r>
      <w:r>
        <w:t>of</w:t>
      </w:r>
      <w:r>
        <w:rPr>
          <w:spacing w:val="-12"/>
        </w:rPr>
        <w:t xml:space="preserve"> </w:t>
      </w:r>
      <w:r>
        <w:t>the</w:t>
      </w:r>
      <w:r>
        <w:rPr>
          <w:spacing w:val="-13"/>
        </w:rPr>
        <w:t xml:space="preserve"> </w:t>
      </w:r>
      <w:r>
        <w:t>models</w:t>
      </w:r>
      <w:r>
        <w:rPr>
          <w:spacing w:val="-12"/>
        </w:rPr>
        <w:t xml:space="preserve"> </w:t>
      </w:r>
      <w:r>
        <w:t>reported</w:t>
      </w:r>
      <w:r>
        <w:rPr>
          <w:spacing w:val="-13"/>
        </w:rPr>
        <w:t xml:space="preserve"> </w:t>
      </w:r>
      <w:r>
        <w:t>have</w:t>
      </w:r>
      <w:r>
        <w:rPr>
          <w:spacing w:val="-12"/>
        </w:rPr>
        <w:t xml:space="preserve"> </w:t>
      </w:r>
      <w:r>
        <w:t>high</w:t>
      </w:r>
      <w:r>
        <w:rPr>
          <w:spacing w:val="-13"/>
        </w:rPr>
        <w:t xml:space="preserve"> </w:t>
      </w:r>
      <w:r>
        <w:t>performances,</w:t>
      </w:r>
      <w:r>
        <w:rPr>
          <w:spacing w:val="-12"/>
        </w:rPr>
        <w:t xml:space="preserve"> </w:t>
      </w:r>
      <w:r>
        <w:t>however,</w:t>
      </w:r>
      <w:r>
        <w:rPr>
          <w:spacing w:val="-13"/>
        </w:rPr>
        <w:t xml:space="preserve"> </w:t>
      </w:r>
      <w:r>
        <w:t>the</w:t>
      </w:r>
      <w:r>
        <w:rPr>
          <w:spacing w:val="-12"/>
        </w:rPr>
        <w:t xml:space="preserve"> </w:t>
      </w:r>
      <w:r>
        <w:t>experimental setups</w:t>
      </w:r>
      <w:r>
        <w:rPr>
          <w:spacing w:val="-9"/>
        </w:rPr>
        <w:t xml:space="preserve"> </w:t>
      </w:r>
      <w:r>
        <w:t>are</w:t>
      </w:r>
      <w:r>
        <w:rPr>
          <w:spacing w:val="-9"/>
        </w:rPr>
        <w:t xml:space="preserve"> </w:t>
      </w:r>
      <w:r>
        <w:t>not</w:t>
      </w:r>
      <w:r>
        <w:rPr>
          <w:spacing w:val="-9"/>
        </w:rPr>
        <w:t xml:space="preserve"> </w:t>
      </w:r>
      <w:r>
        <w:t>always</w:t>
      </w:r>
      <w:r>
        <w:rPr>
          <w:spacing w:val="-9"/>
        </w:rPr>
        <w:t xml:space="preserve"> </w:t>
      </w:r>
      <w:r>
        <w:t>clear</w:t>
      </w:r>
      <w:r>
        <w:rPr>
          <w:spacing w:val="-9"/>
        </w:rPr>
        <w:t xml:space="preserve"> </w:t>
      </w:r>
      <w:r>
        <w:t>due</w:t>
      </w:r>
      <w:r>
        <w:rPr>
          <w:spacing w:val="-9"/>
        </w:rPr>
        <w:t xml:space="preserve"> </w:t>
      </w:r>
      <w:r>
        <w:t>to</w:t>
      </w:r>
      <w:r>
        <w:rPr>
          <w:spacing w:val="-9"/>
        </w:rPr>
        <w:t xml:space="preserve"> </w:t>
      </w:r>
      <w:r>
        <w:t>most</w:t>
      </w:r>
      <w:r>
        <w:rPr>
          <w:spacing w:val="-9"/>
        </w:rPr>
        <w:t xml:space="preserve"> </w:t>
      </w:r>
      <w:r>
        <w:t>of</w:t>
      </w:r>
      <w:r>
        <w:rPr>
          <w:spacing w:val="-9"/>
        </w:rPr>
        <w:t xml:space="preserve"> </w:t>
      </w:r>
      <w:r>
        <w:t>the</w:t>
      </w:r>
      <w:r>
        <w:rPr>
          <w:spacing w:val="-9"/>
        </w:rPr>
        <w:t xml:space="preserve"> </w:t>
      </w:r>
      <w:r>
        <w:t>authors</w:t>
      </w:r>
      <w:r>
        <w:rPr>
          <w:spacing w:val="-9"/>
        </w:rPr>
        <w:t xml:space="preserve"> </w:t>
      </w:r>
      <w:r>
        <w:t>combine</w:t>
      </w:r>
      <w:r>
        <w:rPr>
          <w:spacing w:val="-9"/>
        </w:rPr>
        <w:t xml:space="preserve"> </w:t>
      </w:r>
      <w:r>
        <w:t>multiple</w:t>
      </w:r>
      <w:r>
        <w:rPr>
          <w:spacing w:val="-9"/>
        </w:rPr>
        <w:t xml:space="preserve"> </w:t>
      </w:r>
      <w:r>
        <w:t>databases</w:t>
      </w:r>
      <w:r>
        <w:rPr>
          <w:spacing w:val="-9"/>
        </w:rPr>
        <w:t xml:space="preserve"> </w:t>
      </w:r>
      <w:r>
        <w:t>and</w:t>
      </w:r>
      <w:r>
        <w:rPr>
          <w:spacing w:val="-9"/>
        </w:rPr>
        <w:t xml:space="preserve"> </w:t>
      </w:r>
      <w:r>
        <w:t>then</w:t>
      </w:r>
      <w:r>
        <w:rPr>
          <w:spacing w:val="-9"/>
        </w:rPr>
        <w:t xml:space="preserve"> </w:t>
      </w:r>
      <w:r>
        <w:t>split</w:t>
      </w:r>
      <w:r>
        <w:rPr>
          <w:spacing w:val="-9"/>
        </w:rPr>
        <w:t xml:space="preserve"> </w:t>
      </w:r>
      <w:r>
        <w:t>the</w:t>
      </w:r>
      <w:r>
        <w:rPr>
          <w:spacing w:val="-9"/>
        </w:rPr>
        <w:t xml:space="preserve"> </w:t>
      </w:r>
      <w:r>
        <w:t>resulting</w:t>
      </w:r>
      <w:r>
        <w:rPr>
          <w:spacing w:val="-9"/>
        </w:rPr>
        <w:t xml:space="preserve"> </w:t>
      </w:r>
      <w:r>
        <w:t>set</w:t>
      </w:r>
      <w:r>
        <w:rPr>
          <w:spacing w:val="-9"/>
        </w:rPr>
        <w:t xml:space="preserve"> </w:t>
      </w:r>
      <w:r>
        <w:t>in</w:t>
      </w:r>
      <w:r>
        <w:rPr>
          <w:spacing w:val="-9"/>
        </w:rPr>
        <w:t xml:space="preserve"> </w:t>
      </w:r>
      <w:r>
        <w:t>the training,</w:t>
      </w:r>
      <w:r>
        <w:rPr>
          <w:spacing w:val="-13"/>
        </w:rPr>
        <w:t xml:space="preserve"> </w:t>
      </w:r>
      <w:r>
        <w:t>validation,</w:t>
      </w:r>
      <w:r>
        <w:rPr>
          <w:spacing w:val="-12"/>
        </w:rPr>
        <w:t xml:space="preserve"> </w:t>
      </w:r>
      <w:r>
        <w:t>and</w:t>
      </w:r>
      <w:r>
        <w:rPr>
          <w:spacing w:val="-13"/>
        </w:rPr>
        <w:t xml:space="preserve"> </w:t>
      </w:r>
      <w:r>
        <w:t>test</w:t>
      </w:r>
      <w:r>
        <w:rPr>
          <w:spacing w:val="-12"/>
        </w:rPr>
        <w:t xml:space="preserve"> </w:t>
      </w:r>
      <w:r>
        <w:t>partitions</w:t>
      </w:r>
      <w:r>
        <w:rPr>
          <w:spacing w:val="-13"/>
        </w:rPr>
        <w:t xml:space="preserve"> </w:t>
      </w:r>
      <w:r>
        <w:t>without</w:t>
      </w:r>
      <w:r>
        <w:rPr>
          <w:spacing w:val="-12"/>
        </w:rPr>
        <w:t xml:space="preserve"> </w:t>
      </w:r>
      <w:r>
        <w:t>doing</w:t>
      </w:r>
      <w:r>
        <w:rPr>
          <w:spacing w:val="-13"/>
        </w:rPr>
        <w:t xml:space="preserve"> </w:t>
      </w:r>
      <w:r>
        <w:t>any</w:t>
      </w:r>
      <w:r>
        <w:rPr>
          <w:spacing w:val="-12"/>
        </w:rPr>
        <w:t xml:space="preserve"> </w:t>
      </w:r>
      <w:r>
        <w:t>further</w:t>
      </w:r>
      <w:r>
        <w:rPr>
          <w:spacing w:val="-13"/>
        </w:rPr>
        <w:t xml:space="preserve"> </w:t>
      </w:r>
      <w:r>
        <w:t>clarification.</w:t>
      </w:r>
      <w:r>
        <w:rPr>
          <w:spacing w:val="-12"/>
        </w:rPr>
        <w:t xml:space="preserve"> </w:t>
      </w:r>
      <w:r>
        <w:t>In</w:t>
      </w:r>
      <w:r>
        <w:rPr>
          <w:spacing w:val="-13"/>
        </w:rPr>
        <w:t xml:space="preserve"> </w:t>
      </w:r>
      <w:r>
        <w:t>many</w:t>
      </w:r>
      <w:r>
        <w:rPr>
          <w:spacing w:val="-12"/>
        </w:rPr>
        <w:t xml:space="preserve"> </w:t>
      </w:r>
      <w:r>
        <w:t>cases,</w:t>
      </w:r>
      <w:r>
        <w:rPr>
          <w:spacing w:val="-13"/>
        </w:rPr>
        <w:t xml:space="preserve"> </w:t>
      </w:r>
      <w:r>
        <w:t>the</w:t>
      </w:r>
      <w:r>
        <w:rPr>
          <w:spacing w:val="-12"/>
        </w:rPr>
        <w:t xml:space="preserve"> </w:t>
      </w:r>
      <w:r>
        <w:t>testing</w:t>
      </w:r>
      <w:r>
        <w:rPr>
          <w:spacing w:val="-13"/>
        </w:rPr>
        <w:t xml:space="preserve"> </w:t>
      </w:r>
      <w:r>
        <w:t>of</w:t>
      </w:r>
      <w:r>
        <w:rPr>
          <w:spacing w:val="-12"/>
        </w:rPr>
        <w:t xml:space="preserve"> </w:t>
      </w:r>
      <w:r>
        <w:t>the</w:t>
      </w:r>
      <w:r>
        <w:rPr>
          <w:spacing w:val="-13"/>
        </w:rPr>
        <w:t xml:space="preserve"> </w:t>
      </w:r>
      <w:r>
        <w:t>model</w:t>
      </w:r>
      <w:r>
        <w:rPr>
          <w:spacing w:val="-12"/>
        </w:rPr>
        <w:t xml:space="preserve"> </w:t>
      </w:r>
      <w:r>
        <w:t>is done using very few images and none of the analyzed works perform clinical validation of the methods.</w:t>
      </w:r>
    </w:p>
    <w:p w14:paraId="6B07A87E" w14:textId="77777777" w:rsidR="00D638CA" w:rsidRDefault="00D638CA" w:rsidP="00D638CA">
      <w:pPr>
        <w:spacing w:line="228" w:lineRule="auto"/>
        <w:jc w:val="both"/>
        <w:sectPr w:rsidR="00D638CA" w:rsidSect="00D638CA">
          <w:type w:val="continuous"/>
          <w:pgSz w:w="12240" w:h="15840"/>
          <w:pgMar w:top="1300" w:right="1260" w:bottom="1020" w:left="1320" w:header="686" w:footer="826" w:gutter="0"/>
          <w:cols w:space="720"/>
        </w:sectPr>
      </w:pPr>
    </w:p>
    <w:p w14:paraId="1FD7CF9A" w14:textId="77777777" w:rsidR="00D638CA" w:rsidRDefault="00D638CA" w:rsidP="00D638CA">
      <w:pPr>
        <w:rPr>
          <w:rFonts w:ascii="Verdana"/>
          <w:sz w:val="17"/>
        </w:rPr>
      </w:pPr>
    </w:p>
    <w:p w14:paraId="35441B17" w14:textId="77777777" w:rsidR="00B6441F" w:rsidRDefault="00B6441F" w:rsidP="00D638CA">
      <w:pPr>
        <w:rPr>
          <w:rFonts w:ascii="Verdana"/>
          <w:sz w:val="17"/>
        </w:rPr>
      </w:pPr>
    </w:p>
    <w:p w14:paraId="10D01A86" w14:textId="77777777" w:rsidR="00B6441F" w:rsidRDefault="00B6441F" w:rsidP="00D638CA">
      <w:pPr>
        <w:rPr>
          <w:rFonts w:ascii="Verdana"/>
          <w:sz w:val="17"/>
        </w:rPr>
      </w:pPr>
    </w:p>
    <w:p w14:paraId="1A964001" w14:textId="77777777" w:rsidR="00B6441F" w:rsidRDefault="00B6441F" w:rsidP="00D638CA">
      <w:pPr>
        <w:rPr>
          <w:rFonts w:ascii="Verdana"/>
          <w:sz w:val="17"/>
        </w:rPr>
        <w:sectPr w:rsidR="00B6441F">
          <w:type w:val="continuous"/>
          <w:pgSz w:w="12240" w:h="15840"/>
          <w:pgMar w:top="1580" w:right="1260" w:bottom="280" w:left="1320" w:header="686" w:footer="826" w:gutter="0"/>
          <w:cols w:space="720"/>
        </w:sectPr>
      </w:pPr>
    </w:p>
    <w:p w14:paraId="1122181E" w14:textId="77777777" w:rsidR="00D638CA" w:rsidRDefault="00D638CA" w:rsidP="00D638CA">
      <w:pPr>
        <w:spacing w:before="58"/>
        <w:jc w:val="right"/>
        <w:rPr>
          <w:rFonts w:ascii="Verdana"/>
          <w:sz w:val="16"/>
        </w:rPr>
      </w:pPr>
      <w:r>
        <w:rPr>
          <w:rFonts w:ascii="Verdana"/>
          <w:color w:val="909090"/>
          <w:spacing w:val="-2"/>
          <w:sz w:val="16"/>
        </w:rPr>
        <w:lastRenderedPageBreak/>
        <w:t>17.39%</w:t>
      </w:r>
    </w:p>
    <w:p w14:paraId="640401C0" w14:textId="77777777" w:rsidR="00D638CA" w:rsidRDefault="00D638CA" w:rsidP="00D638CA">
      <w:pPr>
        <w:spacing w:before="117"/>
        <w:ind w:left="2790"/>
        <w:rPr>
          <w:rFonts w:ascii="Verdana"/>
          <w:sz w:val="13"/>
        </w:rPr>
      </w:pPr>
      <w:r>
        <w:rPr>
          <w:rFonts w:ascii="Verdana"/>
          <w:color w:val="909090"/>
          <w:sz w:val="13"/>
        </w:rPr>
        <w:t>Web</w:t>
      </w:r>
      <w:r>
        <w:rPr>
          <w:rFonts w:ascii="Verdana"/>
          <w:color w:val="909090"/>
          <w:spacing w:val="-2"/>
          <w:sz w:val="13"/>
        </w:rPr>
        <w:t xml:space="preserve"> </w:t>
      </w:r>
      <w:r>
        <w:rPr>
          <w:rFonts w:ascii="Verdana"/>
          <w:color w:val="909090"/>
          <w:sz w:val="13"/>
        </w:rPr>
        <w:t>of</w:t>
      </w:r>
      <w:r>
        <w:rPr>
          <w:rFonts w:ascii="Verdana"/>
          <w:color w:val="909090"/>
          <w:spacing w:val="-2"/>
          <w:sz w:val="13"/>
        </w:rPr>
        <w:t xml:space="preserve"> Science</w:t>
      </w:r>
    </w:p>
    <w:p w14:paraId="08C40E33" w14:textId="77777777" w:rsidR="00B6441F" w:rsidRDefault="00B6441F" w:rsidP="00B6441F">
      <w:pPr>
        <w:pStyle w:val="BodyText"/>
        <w:spacing w:before="215" w:line="228" w:lineRule="auto"/>
        <w:ind w:left="1895" w:right="1894" w:hanging="7"/>
      </w:pPr>
      <w:r>
        <w:t>Table</w:t>
      </w:r>
      <w:r>
        <w:rPr>
          <w:spacing w:val="-10"/>
        </w:rPr>
        <w:t xml:space="preserve"> </w:t>
      </w:r>
      <w:r>
        <w:t>4: Implementation</w:t>
      </w:r>
      <w:r>
        <w:rPr>
          <w:spacing w:val="-10"/>
        </w:rPr>
        <w:t xml:space="preserve"> </w:t>
      </w:r>
      <w:r>
        <w:t>details</w:t>
      </w:r>
      <w:r>
        <w:rPr>
          <w:spacing w:val="-10"/>
        </w:rPr>
        <w:t xml:space="preserve"> </w:t>
      </w:r>
      <w:r>
        <w:t>and</w:t>
      </w:r>
      <w:r>
        <w:rPr>
          <w:spacing w:val="-9"/>
        </w:rPr>
        <w:t xml:space="preserve"> </w:t>
      </w:r>
      <w:r>
        <w:t>results</w:t>
      </w:r>
      <w:r>
        <w:rPr>
          <w:spacing w:val="-10"/>
        </w:rPr>
        <w:t xml:space="preserve"> </w:t>
      </w:r>
      <w:r>
        <w:t>of</w:t>
      </w:r>
      <w:r>
        <w:rPr>
          <w:spacing w:val="-10"/>
        </w:rPr>
        <w:t xml:space="preserve"> </w:t>
      </w:r>
      <w:r>
        <w:t>the</w:t>
      </w:r>
      <w:r>
        <w:rPr>
          <w:spacing w:val="-9"/>
        </w:rPr>
        <w:t xml:space="preserve"> </w:t>
      </w:r>
      <w:r>
        <w:t>selected</w:t>
      </w:r>
      <w:r>
        <w:rPr>
          <w:spacing w:val="-9"/>
        </w:rPr>
        <w:t xml:space="preserve"> </w:t>
      </w:r>
      <w:r>
        <w:t>papers</w:t>
      </w:r>
      <w:r>
        <w:rPr>
          <w:spacing w:val="-10"/>
        </w:rPr>
        <w:t xml:space="preserve"> </w:t>
      </w:r>
      <w:r>
        <w:t>for</w:t>
      </w:r>
      <w:r>
        <w:rPr>
          <w:spacing w:val="-10"/>
        </w:rPr>
        <w:t xml:space="preserve"> </w:t>
      </w:r>
      <w:r>
        <w:t>the detection of COVID-19 using chest X-ray images</w:t>
      </w:r>
    </w:p>
    <w:p w14:paraId="64618022" w14:textId="77777777" w:rsidR="00B6441F" w:rsidRDefault="00B6441F" w:rsidP="00B6441F">
      <w:pPr>
        <w:pStyle w:val="BodyText"/>
        <w:spacing w:before="1"/>
        <w:rPr>
          <w:sz w:val="19"/>
        </w:rPr>
      </w:pPr>
    </w:p>
    <w:tbl>
      <w:tblPr>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Change w:id="419" w:author="GURU PRAKASH G" w:date="2024-01-08T17:56:00Z">
          <w:tblPr>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PrChange>
      </w:tblPr>
      <w:tblGrid>
        <w:gridCol w:w="1721"/>
        <w:gridCol w:w="1494"/>
        <w:gridCol w:w="1040"/>
        <w:gridCol w:w="1380"/>
        <w:gridCol w:w="1550"/>
        <w:gridCol w:w="1493"/>
        <w:tblGridChange w:id="420">
          <w:tblGrid>
            <w:gridCol w:w="1721"/>
            <w:gridCol w:w="1494"/>
            <w:gridCol w:w="1040"/>
            <w:gridCol w:w="1380"/>
            <w:gridCol w:w="1550"/>
            <w:gridCol w:w="1493"/>
          </w:tblGrid>
        </w:tblGridChange>
      </w:tblGrid>
      <w:tr w:rsidR="00B6441F" w14:paraId="4BCA9A49" w14:textId="77777777" w:rsidTr="009131A9">
        <w:trPr>
          <w:trHeight w:val="216"/>
          <w:trPrChange w:id="421" w:author="GURU PRAKASH G" w:date="2024-01-08T17:56:00Z">
            <w:trPr>
              <w:trHeight w:val="216"/>
            </w:trPr>
          </w:trPrChange>
        </w:trPr>
        <w:tc>
          <w:tcPr>
            <w:tcW w:w="1721" w:type="dxa"/>
            <w:tcPrChange w:id="422" w:author="GURU PRAKASH G" w:date="2024-01-08T17:56:00Z">
              <w:tcPr>
                <w:tcW w:w="1721" w:type="dxa"/>
              </w:tcPr>
            </w:tcPrChange>
          </w:tcPr>
          <w:p w14:paraId="0B7D8EBE" w14:textId="77777777" w:rsidR="00B6441F" w:rsidRDefault="00B6441F" w:rsidP="009131A9">
            <w:pPr>
              <w:pStyle w:val="TableParagraph"/>
              <w:spacing w:line="195" w:lineRule="exact"/>
              <w:ind w:left="122"/>
              <w:rPr>
                <w:sz w:val="20"/>
              </w:rPr>
            </w:pPr>
            <w:r>
              <w:rPr>
                <w:spacing w:val="-2"/>
                <w:sz w:val="20"/>
              </w:rPr>
              <w:t>Article</w:t>
            </w:r>
          </w:p>
        </w:tc>
        <w:tc>
          <w:tcPr>
            <w:tcW w:w="1494" w:type="dxa"/>
            <w:tcPrChange w:id="423" w:author="GURU PRAKASH G" w:date="2024-01-08T17:56:00Z">
              <w:tcPr>
                <w:tcW w:w="1494" w:type="dxa"/>
              </w:tcPr>
            </w:tcPrChange>
          </w:tcPr>
          <w:p w14:paraId="6AD9C232" w14:textId="77777777" w:rsidR="00B6441F" w:rsidRDefault="00B6441F" w:rsidP="009131A9">
            <w:pPr>
              <w:pStyle w:val="TableParagraph"/>
              <w:spacing w:line="195" w:lineRule="exact"/>
              <w:ind w:left="122"/>
              <w:rPr>
                <w:sz w:val="20"/>
              </w:rPr>
            </w:pPr>
            <w:r>
              <w:rPr>
                <w:spacing w:val="-2"/>
                <w:sz w:val="20"/>
              </w:rPr>
              <w:t>Models</w:t>
            </w:r>
          </w:p>
        </w:tc>
        <w:tc>
          <w:tcPr>
            <w:tcW w:w="1040" w:type="dxa"/>
            <w:tcPrChange w:id="424" w:author="GURU PRAKASH G" w:date="2024-01-08T17:56:00Z">
              <w:tcPr>
                <w:tcW w:w="1040" w:type="dxa"/>
              </w:tcPr>
            </w:tcPrChange>
          </w:tcPr>
          <w:p w14:paraId="3EFBFAB1" w14:textId="77777777" w:rsidR="00B6441F" w:rsidRDefault="00B6441F" w:rsidP="009131A9">
            <w:pPr>
              <w:pStyle w:val="TableParagraph"/>
              <w:spacing w:line="195" w:lineRule="exact"/>
              <w:ind w:left="122"/>
              <w:rPr>
                <w:sz w:val="20"/>
              </w:rPr>
            </w:pPr>
            <w:r>
              <w:rPr>
                <w:spacing w:val="-2"/>
                <w:sz w:val="20"/>
              </w:rPr>
              <w:t>Database</w:t>
            </w:r>
          </w:p>
        </w:tc>
        <w:tc>
          <w:tcPr>
            <w:tcW w:w="1380" w:type="dxa"/>
            <w:tcPrChange w:id="425" w:author="GURU PRAKASH G" w:date="2024-01-08T17:56:00Z">
              <w:tcPr>
                <w:tcW w:w="1380" w:type="dxa"/>
              </w:tcPr>
            </w:tcPrChange>
          </w:tcPr>
          <w:p w14:paraId="63CD1BF6" w14:textId="77777777" w:rsidR="00B6441F" w:rsidRDefault="00B6441F" w:rsidP="009131A9">
            <w:pPr>
              <w:pStyle w:val="TableParagraph"/>
              <w:spacing w:line="195" w:lineRule="exact"/>
              <w:ind w:left="123"/>
              <w:rPr>
                <w:sz w:val="20"/>
              </w:rPr>
            </w:pPr>
            <w:r>
              <w:rPr>
                <w:spacing w:val="-2"/>
                <w:sz w:val="20"/>
              </w:rPr>
              <w:t>Classes</w:t>
            </w:r>
          </w:p>
        </w:tc>
        <w:tc>
          <w:tcPr>
            <w:tcW w:w="1550" w:type="dxa"/>
            <w:tcPrChange w:id="426" w:author="GURU PRAKASH G" w:date="2024-01-08T17:56:00Z">
              <w:tcPr>
                <w:tcW w:w="1550" w:type="dxa"/>
              </w:tcPr>
            </w:tcPrChange>
          </w:tcPr>
          <w:p w14:paraId="4EB68708" w14:textId="77777777" w:rsidR="00B6441F" w:rsidRDefault="00B6441F" w:rsidP="009131A9">
            <w:pPr>
              <w:pStyle w:val="TableParagraph"/>
              <w:spacing w:line="195" w:lineRule="exact"/>
              <w:ind w:left="124"/>
              <w:rPr>
                <w:sz w:val="20"/>
              </w:rPr>
            </w:pPr>
            <w:r>
              <w:rPr>
                <w:spacing w:val="-2"/>
                <w:sz w:val="20"/>
              </w:rPr>
              <w:t>Preprocessing</w:t>
            </w:r>
          </w:p>
        </w:tc>
        <w:tc>
          <w:tcPr>
            <w:tcW w:w="1493" w:type="dxa"/>
            <w:tcPrChange w:id="427" w:author="GURU PRAKASH G" w:date="2024-01-08T17:56:00Z">
              <w:tcPr>
                <w:tcW w:w="1493" w:type="dxa"/>
              </w:tcPr>
            </w:tcPrChange>
          </w:tcPr>
          <w:p w14:paraId="4B670F81" w14:textId="77777777" w:rsidR="00B6441F" w:rsidRDefault="00B6441F" w:rsidP="009131A9">
            <w:pPr>
              <w:pStyle w:val="TableParagraph"/>
              <w:spacing w:line="195" w:lineRule="exact"/>
              <w:ind w:left="125"/>
              <w:rPr>
                <w:sz w:val="20"/>
              </w:rPr>
            </w:pPr>
            <w:r>
              <w:rPr>
                <w:sz w:val="20"/>
              </w:rPr>
              <w:t>Best</w:t>
            </w:r>
            <w:r>
              <w:rPr>
                <w:spacing w:val="-5"/>
                <w:sz w:val="20"/>
              </w:rPr>
              <w:t xml:space="preserve"> </w:t>
            </w:r>
            <w:r>
              <w:rPr>
                <w:spacing w:val="-2"/>
                <w:sz w:val="20"/>
              </w:rPr>
              <w:t>Results</w:t>
            </w:r>
          </w:p>
        </w:tc>
      </w:tr>
      <w:tr w:rsidR="00B6441F" w14:paraId="2AE284BD" w14:textId="77777777" w:rsidTr="00B6441F">
        <w:trPr>
          <w:trHeight w:val="9742"/>
        </w:trPr>
        <w:tc>
          <w:tcPr>
            <w:tcW w:w="1721" w:type="dxa"/>
            <w:tcBorders>
              <w:bottom w:val="nil"/>
            </w:tcBorders>
          </w:tcPr>
          <w:p w14:paraId="368DB4DE" w14:textId="77777777" w:rsidR="00B6441F" w:rsidRDefault="0041340E" w:rsidP="009131A9">
            <w:pPr>
              <w:pStyle w:val="TableParagraph"/>
              <w:spacing w:line="189" w:lineRule="exact"/>
              <w:ind w:left="122"/>
              <w:rPr>
                <w:sz w:val="20"/>
              </w:rPr>
            </w:pPr>
            <w:hyperlink w:anchor="_bookmark71" w:history="1">
              <w:r w:rsidR="00B6441F">
                <w:rPr>
                  <w:spacing w:val="-2"/>
                  <w:sz w:val="20"/>
                </w:rPr>
                <w:t>[Apostolopoulos</w:t>
              </w:r>
            </w:hyperlink>
          </w:p>
          <w:p w14:paraId="75607406" w14:textId="77777777" w:rsidR="00B6441F" w:rsidRDefault="0041340E" w:rsidP="009131A9">
            <w:pPr>
              <w:pStyle w:val="TableParagraph"/>
              <w:tabs>
                <w:tab w:val="left" w:pos="780"/>
              </w:tabs>
              <w:spacing w:before="3" w:line="228" w:lineRule="auto"/>
              <w:ind w:left="122" w:right="87"/>
              <w:rPr>
                <w:sz w:val="20"/>
              </w:rPr>
            </w:pPr>
            <w:hyperlink w:anchor="_bookmark71" w:history="1">
              <w:r w:rsidR="00B6441F">
                <w:rPr>
                  <w:spacing w:val="-4"/>
                  <w:sz w:val="20"/>
                </w:rPr>
                <w:t>and</w:t>
              </w:r>
              <w:r w:rsidR="00B6441F">
                <w:rPr>
                  <w:sz w:val="20"/>
                </w:rPr>
                <w:tab/>
              </w:r>
              <w:r w:rsidR="00B6441F">
                <w:rPr>
                  <w:spacing w:val="-2"/>
                  <w:sz w:val="20"/>
                </w:rPr>
                <w:t>Mpesiana,</w:t>
              </w:r>
            </w:hyperlink>
            <w:r w:rsidR="00B6441F">
              <w:rPr>
                <w:spacing w:val="-2"/>
                <w:sz w:val="20"/>
              </w:rPr>
              <w:t xml:space="preserve"> </w:t>
            </w:r>
            <w:hyperlink w:anchor="_bookmark71" w:history="1">
              <w:r w:rsidR="00B6441F">
                <w:rPr>
                  <w:spacing w:val="-2"/>
                  <w:sz w:val="20"/>
                </w:rPr>
                <w:t>2020]</w:t>
              </w:r>
            </w:hyperlink>
          </w:p>
          <w:p w14:paraId="1050000C" w14:textId="77777777" w:rsidR="00B6441F" w:rsidRDefault="00B6441F" w:rsidP="009131A9">
            <w:pPr>
              <w:pStyle w:val="TableParagraph"/>
              <w:rPr>
                <w:sz w:val="24"/>
              </w:rPr>
            </w:pPr>
          </w:p>
          <w:p w14:paraId="681E7531" w14:textId="77777777" w:rsidR="00B6441F" w:rsidRDefault="00B6441F" w:rsidP="009131A9">
            <w:pPr>
              <w:pStyle w:val="TableParagraph"/>
              <w:rPr>
                <w:sz w:val="24"/>
              </w:rPr>
            </w:pPr>
          </w:p>
          <w:p w14:paraId="7382D8C7" w14:textId="77777777" w:rsidR="00B6441F" w:rsidRDefault="00B6441F" w:rsidP="009131A9">
            <w:pPr>
              <w:pStyle w:val="TableParagraph"/>
              <w:spacing w:before="10"/>
              <w:rPr>
                <w:sz w:val="27"/>
              </w:rPr>
            </w:pPr>
          </w:p>
          <w:p w14:paraId="7DC32D6B" w14:textId="77777777" w:rsidR="00B6441F" w:rsidRDefault="0041340E" w:rsidP="009131A9">
            <w:pPr>
              <w:pStyle w:val="TableParagraph"/>
              <w:spacing w:line="228" w:lineRule="auto"/>
              <w:ind w:left="122"/>
              <w:rPr>
                <w:sz w:val="20"/>
              </w:rPr>
            </w:pPr>
            <w:hyperlink w:anchor="_bookmark72" w:history="1">
              <w:r w:rsidR="00B6441F">
                <w:rPr>
                  <w:sz w:val="20"/>
                </w:rPr>
                <w:t>[Ucar</w:t>
              </w:r>
              <w:r w:rsidR="00B6441F">
                <w:rPr>
                  <w:spacing w:val="40"/>
                  <w:sz w:val="20"/>
                </w:rPr>
                <w:t xml:space="preserve"> </w:t>
              </w:r>
              <w:r w:rsidR="00B6441F">
                <w:rPr>
                  <w:sz w:val="20"/>
                </w:rPr>
                <w:t>and</w:t>
              </w:r>
              <w:r w:rsidR="00B6441F">
                <w:rPr>
                  <w:spacing w:val="40"/>
                  <w:sz w:val="20"/>
                </w:rPr>
                <w:t xml:space="preserve"> </w:t>
              </w:r>
              <w:r w:rsidR="00B6441F">
                <w:rPr>
                  <w:sz w:val="20"/>
                </w:rPr>
                <w:t>Kork-</w:t>
              </w:r>
            </w:hyperlink>
            <w:r w:rsidR="00B6441F">
              <w:rPr>
                <w:sz w:val="20"/>
              </w:rPr>
              <w:t xml:space="preserve"> </w:t>
            </w:r>
            <w:hyperlink w:anchor="_bookmark72" w:history="1">
              <w:r w:rsidR="00B6441F">
                <w:rPr>
                  <w:sz w:val="20"/>
                </w:rPr>
                <w:t>maz,</w:t>
              </w:r>
            </w:hyperlink>
            <w:r w:rsidR="00B6441F">
              <w:rPr>
                <w:sz w:val="20"/>
              </w:rPr>
              <w:t xml:space="preserve"> </w:t>
            </w:r>
            <w:hyperlink w:anchor="_bookmark72" w:history="1">
              <w:r w:rsidR="00B6441F">
                <w:rPr>
                  <w:sz w:val="20"/>
                </w:rPr>
                <w:t>2020]</w:t>
              </w:r>
            </w:hyperlink>
          </w:p>
          <w:p w14:paraId="43B26E10" w14:textId="77777777" w:rsidR="00B6441F" w:rsidRDefault="00B6441F" w:rsidP="009131A9">
            <w:pPr>
              <w:pStyle w:val="TableParagraph"/>
              <w:rPr>
                <w:sz w:val="24"/>
              </w:rPr>
            </w:pPr>
          </w:p>
          <w:p w14:paraId="2F352FF5" w14:textId="77777777" w:rsidR="00B6441F" w:rsidRDefault="00B6441F" w:rsidP="009131A9">
            <w:pPr>
              <w:pStyle w:val="TableParagraph"/>
              <w:rPr>
                <w:sz w:val="24"/>
              </w:rPr>
            </w:pPr>
          </w:p>
          <w:p w14:paraId="267DA32C" w14:textId="77777777" w:rsidR="00B6441F" w:rsidRDefault="00B6441F" w:rsidP="009131A9">
            <w:pPr>
              <w:pStyle w:val="TableParagraph"/>
              <w:rPr>
                <w:sz w:val="24"/>
              </w:rPr>
            </w:pPr>
          </w:p>
          <w:p w14:paraId="3CE9884E" w14:textId="77777777" w:rsidR="00B6441F" w:rsidRDefault="00B6441F" w:rsidP="009131A9">
            <w:pPr>
              <w:pStyle w:val="TableParagraph"/>
              <w:rPr>
                <w:sz w:val="24"/>
              </w:rPr>
            </w:pPr>
          </w:p>
          <w:p w14:paraId="661EF073" w14:textId="77777777" w:rsidR="00B6441F" w:rsidRDefault="0041340E" w:rsidP="009131A9">
            <w:pPr>
              <w:pStyle w:val="TableParagraph"/>
              <w:tabs>
                <w:tab w:val="left" w:pos="990"/>
                <w:tab w:val="left" w:pos="1372"/>
              </w:tabs>
              <w:spacing w:before="204" w:line="228" w:lineRule="auto"/>
              <w:ind w:left="122" w:right="87"/>
              <w:rPr>
                <w:sz w:val="20"/>
              </w:rPr>
            </w:pPr>
            <w:hyperlink w:anchor="_bookmark73" w:history="1">
              <w:r w:rsidR="00B6441F">
                <w:rPr>
                  <w:spacing w:val="-2"/>
                  <w:sz w:val="20"/>
                </w:rPr>
                <w:t>[Ozturk</w:t>
              </w:r>
              <w:r w:rsidR="00B6441F">
                <w:rPr>
                  <w:sz w:val="20"/>
                </w:rPr>
                <w:tab/>
              </w:r>
              <w:r w:rsidR="00B6441F">
                <w:rPr>
                  <w:spacing w:val="-6"/>
                  <w:sz w:val="20"/>
                </w:rPr>
                <w:t>et</w:t>
              </w:r>
              <w:r w:rsidR="00B6441F">
                <w:rPr>
                  <w:sz w:val="20"/>
                </w:rPr>
                <w:tab/>
              </w:r>
              <w:r w:rsidR="00B6441F">
                <w:rPr>
                  <w:spacing w:val="-4"/>
                  <w:sz w:val="20"/>
                </w:rPr>
                <w:t>al.,</w:t>
              </w:r>
            </w:hyperlink>
            <w:r w:rsidR="00B6441F">
              <w:rPr>
                <w:spacing w:val="-4"/>
                <w:sz w:val="20"/>
              </w:rPr>
              <w:t xml:space="preserve"> </w:t>
            </w:r>
            <w:hyperlink w:anchor="_bookmark73" w:history="1">
              <w:r w:rsidR="00B6441F">
                <w:rPr>
                  <w:spacing w:val="-2"/>
                  <w:sz w:val="20"/>
                </w:rPr>
                <w:t>2020]</w:t>
              </w:r>
            </w:hyperlink>
          </w:p>
          <w:p w14:paraId="4BFB5CFE" w14:textId="77777777" w:rsidR="00B6441F" w:rsidRDefault="00B6441F" w:rsidP="009131A9">
            <w:pPr>
              <w:pStyle w:val="TableParagraph"/>
              <w:rPr>
                <w:sz w:val="24"/>
              </w:rPr>
            </w:pPr>
          </w:p>
          <w:p w14:paraId="052B67B9" w14:textId="77777777" w:rsidR="00B6441F" w:rsidRDefault="00B6441F" w:rsidP="009131A9">
            <w:pPr>
              <w:pStyle w:val="TableParagraph"/>
              <w:spacing w:before="10"/>
              <w:rPr>
                <w:sz w:val="32"/>
              </w:rPr>
            </w:pPr>
          </w:p>
          <w:p w14:paraId="6D36E9D0" w14:textId="77777777" w:rsidR="00B6441F" w:rsidRDefault="0041340E" w:rsidP="009131A9">
            <w:pPr>
              <w:pStyle w:val="TableParagraph"/>
              <w:spacing w:line="228" w:lineRule="auto"/>
              <w:ind w:left="122"/>
              <w:rPr>
                <w:sz w:val="20"/>
              </w:rPr>
            </w:pPr>
            <w:hyperlink w:anchor="_bookmark74" w:history="1">
              <w:r w:rsidR="00B6441F">
                <w:rPr>
                  <w:spacing w:val="9"/>
                  <w:sz w:val="20"/>
                </w:rPr>
                <w:t>[</w:t>
              </w:r>
              <w:r w:rsidR="00B6441F">
                <w:rPr>
                  <w:spacing w:val="-7"/>
                  <w:sz w:val="20"/>
                </w:rPr>
                <w:t>T</w:t>
              </w:r>
              <w:r w:rsidR="00B6441F">
                <w:rPr>
                  <w:spacing w:val="8"/>
                  <w:sz w:val="20"/>
                </w:rPr>
                <w:t>o</w:t>
              </w:r>
              <w:r w:rsidR="00B6441F">
                <w:rPr>
                  <w:spacing w:val="-76"/>
                  <w:sz w:val="20"/>
                </w:rPr>
                <w:t>g</w:t>
              </w:r>
              <w:r w:rsidR="00B6441F">
                <w:rPr>
                  <w:spacing w:val="26"/>
                  <w:sz w:val="20"/>
                </w:rPr>
                <w:t>˘</w:t>
              </w:r>
              <w:r w:rsidR="00B6441F">
                <w:rPr>
                  <w:spacing w:val="9"/>
                  <w:sz w:val="20"/>
                </w:rPr>
                <w:t>açar</w:t>
              </w:r>
              <w:r w:rsidR="00B6441F">
                <w:rPr>
                  <w:spacing w:val="80"/>
                  <w:sz w:val="20"/>
                </w:rPr>
                <w:t xml:space="preserve"> </w:t>
              </w:r>
              <w:r w:rsidR="00B6441F">
                <w:rPr>
                  <w:sz w:val="20"/>
                </w:rPr>
                <w:t>et</w:t>
              </w:r>
              <w:r w:rsidR="00B6441F">
                <w:rPr>
                  <w:spacing w:val="80"/>
                  <w:sz w:val="20"/>
                </w:rPr>
                <w:t xml:space="preserve"> </w:t>
              </w:r>
              <w:r w:rsidR="00B6441F">
                <w:rPr>
                  <w:sz w:val="20"/>
                </w:rPr>
                <w:t>al.,</w:t>
              </w:r>
            </w:hyperlink>
            <w:r w:rsidR="00B6441F">
              <w:rPr>
                <w:sz w:val="20"/>
              </w:rPr>
              <w:t xml:space="preserve"> </w:t>
            </w:r>
            <w:hyperlink w:anchor="_bookmark74" w:history="1">
              <w:r w:rsidR="00B6441F">
                <w:rPr>
                  <w:spacing w:val="-2"/>
                  <w:sz w:val="20"/>
                </w:rPr>
                <w:t>2020]</w:t>
              </w:r>
            </w:hyperlink>
          </w:p>
          <w:p w14:paraId="6EB4C6F2" w14:textId="77777777" w:rsidR="00B6441F" w:rsidRDefault="00B6441F" w:rsidP="009131A9">
            <w:pPr>
              <w:pStyle w:val="TableParagraph"/>
              <w:rPr>
                <w:sz w:val="24"/>
              </w:rPr>
            </w:pPr>
          </w:p>
          <w:p w14:paraId="284131D2" w14:textId="77777777" w:rsidR="00B6441F" w:rsidRDefault="00B6441F" w:rsidP="009131A9">
            <w:pPr>
              <w:pStyle w:val="TableParagraph"/>
              <w:rPr>
                <w:sz w:val="24"/>
              </w:rPr>
            </w:pPr>
          </w:p>
          <w:p w14:paraId="6820FB29" w14:textId="77777777" w:rsidR="00B6441F" w:rsidRDefault="00B6441F" w:rsidP="009131A9">
            <w:pPr>
              <w:pStyle w:val="TableParagraph"/>
              <w:rPr>
                <w:sz w:val="24"/>
              </w:rPr>
            </w:pPr>
          </w:p>
          <w:p w14:paraId="545044BC" w14:textId="77777777" w:rsidR="00B6441F" w:rsidRDefault="00B6441F" w:rsidP="009131A9">
            <w:pPr>
              <w:pStyle w:val="TableParagraph"/>
              <w:rPr>
                <w:sz w:val="24"/>
              </w:rPr>
            </w:pPr>
          </w:p>
          <w:p w14:paraId="2669CF44" w14:textId="77777777" w:rsidR="00B6441F" w:rsidRDefault="0041340E" w:rsidP="009131A9">
            <w:pPr>
              <w:pStyle w:val="TableParagraph"/>
              <w:tabs>
                <w:tab w:val="left" w:pos="995"/>
                <w:tab w:val="left" w:pos="1372"/>
              </w:tabs>
              <w:spacing w:before="205" w:line="228" w:lineRule="auto"/>
              <w:ind w:left="122" w:right="87"/>
              <w:rPr>
                <w:sz w:val="20"/>
              </w:rPr>
            </w:pPr>
            <w:hyperlink w:anchor="_bookmark44" w:history="1">
              <w:r w:rsidR="00B6441F">
                <w:rPr>
                  <w:spacing w:val="-2"/>
                  <w:sz w:val="20"/>
                </w:rPr>
                <w:t>[Pereira</w:t>
              </w:r>
              <w:r w:rsidR="00B6441F">
                <w:rPr>
                  <w:sz w:val="20"/>
                </w:rPr>
                <w:tab/>
              </w:r>
              <w:r w:rsidR="00B6441F">
                <w:rPr>
                  <w:spacing w:val="-6"/>
                  <w:sz w:val="20"/>
                </w:rPr>
                <w:t>et</w:t>
              </w:r>
              <w:r w:rsidR="00B6441F">
                <w:rPr>
                  <w:sz w:val="20"/>
                </w:rPr>
                <w:tab/>
              </w:r>
              <w:r w:rsidR="00B6441F">
                <w:rPr>
                  <w:spacing w:val="-4"/>
                  <w:sz w:val="20"/>
                </w:rPr>
                <w:t>al.,</w:t>
              </w:r>
            </w:hyperlink>
            <w:r w:rsidR="00B6441F">
              <w:rPr>
                <w:spacing w:val="-4"/>
                <w:sz w:val="20"/>
              </w:rPr>
              <w:t xml:space="preserve"> </w:t>
            </w:r>
            <w:hyperlink w:anchor="_bookmark44" w:history="1">
              <w:r w:rsidR="00B6441F">
                <w:rPr>
                  <w:spacing w:val="-2"/>
                  <w:sz w:val="20"/>
                </w:rPr>
                <w:t>2020]</w:t>
              </w:r>
            </w:hyperlink>
          </w:p>
          <w:p w14:paraId="44413DEB" w14:textId="77777777" w:rsidR="00B6441F" w:rsidRDefault="00B6441F" w:rsidP="009131A9">
            <w:pPr>
              <w:pStyle w:val="TableParagraph"/>
              <w:rPr>
                <w:sz w:val="24"/>
              </w:rPr>
            </w:pPr>
          </w:p>
          <w:p w14:paraId="15F12E86" w14:textId="77777777" w:rsidR="00B6441F" w:rsidRDefault="00B6441F" w:rsidP="009131A9">
            <w:pPr>
              <w:pStyle w:val="TableParagraph"/>
              <w:rPr>
                <w:sz w:val="24"/>
              </w:rPr>
            </w:pPr>
          </w:p>
          <w:p w14:paraId="60928F76" w14:textId="77777777" w:rsidR="00B6441F" w:rsidRDefault="00B6441F" w:rsidP="009131A9">
            <w:pPr>
              <w:pStyle w:val="TableParagraph"/>
              <w:rPr>
                <w:sz w:val="24"/>
              </w:rPr>
            </w:pPr>
          </w:p>
          <w:p w14:paraId="71969853" w14:textId="77777777" w:rsidR="00B6441F" w:rsidRDefault="00B6441F" w:rsidP="009131A9">
            <w:pPr>
              <w:pStyle w:val="TableParagraph"/>
              <w:rPr>
                <w:sz w:val="24"/>
              </w:rPr>
            </w:pPr>
          </w:p>
          <w:p w14:paraId="395EAF06" w14:textId="77777777" w:rsidR="00B6441F" w:rsidRDefault="0041340E" w:rsidP="009131A9">
            <w:pPr>
              <w:pStyle w:val="TableParagraph"/>
              <w:spacing w:before="205" w:line="228" w:lineRule="auto"/>
              <w:ind w:left="122" w:right="161"/>
              <w:rPr>
                <w:sz w:val="20"/>
              </w:rPr>
            </w:pPr>
            <w:hyperlink w:anchor="_bookmark75" w:history="1">
              <w:r w:rsidR="00B6441F">
                <w:rPr>
                  <w:spacing w:val="-2"/>
                  <w:sz w:val="20"/>
                </w:rPr>
                <w:t>[Apostolopoulos</w:t>
              </w:r>
            </w:hyperlink>
            <w:r w:rsidR="00B6441F">
              <w:rPr>
                <w:spacing w:val="-2"/>
                <w:sz w:val="20"/>
              </w:rPr>
              <w:t xml:space="preserve"> </w:t>
            </w:r>
            <w:hyperlink w:anchor="_bookmark75" w:history="1">
              <w:r w:rsidR="00B6441F">
                <w:rPr>
                  <w:sz w:val="20"/>
                </w:rPr>
                <w:t>et al.,</w:t>
              </w:r>
            </w:hyperlink>
            <w:r w:rsidR="00B6441F">
              <w:rPr>
                <w:sz w:val="20"/>
              </w:rPr>
              <w:t xml:space="preserve"> </w:t>
            </w:r>
            <w:hyperlink w:anchor="_bookmark75" w:history="1">
              <w:r w:rsidR="00B6441F">
                <w:rPr>
                  <w:sz w:val="20"/>
                </w:rPr>
                <w:t>2020]</w:t>
              </w:r>
            </w:hyperlink>
          </w:p>
        </w:tc>
        <w:tc>
          <w:tcPr>
            <w:tcW w:w="1494" w:type="dxa"/>
            <w:tcBorders>
              <w:bottom w:val="nil"/>
            </w:tcBorders>
          </w:tcPr>
          <w:p w14:paraId="006D513A" w14:textId="77777777" w:rsidR="00B6441F" w:rsidRDefault="00B6441F" w:rsidP="009131A9">
            <w:pPr>
              <w:pStyle w:val="TableParagraph"/>
              <w:tabs>
                <w:tab w:val="left" w:pos="1052"/>
              </w:tabs>
              <w:spacing w:line="189" w:lineRule="exact"/>
              <w:ind w:left="122"/>
              <w:rPr>
                <w:sz w:val="20"/>
              </w:rPr>
            </w:pPr>
            <w:r>
              <w:rPr>
                <w:spacing w:val="-2"/>
                <w:sz w:val="20"/>
              </w:rPr>
              <w:t>VGG16;</w:t>
            </w:r>
            <w:r>
              <w:rPr>
                <w:sz w:val="20"/>
              </w:rPr>
              <w:tab/>
            </w:r>
            <w:r>
              <w:rPr>
                <w:spacing w:val="-5"/>
                <w:sz w:val="20"/>
              </w:rPr>
              <w:t>Mo-</w:t>
            </w:r>
          </w:p>
          <w:p w14:paraId="7CD1BB97" w14:textId="77777777" w:rsidR="00B6441F" w:rsidRDefault="00B6441F" w:rsidP="009131A9">
            <w:pPr>
              <w:pStyle w:val="TableParagraph"/>
              <w:spacing w:before="3" w:line="228" w:lineRule="auto"/>
              <w:ind w:left="122" w:right="78"/>
              <w:jc w:val="both"/>
              <w:rPr>
                <w:sz w:val="20"/>
              </w:rPr>
            </w:pPr>
            <w:r>
              <w:rPr>
                <w:sz w:val="20"/>
              </w:rPr>
              <w:t xml:space="preserve">bileNetV2; In- ception; Xcep- tion; Inception- </w:t>
            </w:r>
            <w:r>
              <w:rPr>
                <w:spacing w:val="-2"/>
                <w:sz w:val="20"/>
              </w:rPr>
              <w:t>ResNet-V2</w:t>
            </w:r>
          </w:p>
          <w:p w14:paraId="15167F6E" w14:textId="77777777" w:rsidR="00B6441F" w:rsidRDefault="00B6441F" w:rsidP="009131A9">
            <w:pPr>
              <w:pStyle w:val="TableParagraph"/>
              <w:rPr>
                <w:sz w:val="24"/>
              </w:rPr>
            </w:pPr>
          </w:p>
          <w:p w14:paraId="1B234973" w14:textId="77777777" w:rsidR="00B6441F" w:rsidRDefault="00B6441F" w:rsidP="009131A9">
            <w:pPr>
              <w:pStyle w:val="TableParagraph"/>
              <w:spacing w:before="150" w:line="224" w:lineRule="exact"/>
              <w:ind w:left="122"/>
              <w:rPr>
                <w:sz w:val="20"/>
              </w:rPr>
            </w:pPr>
            <w:r>
              <w:rPr>
                <w:spacing w:val="-4"/>
                <w:sz w:val="20"/>
              </w:rPr>
              <w:t>COVID</w:t>
            </w:r>
          </w:p>
          <w:p w14:paraId="33C573E1" w14:textId="77777777" w:rsidR="00B6441F" w:rsidRDefault="00B6441F" w:rsidP="009131A9">
            <w:pPr>
              <w:pStyle w:val="TableParagraph"/>
              <w:spacing w:line="218" w:lineRule="exact"/>
              <w:ind w:left="122"/>
              <w:rPr>
                <w:sz w:val="20"/>
              </w:rPr>
            </w:pPr>
            <w:r>
              <w:rPr>
                <w:spacing w:val="-2"/>
                <w:sz w:val="20"/>
              </w:rPr>
              <w:t>Diagnosis-</w:t>
            </w:r>
          </w:p>
          <w:p w14:paraId="38FB53EF" w14:textId="77777777" w:rsidR="00B6441F" w:rsidRDefault="00B6441F" w:rsidP="009131A9">
            <w:pPr>
              <w:pStyle w:val="TableParagraph"/>
              <w:spacing w:before="3" w:line="228" w:lineRule="auto"/>
              <w:ind w:left="122"/>
              <w:rPr>
                <w:sz w:val="20"/>
              </w:rPr>
            </w:pPr>
            <w:r>
              <w:rPr>
                <w:sz w:val="20"/>
              </w:rPr>
              <w:t>Net</w:t>
            </w:r>
            <w:r>
              <w:rPr>
                <w:spacing w:val="40"/>
                <w:sz w:val="20"/>
              </w:rPr>
              <w:t xml:space="preserve"> </w:t>
            </w:r>
            <w:r>
              <w:rPr>
                <w:sz w:val="20"/>
              </w:rPr>
              <w:t>(based</w:t>
            </w:r>
            <w:r>
              <w:rPr>
                <w:spacing w:val="40"/>
                <w:sz w:val="20"/>
              </w:rPr>
              <w:t xml:space="preserve"> </w:t>
            </w:r>
            <w:r>
              <w:rPr>
                <w:sz w:val="20"/>
              </w:rPr>
              <w:t xml:space="preserve">on </w:t>
            </w:r>
            <w:r>
              <w:rPr>
                <w:spacing w:val="-2"/>
                <w:sz w:val="20"/>
              </w:rPr>
              <w:t>SqueezeNet)</w:t>
            </w:r>
          </w:p>
          <w:p w14:paraId="1CCFBF75" w14:textId="77777777" w:rsidR="00B6441F" w:rsidRDefault="00B6441F" w:rsidP="009131A9">
            <w:pPr>
              <w:pStyle w:val="TableParagraph"/>
              <w:rPr>
                <w:sz w:val="24"/>
              </w:rPr>
            </w:pPr>
          </w:p>
          <w:p w14:paraId="68F0B7DB" w14:textId="77777777" w:rsidR="00B6441F" w:rsidRDefault="00B6441F" w:rsidP="009131A9">
            <w:pPr>
              <w:pStyle w:val="TableParagraph"/>
              <w:rPr>
                <w:sz w:val="24"/>
              </w:rPr>
            </w:pPr>
          </w:p>
          <w:p w14:paraId="75CA29EB" w14:textId="77777777" w:rsidR="00B6441F" w:rsidRDefault="00B6441F" w:rsidP="009131A9">
            <w:pPr>
              <w:pStyle w:val="TableParagraph"/>
              <w:spacing w:before="10"/>
              <w:rPr>
                <w:sz w:val="27"/>
              </w:rPr>
            </w:pPr>
          </w:p>
          <w:p w14:paraId="67B702A5" w14:textId="77777777" w:rsidR="00B6441F" w:rsidRDefault="00B6441F" w:rsidP="009131A9">
            <w:pPr>
              <w:pStyle w:val="TableParagraph"/>
              <w:tabs>
                <w:tab w:val="left" w:pos="1166"/>
              </w:tabs>
              <w:spacing w:line="228" w:lineRule="auto"/>
              <w:ind w:left="116" w:right="112" w:firstLine="6"/>
              <w:rPr>
                <w:sz w:val="20"/>
              </w:rPr>
            </w:pPr>
            <w:r>
              <w:rPr>
                <w:sz w:val="20"/>
              </w:rPr>
              <w:t>Dark</w:t>
            </w:r>
            <w:r>
              <w:rPr>
                <w:spacing w:val="-13"/>
                <w:sz w:val="20"/>
              </w:rPr>
              <w:t xml:space="preserve"> </w:t>
            </w:r>
            <w:r>
              <w:rPr>
                <w:sz w:val="20"/>
              </w:rPr>
              <w:t xml:space="preserve">CovidNet </w:t>
            </w:r>
            <w:r>
              <w:rPr>
                <w:spacing w:val="-2"/>
                <w:sz w:val="20"/>
              </w:rPr>
              <w:t>(based</w:t>
            </w:r>
            <w:r>
              <w:rPr>
                <w:sz w:val="20"/>
              </w:rPr>
              <w:tab/>
            </w:r>
            <w:r>
              <w:rPr>
                <w:spacing w:val="-6"/>
                <w:sz w:val="20"/>
              </w:rPr>
              <w:t xml:space="preserve">on </w:t>
            </w:r>
            <w:r>
              <w:rPr>
                <w:spacing w:val="-2"/>
                <w:sz w:val="20"/>
              </w:rPr>
              <w:t>Darknet-19 model)</w:t>
            </w:r>
          </w:p>
          <w:p w14:paraId="72ED71E5" w14:textId="77777777" w:rsidR="00B6441F" w:rsidRDefault="00B6441F" w:rsidP="009131A9">
            <w:pPr>
              <w:pStyle w:val="TableParagraph"/>
              <w:spacing w:before="10"/>
              <w:rPr>
                <w:sz w:val="18"/>
              </w:rPr>
            </w:pPr>
          </w:p>
          <w:p w14:paraId="1A3744FF" w14:textId="77777777" w:rsidR="00B6441F" w:rsidRDefault="00B6441F" w:rsidP="009131A9">
            <w:pPr>
              <w:pStyle w:val="TableParagraph"/>
              <w:spacing w:line="228" w:lineRule="auto"/>
              <w:ind w:left="122"/>
              <w:rPr>
                <w:sz w:val="20"/>
              </w:rPr>
            </w:pPr>
            <w:r>
              <w:rPr>
                <w:spacing w:val="-2"/>
                <w:sz w:val="20"/>
              </w:rPr>
              <w:t xml:space="preserve">MobileNetV2; SqueezeNet; </w:t>
            </w:r>
            <w:r>
              <w:rPr>
                <w:sz w:val="20"/>
              </w:rPr>
              <w:t>Social</w:t>
            </w:r>
            <w:r>
              <w:rPr>
                <w:spacing w:val="80"/>
                <w:sz w:val="20"/>
              </w:rPr>
              <w:t xml:space="preserve"> </w:t>
            </w:r>
            <w:r>
              <w:rPr>
                <w:sz w:val="20"/>
              </w:rPr>
              <w:t xml:space="preserve">Mimic </w:t>
            </w:r>
            <w:r>
              <w:rPr>
                <w:spacing w:val="-2"/>
                <w:sz w:val="20"/>
              </w:rPr>
              <w:t xml:space="preserve">optimization </w:t>
            </w:r>
            <w:r>
              <w:rPr>
                <w:sz w:val="20"/>
              </w:rPr>
              <w:t>method; SVM</w:t>
            </w:r>
          </w:p>
          <w:p w14:paraId="555EA634" w14:textId="77777777" w:rsidR="00B6441F" w:rsidRDefault="00B6441F" w:rsidP="009131A9">
            <w:pPr>
              <w:pStyle w:val="TableParagraph"/>
              <w:rPr>
                <w:sz w:val="24"/>
              </w:rPr>
            </w:pPr>
          </w:p>
          <w:p w14:paraId="2B1B023E" w14:textId="77777777" w:rsidR="00B6441F" w:rsidRDefault="00B6441F" w:rsidP="009131A9">
            <w:pPr>
              <w:pStyle w:val="TableParagraph"/>
              <w:spacing w:before="9"/>
              <w:rPr>
                <w:sz w:val="32"/>
              </w:rPr>
            </w:pPr>
          </w:p>
          <w:p w14:paraId="4631C6D6" w14:textId="77777777" w:rsidR="00B6441F" w:rsidRDefault="00B6441F" w:rsidP="009131A9">
            <w:pPr>
              <w:pStyle w:val="TableParagraph"/>
              <w:spacing w:line="228" w:lineRule="auto"/>
              <w:ind w:left="122" w:right="78"/>
              <w:jc w:val="both"/>
              <w:rPr>
                <w:sz w:val="20"/>
              </w:rPr>
            </w:pPr>
            <w:r>
              <w:rPr>
                <w:sz w:val="20"/>
              </w:rPr>
              <w:t>SVM; MLP; DT;</w:t>
            </w:r>
            <w:r>
              <w:rPr>
                <w:spacing w:val="45"/>
                <w:sz w:val="20"/>
              </w:rPr>
              <w:t xml:space="preserve">  </w:t>
            </w:r>
            <w:r>
              <w:rPr>
                <w:sz w:val="20"/>
              </w:rPr>
              <w:t>RF;</w:t>
            </w:r>
            <w:r>
              <w:rPr>
                <w:spacing w:val="46"/>
                <w:sz w:val="20"/>
              </w:rPr>
              <w:t xml:space="preserve">  </w:t>
            </w:r>
            <w:r>
              <w:rPr>
                <w:spacing w:val="-5"/>
                <w:sz w:val="20"/>
              </w:rPr>
              <w:t>Hi-</w:t>
            </w:r>
          </w:p>
          <w:p w14:paraId="7EA5D010" w14:textId="77777777" w:rsidR="00B6441F" w:rsidRDefault="00B6441F" w:rsidP="009131A9">
            <w:pPr>
              <w:pStyle w:val="TableParagraph"/>
              <w:spacing w:line="228" w:lineRule="auto"/>
              <w:ind w:left="122" w:right="473"/>
              <w:rPr>
                <w:sz w:val="20"/>
              </w:rPr>
            </w:pPr>
            <w:r>
              <w:rPr>
                <w:spacing w:val="-2"/>
                <w:sz w:val="20"/>
              </w:rPr>
              <w:t>erarchical Clus-HMC</w:t>
            </w:r>
          </w:p>
          <w:p w14:paraId="3A2BEB3A" w14:textId="77777777" w:rsidR="00B6441F" w:rsidRDefault="00B6441F" w:rsidP="009131A9">
            <w:pPr>
              <w:pStyle w:val="TableParagraph"/>
              <w:rPr>
                <w:sz w:val="24"/>
              </w:rPr>
            </w:pPr>
          </w:p>
          <w:p w14:paraId="41EBDBD3" w14:textId="77777777" w:rsidR="00B6441F" w:rsidRDefault="00B6441F" w:rsidP="009131A9">
            <w:pPr>
              <w:pStyle w:val="TableParagraph"/>
              <w:rPr>
                <w:sz w:val="24"/>
              </w:rPr>
            </w:pPr>
          </w:p>
          <w:p w14:paraId="105CF9A2" w14:textId="77777777" w:rsidR="00B6441F" w:rsidRDefault="00B6441F" w:rsidP="009131A9">
            <w:pPr>
              <w:pStyle w:val="TableParagraph"/>
              <w:rPr>
                <w:sz w:val="27"/>
              </w:rPr>
            </w:pPr>
          </w:p>
          <w:p w14:paraId="59E1765F" w14:textId="77777777" w:rsidR="00B6441F" w:rsidRDefault="00B6441F" w:rsidP="009131A9">
            <w:pPr>
              <w:pStyle w:val="TableParagraph"/>
              <w:ind w:left="122"/>
              <w:rPr>
                <w:sz w:val="20"/>
              </w:rPr>
            </w:pPr>
            <w:r>
              <w:rPr>
                <w:spacing w:val="-2"/>
                <w:sz w:val="20"/>
              </w:rPr>
              <w:t>MobileNetV2</w:t>
            </w:r>
          </w:p>
        </w:tc>
        <w:tc>
          <w:tcPr>
            <w:tcW w:w="1040" w:type="dxa"/>
            <w:tcBorders>
              <w:bottom w:val="nil"/>
            </w:tcBorders>
          </w:tcPr>
          <w:p w14:paraId="3986EF08" w14:textId="77777777" w:rsidR="00B6441F" w:rsidRDefault="00B6441F" w:rsidP="009131A9">
            <w:pPr>
              <w:pStyle w:val="TableParagraph"/>
              <w:spacing w:line="195" w:lineRule="exact"/>
              <w:ind w:left="122"/>
              <w:rPr>
                <w:sz w:val="20"/>
              </w:rPr>
            </w:pPr>
            <w:r>
              <w:rPr>
                <w:sz w:val="20"/>
              </w:rPr>
              <w:t>I,</w:t>
            </w:r>
            <w:r>
              <w:rPr>
                <w:spacing w:val="-3"/>
                <w:sz w:val="20"/>
              </w:rPr>
              <w:t xml:space="preserve"> </w:t>
            </w:r>
            <w:r>
              <w:rPr>
                <w:spacing w:val="-10"/>
                <w:sz w:val="20"/>
              </w:rPr>
              <w:t>J</w:t>
            </w:r>
          </w:p>
          <w:p w14:paraId="088CDB8E" w14:textId="77777777" w:rsidR="00B6441F" w:rsidRDefault="00B6441F" w:rsidP="009131A9">
            <w:pPr>
              <w:pStyle w:val="TableParagraph"/>
              <w:rPr>
                <w:sz w:val="24"/>
              </w:rPr>
            </w:pPr>
          </w:p>
          <w:p w14:paraId="1ECF7B4E" w14:textId="77777777" w:rsidR="00B6441F" w:rsidRDefault="00B6441F" w:rsidP="009131A9">
            <w:pPr>
              <w:pStyle w:val="TableParagraph"/>
              <w:rPr>
                <w:sz w:val="24"/>
              </w:rPr>
            </w:pPr>
          </w:p>
          <w:p w14:paraId="18BA12F7" w14:textId="77777777" w:rsidR="00B6441F" w:rsidRDefault="00B6441F" w:rsidP="009131A9">
            <w:pPr>
              <w:pStyle w:val="TableParagraph"/>
              <w:rPr>
                <w:sz w:val="24"/>
              </w:rPr>
            </w:pPr>
          </w:p>
          <w:p w14:paraId="357646FA" w14:textId="77777777" w:rsidR="00B6441F" w:rsidRDefault="00B6441F" w:rsidP="009131A9">
            <w:pPr>
              <w:pStyle w:val="TableParagraph"/>
              <w:rPr>
                <w:sz w:val="24"/>
              </w:rPr>
            </w:pPr>
          </w:p>
          <w:p w14:paraId="158DB5F8" w14:textId="77777777" w:rsidR="00B6441F" w:rsidRDefault="00B6441F" w:rsidP="009131A9">
            <w:pPr>
              <w:pStyle w:val="TableParagraph"/>
              <w:spacing w:before="193"/>
              <w:ind w:left="122"/>
              <w:rPr>
                <w:sz w:val="20"/>
              </w:rPr>
            </w:pPr>
            <w:r>
              <w:rPr>
                <w:sz w:val="20"/>
              </w:rPr>
              <w:t>I,</w:t>
            </w:r>
            <w:r>
              <w:rPr>
                <w:spacing w:val="-3"/>
                <w:sz w:val="20"/>
              </w:rPr>
              <w:t xml:space="preserve"> </w:t>
            </w:r>
            <w:r>
              <w:rPr>
                <w:spacing w:val="-12"/>
                <w:sz w:val="20"/>
              </w:rPr>
              <w:t>O</w:t>
            </w:r>
          </w:p>
          <w:p w14:paraId="788ABA11" w14:textId="77777777" w:rsidR="00B6441F" w:rsidRDefault="00B6441F" w:rsidP="009131A9">
            <w:pPr>
              <w:pStyle w:val="TableParagraph"/>
              <w:rPr>
                <w:sz w:val="24"/>
              </w:rPr>
            </w:pPr>
          </w:p>
          <w:p w14:paraId="7D11093F" w14:textId="77777777" w:rsidR="00B6441F" w:rsidRDefault="00B6441F" w:rsidP="009131A9">
            <w:pPr>
              <w:pStyle w:val="TableParagraph"/>
              <w:rPr>
                <w:sz w:val="24"/>
              </w:rPr>
            </w:pPr>
          </w:p>
          <w:p w14:paraId="119CA575" w14:textId="77777777" w:rsidR="00B6441F" w:rsidRDefault="00B6441F" w:rsidP="009131A9">
            <w:pPr>
              <w:pStyle w:val="TableParagraph"/>
              <w:rPr>
                <w:sz w:val="24"/>
              </w:rPr>
            </w:pPr>
          </w:p>
          <w:p w14:paraId="41843ED0" w14:textId="77777777" w:rsidR="00B6441F" w:rsidRDefault="00B6441F" w:rsidP="009131A9">
            <w:pPr>
              <w:pStyle w:val="TableParagraph"/>
              <w:rPr>
                <w:sz w:val="24"/>
              </w:rPr>
            </w:pPr>
          </w:p>
          <w:p w14:paraId="096A8C14" w14:textId="77777777" w:rsidR="00B6441F" w:rsidRDefault="00B6441F" w:rsidP="009131A9">
            <w:pPr>
              <w:pStyle w:val="TableParagraph"/>
              <w:spacing w:before="9"/>
              <w:rPr>
                <w:sz w:val="35"/>
              </w:rPr>
            </w:pPr>
          </w:p>
          <w:p w14:paraId="578C9EED" w14:textId="77777777" w:rsidR="00B6441F" w:rsidRDefault="00B6441F" w:rsidP="009131A9">
            <w:pPr>
              <w:pStyle w:val="TableParagraph"/>
              <w:ind w:left="122"/>
              <w:rPr>
                <w:sz w:val="20"/>
              </w:rPr>
            </w:pPr>
            <w:r>
              <w:rPr>
                <w:spacing w:val="-7"/>
                <w:sz w:val="20"/>
              </w:rPr>
              <w:t>F,</w:t>
            </w:r>
            <w:r>
              <w:rPr>
                <w:spacing w:val="-5"/>
                <w:sz w:val="20"/>
              </w:rPr>
              <w:t xml:space="preserve"> </w:t>
            </w:r>
            <w:r>
              <w:rPr>
                <w:spacing w:val="-12"/>
                <w:sz w:val="20"/>
              </w:rPr>
              <w:t>I</w:t>
            </w:r>
          </w:p>
          <w:p w14:paraId="48B9C4C3" w14:textId="77777777" w:rsidR="00B6441F" w:rsidRDefault="00B6441F" w:rsidP="009131A9">
            <w:pPr>
              <w:pStyle w:val="TableParagraph"/>
              <w:rPr>
                <w:sz w:val="24"/>
              </w:rPr>
            </w:pPr>
          </w:p>
          <w:p w14:paraId="19BE3E70" w14:textId="77777777" w:rsidR="00B6441F" w:rsidRDefault="00B6441F" w:rsidP="009131A9">
            <w:pPr>
              <w:pStyle w:val="TableParagraph"/>
              <w:rPr>
                <w:sz w:val="24"/>
              </w:rPr>
            </w:pPr>
          </w:p>
          <w:p w14:paraId="326E211C" w14:textId="77777777" w:rsidR="00B6441F" w:rsidRDefault="00B6441F" w:rsidP="009131A9">
            <w:pPr>
              <w:pStyle w:val="TableParagraph"/>
              <w:spacing w:before="10"/>
              <w:rPr>
                <w:sz w:val="26"/>
              </w:rPr>
            </w:pPr>
          </w:p>
          <w:p w14:paraId="45F90185" w14:textId="77777777" w:rsidR="00B6441F" w:rsidRDefault="00B6441F" w:rsidP="009131A9">
            <w:pPr>
              <w:pStyle w:val="TableParagraph"/>
              <w:ind w:left="122"/>
              <w:rPr>
                <w:sz w:val="20"/>
              </w:rPr>
            </w:pPr>
            <w:r>
              <w:rPr>
                <w:sz w:val="20"/>
              </w:rPr>
              <w:t>I,</w:t>
            </w:r>
            <w:r>
              <w:rPr>
                <w:spacing w:val="-3"/>
                <w:sz w:val="20"/>
              </w:rPr>
              <w:t xml:space="preserve"> </w:t>
            </w:r>
            <w:r>
              <w:rPr>
                <w:spacing w:val="-10"/>
                <w:sz w:val="20"/>
              </w:rPr>
              <w:t>M</w:t>
            </w:r>
          </w:p>
          <w:p w14:paraId="7CBC16B1" w14:textId="77777777" w:rsidR="00B6441F" w:rsidRDefault="00B6441F" w:rsidP="009131A9">
            <w:pPr>
              <w:pStyle w:val="TableParagraph"/>
              <w:rPr>
                <w:sz w:val="24"/>
              </w:rPr>
            </w:pPr>
          </w:p>
          <w:p w14:paraId="56BF7A29" w14:textId="77777777" w:rsidR="00B6441F" w:rsidRDefault="00B6441F" w:rsidP="009131A9">
            <w:pPr>
              <w:pStyle w:val="TableParagraph"/>
              <w:rPr>
                <w:sz w:val="24"/>
              </w:rPr>
            </w:pPr>
          </w:p>
          <w:p w14:paraId="0ABE6C76" w14:textId="77777777" w:rsidR="00B6441F" w:rsidRDefault="00B6441F" w:rsidP="009131A9">
            <w:pPr>
              <w:pStyle w:val="TableParagraph"/>
              <w:rPr>
                <w:sz w:val="24"/>
              </w:rPr>
            </w:pPr>
          </w:p>
          <w:p w14:paraId="46539E1E" w14:textId="77777777" w:rsidR="00B6441F" w:rsidRDefault="00B6441F" w:rsidP="009131A9">
            <w:pPr>
              <w:pStyle w:val="TableParagraph"/>
              <w:rPr>
                <w:sz w:val="24"/>
              </w:rPr>
            </w:pPr>
          </w:p>
          <w:p w14:paraId="10E5C808" w14:textId="77777777" w:rsidR="00B6441F" w:rsidRDefault="00B6441F" w:rsidP="009131A9">
            <w:pPr>
              <w:pStyle w:val="TableParagraph"/>
              <w:spacing w:before="9"/>
              <w:rPr>
                <w:sz w:val="35"/>
              </w:rPr>
            </w:pPr>
          </w:p>
          <w:p w14:paraId="5A379A4B" w14:textId="77777777" w:rsidR="00B6441F" w:rsidRDefault="00B6441F" w:rsidP="009131A9">
            <w:pPr>
              <w:pStyle w:val="TableParagraph"/>
              <w:ind w:left="122"/>
              <w:rPr>
                <w:sz w:val="20"/>
              </w:rPr>
            </w:pPr>
            <w:r>
              <w:rPr>
                <w:sz w:val="20"/>
              </w:rPr>
              <w:t>I,</w:t>
            </w:r>
            <w:r>
              <w:rPr>
                <w:spacing w:val="-3"/>
                <w:sz w:val="20"/>
              </w:rPr>
              <w:t xml:space="preserve"> </w:t>
            </w:r>
            <w:r>
              <w:rPr>
                <w:sz w:val="20"/>
              </w:rPr>
              <w:t>N,</w:t>
            </w:r>
            <w:r>
              <w:rPr>
                <w:spacing w:val="-3"/>
                <w:sz w:val="20"/>
              </w:rPr>
              <w:t xml:space="preserve"> </w:t>
            </w:r>
            <w:r>
              <w:rPr>
                <w:spacing w:val="-10"/>
                <w:sz w:val="20"/>
              </w:rPr>
              <w:t>L</w:t>
            </w:r>
          </w:p>
          <w:p w14:paraId="222722B6" w14:textId="77777777" w:rsidR="00B6441F" w:rsidRDefault="00B6441F" w:rsidP="009131A9">
            <w:pPr>
              <w:pStyle w:val="TableParagraph"/>
              <w:rPr>
                <w:sz w:val="24"/>
              </w:rPr>
            </w:pPr>
          </w:p>
          <w:p w14:paraId="526B766F" w14:textId="77777777" w:rsidR="00B6441F" w:rsidRDefault="00B6441F" w:rsidP="009131A9">
            <w:pPr>
              <w:pStyle w:val="TableParagraph"/>
              <w:rPr>
                <w:sz w:val="24"/>
              </w:rPr>
            </w:pPr>
          </w:p>
          <w:p w14:paraId="7FAB63C0" w14:textId="77777777" w:rsidR="00B6441F" w:rsidRDefault="00B6441F" w:rsidP="009131A9">
            <w:pPr>
              <w:pStyle w:val="TableParagraph"/>
              <w:rPr>
                <w:sz w:val="24"/>
              </w:rPr>
            </w:pPr>
          </w:p>
          <w:p w14:paraId="6D1EBE60" w14:textId="77777777" w:rsidR="00B6441F" w:rsidRDefault="00B6441F" w:rsidP="009131A9">
            <w:pPr>
              <w:pStyle w:val="TableParagraph"/>
              <w:rPr>
                <w:sz w:val="24"/>
              </w:rPr>
            </w:pPr>
          </w:p>
          <w:p w14:paraId="4F7A4C01" w14:textId="77777777" w:rsidR="00B6441F" w:rsidRDefault="00B6441F" w:rsidP="009131A9">
            <w:pPr>
              <w:pStyle w:val="TableParagraph"/>
              <w:spacing w:before="9"/>
              <w:rPr>
                <w:sz w:val="35"/>
              </w:rPr>
            </w:pPr>
          </w:p>
          <w:p w14:paraId="21C2A831" w14:textId="77777777" w:rsidR="00B6441F" w:rsidRDefault="00B6441F" w:rsidP="009131A9">
            <w:pPr>
              <w:pStyle w:val="TableParagraph"/>
              <w:ind w:left="122"/>
              <w:rPr>
                <w:sz w:val="20"/>
              </w:rPr>
            </w:pPr>
            <w:r>
              <w:rPr>
                <w:sz w:val="20"/>
              </w:rPr>
              <w:t>I,</w:t>
            </w:r>
            <w:r>
              <w:rPr>
                <w:spacing w:val="-3"/>
                <w:sz w:val="20"/>
              </w:rPr>
              <w:t xml:space="preserve"> </w:t>
            </w:r>
            <w:r>
              <w:rPr>
                <w:spacing w:val="-12"/>
                <w:sz w:val="20"/>
              </w:rPr>
              <w:t>P</w:t>
            </w:r>
          </w:p>
        </w:tc>
        <w:tc>
          <w:tcPr>
            <w:tcW w:w="1380" w:type="dxa"/>
            <w:tcBorders>
              <w:bottom w:val="nil"/>
            </w:tcBorders>
          </w:tcPr>
          <w:p w14:paraId="43BB33DF" w14:textId="77777777" w:rsidR="00B6441F" w:rsidRDefault="00B6441F" w:rsidP="009131A9">
            <w:pPr>
              <w:pStyle w:val="TableParagraph"/>
              <w:spacing w:line="189" w:lineRule="exact"/>
              <w:ind w:left="123"/>
              <w:rPr>
                <w:sz w:val="20"/>
              </w:rPr>
            </w:pPr>
            <w:r>
              <w:rPr>
                <w:spacing w:val="-2"/>
                <w:sz w:val="20"/>
              </w:rPr>
              <w:t>COVID-</w:t>
            </w:r>
            <w:r>
              <w:rPr>
                <w:spacing w:val="-5"/>
                <w:sz w:val="20"/>
              </w:rPr>
              <w:t>19;</w:t>
            </w:r>
          </w:p>
          <w:p w14:paraId="7FC1C434" w14:textId="77777777" w:rsidR="00B6441F" w:rsidRDefault="00B6441F" w:rsidP="009131A9">
            <w:pPr>
              <w:pStyle w:val="TableParagraph"/>
              <w:spacing w:before="3" w:line="228" w:lineRule="auto"/>
              <w:ind w:left="123"/>
              <w:rPr>
                <w:sz w:val="20"/>
              </w:rPr>
            </w:pPr>
            <w:r>
              <w:rPr>
                <w:spacing w:val="-2"/>
                <w:sz w:val="20"/>
              </w:rPr>
              <w:t>Pneumonia; Normal</w:t>
            </w:r>
          </w:p>
          <w:p w14:paraId="4791090F" w14:textId="77777777" w:rsidR="00B6441F" w:rsidRDefault="00B6441F" w:rsidP="009131A9">
            <w:pPr>
              <w:pStyle w:val="TableParagraph"/>
              <w:rPr>
                <w:sz w:val="24"/>
              </w:rPr>
            </w:pPr>
          </w:p>
          <w:p w14:paraId="22155C31" w14:textId="77777777" w:rsidR="00B6441F" w:rsidRDefault="00B6441F" w:rsidP="009131A9">
            <w:pPr>
              <w:pStyle w:val="TableParagraph"/>
              <w:rPr>
                <w:sz w:val="24"/>
              </w:rPr>
            </w:pPr>
          </w:p>
          <w:p w14:paraId="287E922D" w14:textId="77777777" w:rsidR="00B6441F" w:rsidRDefault="00B6441F" w:rsidP="009131A9">
            <w:pPr>
              <w:pStyle w:val="TableParagraph"/>
              <w:rPr>
                <w:sz w:val="27"/>
              </w:rPr>
            </w:pPr>
          </w:p>
          <w:p w14:paraId="1ABAA20A" w14:textId="77777777" w:rsidR="00B6441F" w:rsidRDefault="00B6441F" w:rsidP="009131A9">
            <w:pPr>
              <w:pStyle w:val="TableParagraph"/>
              <w:spacing w:line="224" w:lineRule="exact"/>
              <w:ind w:left="123"/>
              <w:rPr>
                <w:sz w:val="20"/>
              </w:rPr>
            </w:pPr>
            <w:r>
              <w:rPr>
                <w:spacing w:val="-2"/>
                <w:sz w:val="20"/>
              </w:rPr>
              <w:t>COVID-</w:t>
            </w:r>
            <w:r>
              <w:rPr>
                <w:spacing w:val="-5"/>
                <w:sz w:val="20"/>
              </w:rPr>
              <w:t>19;</w:t>
            </w:r>
          </w:p>
          <w:p w14:paraId="04E71D5F" w14:textId="77777777" w:rsidR="00B6441F" w:rsidRDefault="00B6441F" w:rsidP="009131A9">
            <w:pPr>
              <w:pStyle w:val="TableParagraph"/>
              <w:spacing w:before="4" w:line="228" w:lineRule="auto"/>
              <w:ind w:left="123"/>
              <w:rPr>
                <w:sz w:val="20"/>
              </w:rPr>
            </w:pPr>
            <w:r>
              <w:rPr>
                <w:spacing w:val="-2"/>
                <w:sz w:val="20"/>
              </w:rPr>
              <w:t>Pneumonia; Normal</w:t>
            </w:r>
          </w:p>
          <w:p w14:paraId="315E80C8" w14:textId="77777777" w:rsidR="00B6441F" w:rsidRDefault="00B6441F" w:rsidP="009131A9">
            <w:pPr>
              <w:pStyle w:val="TableParagraph"/>
              <w:rPr>
                <w:sz w:val="24"/>
              </w:rPr>
            </w:pPr>
          </w:p>
          <w:p w14:paraId="117F4623" w14:textId="77777777" w:rsidR="00B6441F" w:rsidRDefault="00B6441F" w:rsidP="009131A9">
            <w:pPr>
              <w:pStyle w:val="TableParagraph"/>
              <w:rPr>
                <w:sz w:val="24"/>
              </w:rPr>
            </w:pPr>
          </w:p>
          <w:p w14:paraId="5AB25925" w14:textId="77777777" w:rsidR="00B6441F" w:rsidRDefault="00B6441F" w:rsidP="009131A9">
            <w:pPr>
              <w:pStyle w:val="TableParagraph"/>
              <w:rPr>
                <w:sz w:val="24"/>
              </w:rPr>
            </w:pPr>
          </w:p>
          <w:p w14:paraId="0712D5A2" w14:textId="77777777" w:rsidR="00B6441F" w:rsidRDefault="00B6441F" w:rsidP="009131A9">
            <w:pPr>
              <w:pStyle w:val="TableParagraph"/>
            </w:pPr>
          </w:p>
          <w:p w14:paraId="789A5E9F" w14:textId="77777777" w:rsidR="00B6441F" w:rsidRDefault="00B6441F" w:rsidP="009131A9">
            <w:pPr>
              <w:pStyle w:val="TableParagraph"/>
              <w:spacing w:line="224" w:lineRule="exact"/>
              <w:ind w:left="123"/>
              <w:rPr>
                <w:sz w:val="20"/>
              </w:rPr>
            </w:pPr>
            <w:r>
              <w:rPr>
                <w:spacing w:val="-2"/>
                <w:sz w:val="20"/>
              </w:rPr>
              <w:t>(COVID-</w:t>
            </w:r>
            <w:r>
              <w:rPr>
                <w:spacing w:val="-5"/>
                <w:sz w:val="20"/>
              </w:rPr>
              <w:t>19;</w:t>
            </w:r>
          </w:p>
          <w:p w14:paraId="552CF17F" w14:textId="77777777" w:rsidR="00B6441F" w:rsidRDefault="00B6441F" w:rsidP="009131A9">
            <w:pPr>
              <w:pStyle w:val="TableParagraph"/>
              <w:spacing w:before="3" w:line="228" w:lineRule="auto"/>
              <w:ind w:left="117" w:right="222" w:firstLine="6"/>
              <w:rPr>
                <w:sz w:val="20"/>
              </w:rPr>
            </w:pPr>
            <w:r>
              <w:rPr>
                <w:spacing w:val="-2"/>
                <w:sz w:val="20"/>
              </w:rPr>
              <w:t>Normal); (COVID-19;</w:t>
            </w:r>
          </w:p>
          <w:p w14:paraId="3839792B" w14:textId="77777777" w:rsidR="00B6441F" w:rsidRDefault="00B6441F" w:rsidP="009131A9">
            <w:pPr>
              <w:pStyle w:val="TableParagraph"/>
              <w:spacing w:line="228" w:lineRule="auto"/>
              <w:ind w:left="123" w:right="273"/>
              <w:rPr>
                <w:sz w:val="20"/>
              </w:rPr>
            </w:pPr>
            <w:r>
              <w:rPr>
                <w:spacing w:val="-2"/>
                <w:sz w:val="20"/>
              </w:rPr>
              <w:t>Pneumonia; Normal) COVID-</w:t>
            </w:r>
            <w:r>
              <w:rPr>
                <w:spacing w:val="-5"/>
                <w:sz w:val="20"/>
              </w:rPr>
              <w:t>19;</w:t>
            </w:r>
          </w:p>
          <w:p w14:paraId="0FEA2CE8" w14:textId="77777777" w:rsidR="00B6441F" w:rsidRDefault="00B6441F" w:rsidP="009131A9">
            <w:pPr>
              <w:pStyle w:val="TableParagraph"/>
              <w:spacing w:line="228" w:lineRule="auto"/>
              <w:ind w:left="123"/>
              <w:rPr>
                <w:sz w:val="20"/>
              </w:rPr>
            </w:pPr>
            <w:r>
              <w:rPr>
                <w:spacing w:val="-2"/>
                <w:sz w:val="20"/>
              </w:rPr>
              <w:t>Pneumonia; Normal</w:t>
            </w:r>
          </w:p>
          <w:p w14:paraId="25C9824C" w14:textId="77777777" w:rsidR="00B6441F" w:rsidRDefault="00B6441F" w:rsidP="009131A9">
            <w:pPr>
              <w:pStyle w:val="TableParagraph"/>
              <w:rPr>
                <w:sz w:val="24"/>
              </w:rPr>
            </w:pPr>
          </w:p>
          <w:p w14:paraId="3E98520F" w14:textId="77777777" w:rsidR="00B6441F" w:rsidRDefault="00B6441F" w:rsidP="009131A9">
            <w:pPr>
              <w:pStyle w:val="TableParagraph"/>
              <w:rPr>
                <w:sz w:val="24"/>
              </w:rPr>
            </w:pPr>
          </w:p>
          <w:p w14:paraId="7490E8FB" w14:textId="77777777" w:rsidR="00B6441F" w:rsidRDefault="00B6441F" w:rsidP="009131A9">
            <w:pPr>
              <w:pStyle w:val="TableParagraph"/>
              <w:rPr>
                <w:sz w:val="24"/>
              </w:rPr>
            </w:pPr>
          </w:p>
          <w:p w14:paraId="7646D5B9" w14:textId="77777777" w:rsidR="00B6441F" w:rsidRDefault="00B6441F" w:rsidP="009131A9">
            <w:pPr>
              <w:pStyle w:val="TableParagraph"/>
              <w:spacing w:before="8"/>
            </w:pPr>
          </w:p>
          <w:p w14:paraId="168213D2" w14:textId="77777777" w:rsidR="00B6441F" w:rsidRDefault="00B6441F" w:rsidP="009131A9">
            <w:pPr>
              <w:pStyle w:val="TableParagraph"/>
              <w:spacing w:line="228" w:lineRule="auto"/>
              <w:ind w:left="123" w:right="543"/>
              <w:rPr>
                <w:sz w:val="20"/>
              </w:rPr>
            </w:pPr>
            <w:r>
              <w:rPr>
                <w:spacing w:val="-2"/>
                <w:sz w:val="20"/>
              </w:rPr>
              <w:t>Normal; COVID-</w:t>
            </w:r>
          </w:p>
          <w:p w14:paraId="173F0B46" w14:textId="77777777" w:rsidR="00B6441F" w:rsidRDefault="00B6441F" w:rsidP="009131A9">
            <w:pPr>
              <w:pStyle w:val="TableParagraph"/>
              <w:tabs>
                <w:tab w:val="left" w:pos="664"/>
                <w:tab w:val="left" w:pos="793"/>
              </w:tabs>
              <w:spacing w:line="228" w:lineRule="auto"/>
              <w:ind w:left="123" w:right="77" w:hanging="15"/>
              <w:rPr>
                <w:sz w:val="20"/>
              </w:rPr>
            </w:pPr>
            <w:r>
              <w:rPr>
                <w:spacing w:val="-4"/>
                <w:sz w:val="20"/>
              </w:rPr>
              <w:t>19;</w:t>
            </w:r>
            <w:r>
              <w:rPr>
                <w:sz w:val="20"/>
              </w:rPr>
              <w:tab/>
            </w:r>
            <w:r>
              <w:rPr>
                <w:spacing w:val="-2"/>
                <w:sz w:val="20"/>
              </w:rPr>
              <w:t xml:space="preserve">MERS; </w:t>
            </w:r>
            <w:r>
              <w:rPr>
                <w:sz w:val="20"/>
              </w:rPr>
              <w:t>SARS;</w:t>
            </w:r>
            <w:r>
              <w:rPr>
                <w:spacing w:val="80"/>
                <w:sz w:val="20"/>
              </w:rPr>
              <w:t xml:space="preserve"> </w:t>
            </w:r>
            <w:r>
              <w:rPr>
                <w:sz w:val="20"/>
              </w:rPr>
              <w:t xml:space="preserve">Vari- </w:t>
            </w:r>
            <w:r>
              <w:rPr>
                <w:spacing w:val="-2"/>
                <w:sz w:val="20"/>
              </w:rPr>
              <w:t>cella;</w:t>
            </w:r>
            <w:r>
              <w:rPr>
                <w:sz w:val="20"/>
              </w:rPr>
              <w:tab/>
            </w:r>
            <w:r>
              <w:rPr>
                <w:sz w:val="20"/>
              </w:rPr>
              <w:tab/>
            </w:r>
            <w:r>
              <w:rPr>
                <w:spacing w:val="-2"/>
                <w:sz w:val="20"/>
              </w:rPr>
              <w:t>Strep- tococcus; Pneumocystis</w:t>
            </w:r>
          </w:p>
          <w:p w14:paraId="68A047CE" w14:textId="77777777" w:rsidR="00B6441F" w:rsidRDefault="00B6441F" w:rsidP="009131A9">
            <w:pPr>
              <w:pStyle w:val="TableParagraph"/>
              <w:spacing w:before="207" w:line="224" w:lineRule="exact"/>
              <w:ind w:left="123"/>
              <w:rPr>
                <w:sz w:val="20"/>
              </w:rPr>
            </w:pPr>
            <w:r>
              <w:rPr>
                <w:spacing w:val="-2"/>
                <w:sz w:val="20"/>
              </w:rPr>
              <w:t>COVID-</w:t>
            </w:r>
            <w:r>
              <w:rPr>
                <w:spacing w:val="-5"/>
                <w:sz w:val="20"/>
              </w:rPr>
              <w:t>19;</w:t>
            </w:r>
          </w:p>
          <w:p w14:paraId="67EF9FB2" w14:textId="77777777" w:rsidR="00B6441F" w:rsidRDefault="00B6441F" w:rsidP="009131A9">
            <w:pPr>
              <w:pStyle w:val="TableParagraph"/>
              <w:spacing w:before="4" w:line="228" w:lineRule="auto"/>
              <w:ind w:left="123"/>
              <w:rPr>
                <w:sz w:val="20"/>
              </w:rPr>
            </w:pPr>
            <w:r>
              <w:rPr>
                <w:sz w:val="20"/>
              </w:rPr>
              <w:t>Edema;</w:t>
            </w:r>
            <w:r>
              <w:rPr>
                <w:spacing w:val="40"/>
                <w:sz w:val="20"/>
              </w:rPr>
              <w:t xml:space="preserve"> </w:t>
            </w:r>
            <w:r>
              <w:rPr>
                <w:sz w:val="20"/>
              </w:rPr>
              <w:t>Effu- sion;</w:t>
            </w:r>
            <w:r>
              <w:rPr>
                <w:spacing w:val="-13"/>
                <w:sz w:val="20"/>
              </w:rPr>
              <w:t xml:space="preserve"> </w:t>
            </w:r>
            <w:r>
              <w:rPr>
                <w:sz w:val="20"/>
              </w:rPr>
              <w:t xml:space="preserve">Emphys; </w:t>
            </w:r>
            <w:r>
              <w:rPr>
                <w:spacing w:val="-2"/>
                <w:sz w:val="20"/>
              </w:rPr>
              <w:t>Fibrosis; Pneumonia; Normal</w:t>
            </w:r>
          </w:p>
        </w:tc>
        <w:tc>
          <w:tcPr>
            <w:tcW w:w="1550" w:type="dxa"/>
            <w:tcBorders>
              <w:bottom w:val="nil"/>
            </w:tcBorders>
          </w:tcPr>
          <w:p w14:paraId="6ECE6526" w14:textId="77777777" w:rsidR="00B6441F" w:rsidRDefault="00B6441F" w:rsidP="009131A9">
            <w:pPr>
              <w:pStyle w:val="TableParagraph"/>
              <w:spacing w:line="189" w:lineRule="exact"/>
              <w:ind w:left="124"/>
              <w:rPr>
                <w:sz w:val="20"/>
              </w:rPr>
            </w:pPr>
            <w:r>
              <w:rPr>
                <w:sz w:val="20"/>
              </w:rPr>
              <w:t>Resize,</w:t>
            </w:r>
            <w:r>
              <w:rPr>
                <w:spacing w:val="35"/>
                <w:sz w:val="20"/>
              </w:rPr>
              <w:t xml:space="preserve">  </w:t>
            </w:r>
            <w:r>
              <w:rPr>
                <w:sz w:val="20"/>
              </w:rPr>
              <w:t>200</w:t>
            </w:r>
            <w:r>
              <w:rPr>
                <w:spacing w:val="72"/>
                <w:w w:val="150"/>
                <w:sz w:val="20"/>
              </w:rPr>
              <w:t xml:space="preserve"> </w:t>
            </w:r>
            <w:r>
              <w:rPr>
                <w:spacing w:val="-10"/>
                <w:sz w:val="20"/>
              </w:rPr>
              <w:t>x</w:t>
            </w:r>
          </w:p>
          <w:p w14:paraId="7F0B5BCF" w14:textId="77777777" w:rsidR="00B6441F" w:rsidRDefault="00B6441F" w:rsidP="009131A9">
            <w:pPr>
              <w:pStyle w:val="TableParagraph"/>
              <w:spacing w:line="224" w:lineRule="exact"/>
              <w:ind w:left="124"/>
              <w:rPr>
                <w:sz w:val="20"/>
              </w:rPr>
            </w:pPr>
            <w:r>
              <w:rPr>
                <w:spacing w:val="-5"/>
                <w:sz w:val="20"/>
              </w:rPr>
              <w:t>266</w:t>
            </w:r>
          </w:p>
          <w:p w14:paraId="71CE21E3" w14:textId="77777777" w:rsidR="00B6441F" w:rsidRDefault="00B6441F" w:rsidP="009131A9">
            <w:pPr>
              <w:pStyle w:val="TableParagraph"/>
              <w:rPr>
                <w:sz w:val="24"/>
              </w:rPr>
            </w:pPr>
          </w:p>
          <w:p w14:paraId="0BF6EDE4" w14:textId="77777777" w:rsidR="00B6441F" w:rsidRDefault="00B6441F" w:rsidP="009131A9">
            <w:pPr>
              <w:pStyle w:val="TableParagraph"/>
              <w:rPr>
                <w:sz w:val="24"/>
              </w:rPr>
            </w:pPr>
          </w:p>
          <w:p w14:paraId="1B10F103" w14:textId="77777777" w:rsidR="00B6441F" w:rsidRDefault="00B6441F" w:rsidP="009131A9">
            <w:pPr>
              <w:pStyle w:val="TableParagraph"/>
              <w:rPr>
                <w:sz w:val="24"/>
              </w:rPr>
            </w:pPr>
          </w:p>
          <w:p w14:paraId="73FAC7DE" w14:textId="77777777" w:rsidR="00B6441F" w:rsidRDefault="00B6441F" w:rsidP="009131A9">
            <w:pPr>
              <w:pStyle w:val="TableParagraph"/>
              <w:spacing w:before="9"/>
              <w:rPr>
                <w:sz w:val="21"/>
              </w:rPr>
            </w:pPr>
          </w:p>
          <w:p w14:paraId="76D2904C"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227</w:t>
            </w:r>
            <w:r>
              <w:rPr>
                <w:spacing w:val="72"/>
                <w:w w:val="150"/>
                <w:sz w:val="20"/>
              </w:rPr>
              <w:t xml:space="preserve"> </w:t>
            </w:r>
            <w:r>
              <w:rPr>
                <w:spacing w:val="-10"/>
                <w:sz w:val="20"/>
              </w:rPr>
              <w:t>x</w:t>
            </w:r>
          </w:p>
          <w:p w14:paraId="06F6AF2C" w14:textId="77777777" w:rsidR="00B6441F" w:rsidRDefault="00B6441F" w:rsidP="009131A9">
            <w:pPr>
              <w:pStyle w:val="TableParagraph"/>
              <w:tabs>
                <w:tab w:val="left" w:pos="704"/>
              </w:tabs>
              <w:spacing w:before="4" w:line="228" w:lineRule="auto"/>
              <w:ind w:left="117" w:right="76" w:firstLine="7"/>
              <w:rPr>
                <w:sz w:val="20"/>
              </w:rPr>
            </w:pPr>
            <w:r>
              <w:rPr>
                <w:spacing w:val="-4"/>
                <w:sz w:val="20"/>
              </w:rPr>
              <w:t>227;</w:t>
            </w:r>
            <w:r>
              <w:rPr>
                <w:sz w:val="20"/>
              </w:rPr>
              <w:tab/>
            </w:r>
            <w:r>
              <w:rPr>
                <w:spacing w:val="-2"/>
                <w:sz w:val="20"/>
              </w:rPr>
              <w:t xml:space="preserve">Shuffled; Normalization </w:t>
            </w:r>
            <w:r>
              <w:rPr>
                <w:sz w:val="20"/>
              </w:rPr>
              <w:t>with</w:t>
            </w:r>
            <w:r>
              <w:rPr>
                <w:spacing w:val="40"/>
                <w:sz w:val="20"/>
              </w:rPr>
              <w:t xml:space="preserve"> </w:t>
            </w:r>
            <w:r>
              <w:rPr>
                <w:sz w:val="20"/>
              </w:rPr>
              <w:t>the</w:t>
            </w:r>
            <w:r>
              <w:rPr>
                <w:spacing w:val="40"/>
                <w:sz w:val="20"/>
              </w:rPr>
              <w:t xml:space="preserve"> </w:t>
            </w:r>
            <w:r>
              <w:rPr>
                <w:sz w:val="20"/>
              </w:rPr>
              <w:t xml:space="preserve">mean </w:t>
            </w:r>
            <w:r>
              <w:rPr>
                <w:spacing w:val="-2"/>
                <w:sz w:val="20"/>
              </w:rPr>
              <w:t xml:space="preserve">subtracting </w:t>
            </w:r>
            <w:r>
              <w:rPr>
                <w:sz w:val="20"/>
              </w:rPr>
              <w:t>operation;</w:t>
            </w:r>
            <w:r>
              <w:rPr>
                <w:spacing w:val="40"/>
                <w:sz w:val="20"/>
              </w:rPr>
              <w:t xml:space="preserve"> </w:t>
            </w:r>
            <w:r>
              <w:rPr>
                <w:sz w:val="20"/>
              </w:rPr>
              <w:t xml:space="preserve">Con- version to RGB with 8-bit depth </w:t>
            </w:r>
            <w:r>
              <w:rPr>
                <w:spacing w:val="-4"/>
                <w:sz w:val="20"/>
              </w:rPr>
              <w:t>N/A</w:t>
            </w:r>
          </w:p>
          <w:p w14:paraId="40AACC54" w14:textId="77777777" w:rsidR="00B6441F" w:rsidRDefault="00B6441F" w:rsidP="009131A9">
            <w:pPr>
              <w:pStyle w:val="TableParagraph"/>
              <w:rPr>
                <w:sz w:val="24"/>
              </w:rPr>
            </w:pPr>
          </w:p>
          <w:p w14:paraId="736D85D5" w14:textId="77777777" w:rsidR="00B6441F" w:rsidRDefault="00B6441F" w:rsidP="009131A9">
            <w:pPr>
              <w:pStyle w:val="TableParagraph"/>
              <w:rPr>
                <w:sz w:val="24"/>
              </w:rPr>
            </w:pPr>
          </w:p>
          <w:p w14:paraId="4BB43BFB" w14:textId="77777777" w:rsidR="00B6441F" w:rsidRDefault="00B6441F" w:rsidP="009131A9">
            <w:pPr>
              <w:pStyle w:val="TableParagraph"/>
              <w:spacing w:before="8"/>
              <w:rPr>
                <w:sz w:val="27"/>
              </w:rPr>
            </w:pPr>
          </w:p>
          <w:p w14:paraId="5C6DF2E9" w14:textId="77777777" w:rsidR="00B6441F" w:rsidRDefault="00B6441F" w:rsidP="009131A9">
            <w:pPr>
              <w:pStyle w:val="TableParagraph"/>
              <w:tabs>
                <w:tab w:val="left" w:pos="846"/>
                <w:tab w:val="left" w:pos="1270"/>
              </w:tabs>
              <w:spacing w:line="228" w:lineRule="auto"/>
              <w:ind w:left="124" w:right="92"/>
              <w:rPr>
                <w:sz w:val="20"/>
              </w:rPr>
            </w:pPr>
            <w:r>
              <w:rPr>
                <w:spacing w:val="-2"/>
                <w:sz w:val="20"/>
              </w:rPr>
              <w:t>Convertion</w:t>
            </w:r>
            <w:r>
              <w:rPr>
                <w:sz w:val="20"/>
              </w:rPr>
              <w:tab/>
            </w:r>
            <w:r>
              <w:rPr>
                <w:spacing w:val="-6"/>
                <w:sz w:val="20"/>
              </w:rPr>
              <w:t xml:space="preserve">to </w:t>
            </w:r>
            <w:r>
              <w:rPr>
                <w:spacing w:val="-5"/>
                <w:sz w:val="20"/>
              </w:rPr>
              <w:t>jpg</w:t>
            </w:r>
            <w:r>
              <w:rPr>
                <w:sz w:val="20"/>
              </w:rPr>
              <w:tab/>
            </w:r>
            <w:r>
              <w:rPr>
                <w:spacing w:val="-2"/>
                <w:sz w:val="20"/>
              </w:rPr>
              <w:t>format;</w:t>
            </w:r>
          </w:p>
          <w:p w14:paraId="010CAF9D" w14:textId="77777777" w:rsidR="00B6441F" w:rsidRDefault="00B6441F" w:rsidP="009131A9">
            <w:pPr>
              <w:pStyle w:val="TableParagraph"/>
              <w:tabs>
                <w:tab w:val="left" w:pos="968"/>
              </w:tabs>
              <w:spacing w:line="228" w:lineRule="auto"/>
              <w:ind w:left="124" w:right="105"/>
              <w:rPr>
                <w:sz w:val="20"/>
              </w:rPr>
            </w:pPr>
            <w:r>
              <w:rPr>
                <w:spacing w:val="-2"/>
                <w:sz w:val="20"/>
              </w:rPr>
              <w:t>Fuzzy</w:t>
            </w:r>
            <w:r>
              <w:rPr>
                <w:sz w:val="20"/>
              </w:rPr>
              <w:tab/>
            </w:r>
            <w:r>
              <w:rPr>
                <w:spacing w:val="-4"/>
                <w:sz w:val="20"/>
              </w:rPr>
              <w:t xml:space="preserve">Color </w:t>
            </w:r>
            <w:r>
              <w:rPr>
                <w:spacing w:val="-2"/>
                <w:sz w:val="20"/>
              </w:rPr>
              <w:t>technique</w:t>
            </w:r>
          </w:p>
          <w:p w14:paraId="5EB9BAC7" w14:textId="77777777" w:rsidR="00B6441F" w:rsidRDefault="00B6441F" w:rsidP="009131A9">
            <w:pPr>
              <w:pStyle w:val="TableParagraph"/>
              <w:rPr>
                <w:sz w:val="24"/>
              </w:rPr>
            </w:pPr>
          </w:p>
          <w:p w14:paraId="163F4C99" w14:textId="77777777" w:rsidR="00B6441F" w:rsidRDefault="00B6441F" w:rsidP="009131A9">
            <w:pPr>
              <w:pStyle w:val="TableParagraph"/>
              <w:rPr>
                <w:sz w:val="24"/>
              </w:rPr>
            </w:pPr>
          </w:p>
          <w:p w14:paraId="156A4288" w14:textId="77777777" w:rsidR="00B6441F" w:rsidRDefault="00B6441F" w:rsidP="009131A9">
            <w:pPr>
              <w:pStyle w:val="TableParagraph"/>
              <w:spacing w:before="11"/>
              <w:rPr>
                <w:sz w:val="26"/>
              </w:rPr>
            </w:pPr>
          </w:p>
          <w:p w14:paraId="288710AF" w14:textId="77777777" w:rsidR="00B6441F" w:rsidRDefault="00B6441F" w:rsidP="009131A9">
            <w:pPr>
              <w:pStyle w:val="TableParagraph"/>
              <w:ind w:left="124"/>
              <w:rPr>
                <w:sz w:val="20"/>
              </w:rPr>
            </w:pPr>
            <w:r>
              <w:rPr>
                <w:sz w:val="20"/>
              </w:rPr>
              <w:t>Manual</w:t>
            </w:r>
            <w:r>
              <w:rPr>
                <w:spacing w:val="-8"/>
                <w:sz w:val="20"/>
              </w:rPr>
              <w:t xml:space="preserve"> </w:t>
            </w:r>
            <w:r>
              <w:rPr>
                <w:spacing w:val="-4"/>
                <w:sz w:val="20"/>
              </w:rPr>
              <w:t>crop</w:t>
            </w:r>
          </w:p>
          <w:p w14:paraId="6097C2AB" w14:textId="77777777" w:rsidR="00B6441F" w:rsidRDefault="00B6441F" w:rsidP="009131A9">
            <w:pPr>
              <w:pStyle w:val="TableParagraph"/>
              <w:rPr>
                <w:sz w:val="24"/>
              </w:rPr>
            </w:pPr>
          </w:p>
          <w:p w14:paraId="391403B2" w14:textId="77777777" w:rsidR="00B6441F" w:rsidRDefault="00B6441F" w:rsidP="009131A9">
            <w:pPr>
              <w:pStyle w:val="TableParagraph"/>
              <w:rPr>
                <w:sz w:val="24"/>
              </w:rPr>
            </w:pPr>
          </w:p>
          <w:p w14:paraId="4FDE9AE1" w14:textId="77777777" w:rsidR="00B6441F" w:rsidRDefault="00B6441F" w:rsidP="009131A9">
            <w:pPr>
              <w:pStyle w:val="TableParagraph"/>
              <w:rPr>
                <w:sz w:val="24"/>
              </w:rPr>
            </w:pPr>
          </w:p>
          <w:p w14:paraId="29E89410" w14:textId="77777777" w:rsidR="00B6441F" w:rsidRDefault="00B6441F" w:rsidP="009131A9">
            <w:pPr>
              <w:pStyle w:val="TableParagraph"/>
              <w:rPr>
                <w:sz w:val="24"/>
              </w:rPr>
            </w:pPr>
          </w:p>
          <w:p w14:paraId="5A84F9FC" w14:textId="77777777" w:rsidR="00B6441F" w:rsidRDefault="00B6441F" w:rsidP="009131A9">
            <w:pPr>
              <w:pStyle w:val="TableParagraph"/>
              <w:spacing w:before="9"/>
              <w:rPr>
                <w:sz w:val="35"/>
              </w:rPr>
            </w:pPr>
          </w:p>
          <w:p w14:paraId="3A772006"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200</w:t>
            </w:r>
            <w:r>
              <w:rPr>
                <w:spacing w:val="72"/>
                <w:w w:val="150"/>
                <w:sz w:val="20"/>
              </w:rPr>
              <w:t xml:space="preserve"> </w:t>
            </w:r>
            <w:r>
              <w:rPr>
                <w:spacing w:val="-10"/>
                <w:sz w:val="20"/>
              </w:rPr>
              <w:t>x</w:t>
            </w:r>
          </w:p>
          <w:p w14:paraId="07145A1A" w14:textId="77777777" w:rsidR="00B6441F" w:rsidRDefault="00B6441F" w:rsidP="009131A9">
            <w:pPr>
              <w:pStyle w:val="TableParagraph"/>
              <w:spacing w:line="224" w:lineRule="exact"/>
              <w:ind w:left="124"/>
              <w:rPr>
                <w:sz w:val="20"/>
              </w:rPr>
            </w:pPr>
            <w:r>
              <w:rPr>
                <w:spacing w:val="-5"/>
                <w:sz w:val="20"/>
              </w:rPr>
              <w:t>200</w:t>
            </w:r>
          </w:p>
        </w:tc>
        <w:tc>
          <w:tcPr>
            <w:tcW w:w="1493" w:type="dxa"/>
            <w:tcBorders>
              <w:bottom w:val="nil"/>
            </w:tcBorders>
          </w:tcPr>
          <w:p w14:paraId="32D15BB5" w14:textId="77777777" w:rsidR="00B6441F" w:rsidRDefault="00B6441F" w:rsidP="009131A9">
            <w:pPr>
              <w:pStyle w:val="TableParagraph"/>
              <w:spacing w:line="189" w:lineRule="exact"/>
              <w:ind w:left="125"/>
              <w:rPr>
                <w:sz w:val="20"/>
              </w:rPr>
            </w:pPr>
            <w:r>
              <w:rPr>
                <w:spacing w:val="-2"/>
                <w:sz w:val="20"/>
              </w:rPr>
              <w:t>MobileNetV2:</w:t>
            </w:r>
          </w:p>
          <w:p w14:paraId="24B7F470" w14:textId="77777777" w:rsidR="00B6441F" w:rsidRDefault="00B6441F" w:rsidP="009131A9">
            <w:pPr>
              <w:pStyle w:val="TableParagraph"/>
              <w:spacing w:before="3" w:line="228" w:lineRule="auto"/>
              <w:ind w:left="125" w:right="547" w:hanging="8"/>
              <w:rPr>
                <w:sz w:val="20"/>
              </w:rPr>
            </w:pPr>
            <w:r>
              <w:rPr>
                <w:spacing w:val="-2"/>
                <w:sz w:val="20"/>
              </w:rPr>
              <w:t>Accuracy, 94.7%;</w:t>
            </w:r>
          </w:p>
          <w:p w14:paraId="402943AE" w14:textId="77777777" w:rsidR="00B6441F" w:rsidRDefault="00B6441F" w:rsidP="009131A9">
            <w:pPr>
              <w:pStyle w:val="TableParagraph"/>
              <w:spacing w:line="228" w:lineRule="auto"/>
              <w:ind w:left="125"/>
              <w:rPr>
                <w:sz w:val="20"/>
              </w:rPr>
            </w:pPr>
            <w:r>
              <w:rPr>
                <w:spacing w:val="-2"/>
                <w:sz w:val="20"/>
              </w:rPr>
              <w:t>Sensitivity, 98.7%;</w:t>
            </w:r>
          </w:p>
          <w:p w14:paraId="0A163FA2" w14:textId="77777777" w:rsidR="00B6441F" w:rsidRDefault="00B6441F" w:rsidP="009131A9">
            <w:pPr>
              <w:pStyle w:val="TableParagraph"/>
              <w:spacing w:line="228" w:lineRule="auto"/>
              <w:ind w:left="125" w:right="445"/>
              <w:rPr>
                <w:sz w:val="20"/>
              </w:rPr>
            </w:pPr>
            <w:r>
              <w:rPr>
                <w:spacing w:val="-2"/>
                <w:sz w:val="20"/>
              </w:rPr>
              <w:t>Specificity, 96.5%</w:t>
            </w:r>
          </w:p>
          <w:p w14:paraId="1293E007" w14:textId="77777777" w:rsidR="00B6441F" w:rsidRDefault="00B6441F" w:rsidP="009131A9">
            <w:pPr>
              <w:pStyle w:val="TableParagraph"/>
              <w:spacing w:line="228" w:lineRule="auto"/>
              <w:ind w:left="125" w:right="539"/>
              <w:rPr>
                <w:sz w:val="20"/>
              </w:rPr>
            </w:pPr>
            <w:r>
              <w:rPr>
                <w:spacing w:val="-2"/>
                <w:sz w:val="20"/>
              </w:rPr>
              <w:t>Accuracy, 98.3%;</w:t>
            </w:r>
          </w:p>
          <w:p w14:paraId="4E062C88" w14:textId="77777777" w:rsidR="00B6441F" w:rsidRDefault="00B6441F" w:rsidP="009131A9">
            <w:pPr>
              <w:pStyle w:val="TableParagraph"/>
              <w:spacing w:line="228" w:lineRule="auto"/>
              <w:ind w:left="125" w:right="445"/>
              <w:rPr>
                <w:sz w:val="20"/>
              </w:rPr>
            </w:pPr>
            <w:r>
              <w:rPr>
                <w:spacing w:val="-2"/>
                <w:sz w:val="20"/>
              </w:rPr>
              <w:t>Specificity, 99.1%;</w:t>
            </w:r>
          </w:p>
          <w:p w14:paraId="5DE73BE4" w14:textId="77777777" w:rsidR="00B6441F" w:rsidRDefault="00B6441F" w:rsidP="009131A9">
            <w:pPr>
              <w:pStyle w:val="TableParagraph"/>
              <w:spacing w:line="220" w:lineRule="exact"/>
              <w:ind w:left="125"/>
              <w:rPr>
                <w:sz w:val="20"/>
              </w:rPr>
            </w:pPr>
            <w:r>
              <w:rPr>
                <w:sz w:val="20"/>
              </w:rPr>
              <w:t>F1,</w:t>
            </w:r>
            <w:r>
              <w:rPr>
                <w:spacing w:val="-4"/>
                <w:sz w:val="20"/>
              </w:rPr>
              <w:t xml:space="preserve"> </w:t>
            </w:r>
            <w:r>
              <w:rPr>
                <w:spacing w:val="-2"/>
                <w:sz w:val="20"/>
              </w:rPr>
              <w:t>98.3%</w:t>
            </w:r>
          </w:p>
          <w:p w14:paraId="0AF1758B" w14:textId="77777777" w:rsidR="00B6441F" w:rsidRDefault="00B6441F" w:rsidP="009131A9">
            <w:pPr>
              <w:pStyle w:val="TableParagraph"/>
              <w:rPr>
                <w:sz w:val="24"/>
              </w:rPr>
            </w:pPr>
          </w:p>
          <w:p w14:paraId="6C37158F" w14:textId="77777777" w:rsidR="00B6441F" w:rsidRDefault="00B6441F" w:rsidP="009131A9">
            <w:pPr>
              <w:pStyle w:val="TableParagraph"/>
              <w:spacing w:before="6"/>
              <w:rPr>
                <w:sz w:val="32"/>
              </w:rPr>
            </w:pPr>
          </w:p>
          <w:p w14:paraId="1842F468" w14:textId="77777777" w:rsidR="00B6441F" w:rsidRDefault="00B6441F" w:rsidP="009131A9">
            <w:pPr>
              <w:pStyle w:val="TableParagraph"/>
              <w:tabs>
                <w:tab w:val="left" w:pos="909"/>
              </w:tabs>
              <w:spacing w:line="228" w:lineRule="auto"/>
              <w:ind w:left="125" w:right="74"/>
              <w:rPr>
                <w:sz w:val="20"/>
              </w:rPr>
            </w:pPr>
            <w:r>
              <w:rPr>
                <w:spacing w:val="-2"/>
                <w:sz w:val="20"/>
              </w:rPr>
              <w:t>Binary</w:t>
            </w:r>
            <w:r>
              <w:rPr>
                <w:sz w:val="20"/>
              </w:rPr>
              <w:tab/>
            </w:r>
            <w:r>
              <w:rPr>
                <w:spacing w:val="-2"/>
                <w:sz w:val="20"/>
              </w:rPr>
              <w:t xml:space="preserve">Accu- </w:t>
            </w:r>
            <w:r>
              <w:rPr>
                <w:sz w:val="20"/>
              </w:rPr>
              <w:t>racy, 98.1%</w:t>
            </w:r>
          </w:p>
          <w:p w14:paraId="5BA6EB28" w14:textId="77777777" w:rsidR="00B6441F" w:rsidRDefault="00B6441F" w:rsidP="009131A9">
            <w:pPr>
              <w:pStyle w:val="TableParagraph"/>
              <w:rPr>
                <w:sz w:val="24"/>
              </w:rPr>
            </w:pPr>
          </w:p>
          <w:p w14:paraId="2D985245" w14:textId="77777777" w:rsidR="00B6441F" w:rsidRDefault="00B6441F" w:rsidP="009131A9">
            <w:pPr>
              <w:pStyle w:val="TableParagraph"/>
              <w:spacing w:before="10"/>
              <w:rPr>
                <w:sz w:val="32"/>
              </w:rPr>
            </w:pPr>
          </w:p>
          <w:p w14:paraId="4798FAC1" w14:textId="77777777" w:rsidR="00B6441F" w:rsidRDefault="00B6441F" w:rsidP="009131A9">
            <w:pPr>
              <w:pStyle w:val="TableParagraph"/>
              <w:tabs>
                <w:tab w:val="left" w:pos="965"/>
              </w:tabs>
              <w:spacing w:line="228" w:lineRule="auto"/>
              <w:ind w:left="125" w:right="74"/>
              <w:rPr>
                <w:sz w:val="20"/>
              </w:rPr>
            </w:pPr>
            <w:r>
              <w:rPr>
                <w:spacing w:val="-2"/>
                <w:sz w:val="20"/>
              </w:rPr>
              <w:t>Overall</w:t>
            </w:r>
            <w:r>
              <w:rPr>
                <w:sz w:val="20"/>
              </w:rPr>
              <w:tab/>
            </w:r>
            <w:r>
              <w:rPr>
                <w:spacing w:val="-2"/>
                <w:sz w:val="20"/>
              </w:rPr>
              <w:t xml:space="preserve">accu- </w:t>
            </w:r>
            <w:r>
              <w:rPr>
                <w:sz w:val="20"/>
              </w:rPr>
              <w:t xml:space="preserve">racy, 98.3%; </w:t>
            </w:r>
            <w:r>
              <w:rPr>
                <w:spacing w:val="-2"/>
                <w:sz w:val="20"/>
              </w:rPr>
              <w:t>COVID-19</w:t>
            </w:r>
          </w:p>
          <w:p w14:paraId="52D8A836" w14:textId="77777777" w:rsidR="00B6441F" w:rsidRDefault="00B6441F" w:rsidP="009131A9">
            <w:pPr>
              <w:pStyle w:val="TableParagraph"/>
              <w:spacing w:line="228" w:lineRule="auto"/>
              <w:ind w:left="125" w:right="450"/>
              <w:rPr>
                <w:sz w:val="20"/>
              </w:rPr>
            </w:pPr>
            <w:r>
              <w:rPr>
                <w:spacing w:val="-2"/>
                <w:sz w:val="20"/>
              </w:rPr>
              <w:t>Sensitivity, 99.3%; COVID-</w:t>
            </w:r>
            <w:r>
              <w:rPr>
                <w:spacing w:val="-5"/>
                <w:sz w:val="20"/>
              </w:rPr>
              <w:t>19</w:t>
            </w:r>
          </w:p>
          <w:p w14:paraId="5CBA013F" w14:textId="77777777" w:rsidR="00B6441F" w:rsidRDefault="00B6441F" w:rsidP="009131A9">
            <w:pPr>
              <w:pStyle w:val="TableParagraph"/>
              <w:spacing w:line="228" w:lineRule="auto"/>
              <w:ind w:left="125" w:right="445"/>
              <w:rPr>
                <w:sz w:val="20"/>
              </w:rPr>
            </w:pPr>
            <w:r>
              <w:rPr>
                <w:spacing w:val="-2"/>
                <w:sz w:val="20"/>
              </w:rPr>
              <w:t>Specificity, 99.4%</w:t>
            </w:r>
          </w:p>
          <w:p w14:paraId="66CEC1B9" w14:textId="77777777" w:rsidR="00B6441F" w:rsidRDefault="00B6441F" w:rsidP="009131A9">
            <w:pPr>
              <w:pStyle w:val="TableParagraph"/>
              <w:spacing w:line="228" w:lineRule="auto"/>
              <w:ind w:left="125" w:right="450"/>
              <w:rPr>
                <w:sz w:val="20"/>
              </w:rPr>
            </w:pPr>
            <w:r>
              <w:rPr>
                <w:spacing w:val="-2"/>
                <w:sz w:val="20"/>
              </w:rPr>
              <w:t>Multiclass: COVID-</w:t>
            </w:r>
            <w:r>
              <w:rPr>
                <w:spacing w:val="-5"/>
                <w:sz w:val="20"/>
              </w:rPr>
              <w:t>19</w:t>
            </w:r>
          </w:p>
          <w:p w14:paraId="24EACF5E" w14:textId="77777777" w:rsidR="00B6441F" w:rsidRDefault="00B6441F" w:rsidP="009131A9">
            <w:pPr>
              <w:pStyle w:val="TableParagraph"/>
              <w:spacing w:line="228" w:lineRule="auto"/>
              <w:ind w:left="125"/>
              <w:rPr>
                <w:sz w:val="20"/>
              </w:rPr>
            </w:pPr>
            <w:r>
              <w:rPr>
                <w:sz w:val="20"/>
              </w:rPr>
              <w:t>class</w:t>
            </w:r>
            <w:r>
              <w:rPr>
                <w:spacing w:val="31"/>
                <w:sz w:val="20"/>
              </w:rPr>
              <w:t xml:space="preserve"> </w:t>
            </w:r>
            <w:r>
              <w:rPr>
                <w:sz w:val="20"/>
              </w:rPr>
              <w:t>F1</w:t>
            </w:r>
            <w:r>
              <w:rPr>
                <w:spacing w:val="31"/>
                <w:sz w:val="20"/>
              </w:rPr>
              <w:t xml:space="preserve"> </w:t>
            </w:r>
            <w:r>
              <w:rPr>
                <w:sz w:val="20"/>
              </w:rPr>
              <w:t xml:space="preserve">score, </w:t>
            </w:r>
            <w:r>
              <w:rPr>
                <w:spacing w:val="-2"/>
                <w:sz w:val="20"/>
              </w:rPr>
              <w:t>83.3%</w:t>
            </w:r>
          </w:p>
          <w:p w14:paraId="5F2217F9" w14:textId="77777777" w:rsidR="00B6441F" w:rsidRDefault="00B6441F" w:rsidP="009131A9">
            <w:pPr>
              <w:pStyle w:val="TableParagraph"/>
              <w:spacing w:line="228" w:lineRule="auto"/>
              <w:ind w:left="125" w:right="315"/>
              <w:rPr>
                <w:sz w:val="20"/>
              </w:rPr>
            </w:pPr>
            <w:r>
              <w:rPr>
                <w:spacing w:val="-2"/>
                <w:sz w:val="20"/>
              </w:rPr>
              <w:t>Hierarchical: COVID-19</w:t>
            </w:r>
          </w:p>
          <w:p w14:paraId="39FE8898" w14:textId="77777777" w:rsidR="00B6441F" w:rsidRDefault="00B6441F" w:rsidP="009131A9">
            <w:pPr>
              <w:pStyle w:val="TableParagraph"/>
              <w:spacing w:line="228" w:lineRule="auto"/>
              <w:ind w:left="125"/>
              <w:rPr>
                <w:sz w:val="20"/>
              </w:rPr>
            </w:pPr>
            <w:r>
              <w:rPr>
                <w:sz w:val="20"/>
              </w:rPr>
              <w:t>class</w:t>
            </w:r>
            <w:r>
              <w:rPr>
                <w:spacing w:val="31"/>
                <w:sz w:val="20"/>
              </w:rPr>
              <w:t xml:space="preserve"> </w:t>
            </w:r>
            <w:r>
              <w:rPr>
                <w:sz w:val="20"/>
              </w:rPr>
              <w:t>F1</w:t>
            </w:r>
            <w:r>
              <w:rPr>
                <w:spacing w:val="31"/>
                <w:sz w:val="20"/>
              </w:rPr>
              <w:t xml:space="preserve"> </w:t>
            </w:r>
            <w:r>
              <w:rPr>
                <w:sz w:val="20"/>
              </w:rPr>
              <w:t xml:space="preserve">score, </w:t>
            </w:r>
            <w:r>
              <w:rPr>
                <w:spacing w:val="-2"/>
                <w:sz w:val="20"/>
              </w:rPr>
              <w:t>88.8%</w:t>
            </w:r>
          </w:p>
          <w:p w14:paraId="74CB0097" w14:textId="77777777" w:rsidR="00B6441F" w:rsidRDefault="00B6441F" w:rsidP="009131A9">
            <w:pPr>
              <w:pStyle w:val="TableParagraph"/>
              <w:tabs>
                <w:tab w:val="left" w:pos="1124"/>
              </w:tabs>
              <w:spacing w:line="228" w:lineRule="auto"/>
              <w:ind w:left="125" w:right="108"/>
              <w:rPr>
                <w:sz w:val="20"/>
              </w:rPr>
            </w:pPr>
            <w:r>
              <w:rPr>
                <w:spacing w:val="-2"/>
                <w:sz w:val="20"/>
              </w:rPr>
              <w:t>Accuracy between</w:t>
            </w:r>
            <w:r>
              <w:rPr>
                <w:sz w:val="20"/>
              </w:rPr>
              <w:tab/>
            </w:r>
            <w:r>
              <w:rPr>
                <w:spacing w:val="-4"/>
                <w:sz w:val="20"/>
              </w:rPr>
              <w:t xml:space="preserve">the </w:t>
            </w:r>
            <w:r>
              <w:rPr>
                <w:spacing w:val="-2"/>
                <w:sz w:val="20"/>
              </w:rPr>
              <w:t>seven</w:t>
            </w:r>
            <w:r>
              <w:rPr>
                <w:spacing w:val="-11"/>
                <w:sz w:val="20"/>
              </w:rPr>
              <w:t xml:space="preserve"> </w:t>
            </w:r>
            <w:r>
              <w:rPr>
                <w:spacing w:val="-2"/>
                <w:sz w:val="20"/>
              </w:rPr>
              <w:t>classes</w:t>
            </w:r>
            <w:r>
              <w:rPr>
                <w:spacing w:val="-10"/>
                <w:sz w:val="20"/>
              </w:rPr>
              <w:t xml:space="preserve"> </w:t>
            </w:r>
            <w:r>
              <w:rPr>
                <w:spacing w:val="-2"/>
                <w:sz w:val="20"/>
              </w:rPr>
              <w:t>of 87.7%</w:t>
            </w:r>
          </w:p>
        </w:tc>
      </w:tr>
    </w:tbl>
    <w:p w14:paraId="4F0AFF15" w14:textId="77777777" w:rsidR="00B6441F" w:rsidRDefault="00B6441F" w:rsidP="00B6441F">
      <w:pPr>
        <w:pStyle w:val="BodyText"/>
        <w:spacing w:before="1"/>
        <w:rPr>
          <w:sz w:val="16"/>
        </w:rPr>
      </w:pPr>
    </w:p>
    <w:tbl>
      <w:tblPr>
        <w:tblW w:w="0" w:type="auto"/>
        <w:tblInd w:w="464" w:type="dxa"/>
        <w:tblLayout w:type="fixed"/>
        <w:tblCellMar>
          <w:left w:w="0" w:type="dxa"/>
          <w:right w:w="0" w:type="dxa"/>
        </w:tblCellMar>
        <w:tblLook w:val="01E0" w:firstRow="1" w:lastRow="1" w:firstColumn="1" w:lastColumn="1" w:noHBand="0" w:noVBand="0"/>
      </w:tblPr>
      <w:tblGrid>
        <w:gridCol w:w="1721"/>
        <w:gridCol w:w="1494"/>
        <w:gridCol w:w="1040"/>
        <w:gridCol w:w="1380"/>
        <w:gridCol w:w="1550"/>
        <w:gridCol w:w="1493"/>
      </w:tblGrid>
      <w:tr w:rsidR="00B6441F" w14:paraId="60A4629B" w14:textId="77777777" w:rsidTr="009131A9">
        <w:trPr>
          <w:trHeight w:val="11999"/>
        </w:trPr>
        <w:tc>
          <w:tcPr>
            <w:tcW w:w="1721" w:type="dxa"/>
            <w:tcBorders>
              <w:left w:val="single" w:sz="4" w:space="0" w:color="000000"/>
              <w:right w:val="single" w:sz="4" w:space="0" w:color="000000"/>
            </w:tcBorders>
          </w:tcPr>
          <w:p w14:paraId="73E899D9" w14:textId="77777777" w:rsidR="00B6441F" w:rsidRDefault="0041340E" w:rsidP="009131A9">
            <w:pPr>
              <w:pStyle w:val="TableParagraph"/>
              <w:spacing w:line="190" w:lineRule="exact"/>
              <w:ind w:left="122"/>
              <w:rPr>
                <w:sz w:val="20"/>
              </w:rPr>
            </w:pPr>
            <w:hyperlink w:anchor="_bookmark76" w:history="1">
              <w:r w:rsidR="00B6441F">
                <w:rPr>
                  <w:sz w:val="20"/>
                </w:rPr>
                <w:t>[Waheed</w:t>
              </w:r>
              <w:r w:rsidR="00B6441F">
                <w:rPr>
                  <w:spacing w:val="44"/>
                  <w:sz w:val="20"/>
                </w:rPr>
                <w:t xml:space="preserve">  </w:t>
              </w:r>
              <w:r w:rsidR="00B6441F">
                <w:rPr>
                  <w:sz w:val="20"/>
                </w:rPr>
                <w:t>et</w:t>
              </w:r>
              <w:r w:rsidR="00B6441F">
                <w:rPr>
                  <w:spacing w:val="45"/>
                  <w:sz w:val="20"/>
                </w:rPr>
                <w:t xml:space="preserve">  </w:t>
              </w:r>
              <w:r w:rsidR="00B6441F">
                <w:rPr>
                  <w:spacing w:val="-4"/>
                  <w:sz w:val="20"/>
                </w:rPr>
                <w:t>al.,</w:t>
              </w:r>
            </w:hyperlink>
          </w:p>
          <w:p w14:paraId="3D631623" w14:textId="77777777" w:rsidR="00B6441F" w:rsidRDefault="0041340E" w:rsidP="009131A9">
            <w:pPr>
              <w:pStyle w:val="TableParagraph"/>
              <w:spacing w:line="224" w:lineRule="exact"/>
              <w:ind w:left="122"/>
              <w:rPr>
                <w:sz w:val="20"/>
              </w:rPr>
            </w:pPr>
            <w:hyperlink w:anchor="_bookmark76" w:history="1">
              <w:r w:rsidR="00B6441F">
                <w:rPr>
                  <w:spacing w:val="-2"/>
                  <w:sz w:val="20"/>
                </w:rPr>
                <w:t>2020]</w:t>
              </w:r>
            </w:hyperlink>
          </w:p>
          <w:p w14:paraId="1D5523BE" w14:textId="77777777" w:rsidR="00B6441F" w:rsidRDefault="00B6441F" w:rsidP="009131A9">
            <w:pPr>
              <w:pStyle w:val="TableParagraph"/>
              <w:rPr>
                <w:sz w:val="24"/>
              </w:rPr>
            </w:pPr>
          </w:p>
          <w:p w14:paraId="6649007F" w14:textId="77777777" w:rsidR="00B6441F" w:rsidRDefault="00B6441F" w:rsidP="009131A9">
            <w:pPr>
              <w:pStyle w:val="TableParagraph"/>
              <w:rPr>
                <w:sz w:val="24"/>
              </w:rPr>
            </w:pPr>
          </w:p>
          <w:p w14:paraId="19A4E520" w14:textId="77777777" w:rsidR="00B6441F" w:rsidRDefault="00B6441F" w:rsidP="009131A9">
            <w:pPr>
              <w:pStyle w:val="TableParagraph"/>
              <w:rPr>
                <w:sz w:val="24"/>
              </w:rPr>
            </w:pPr>
          </w:p>
          <w:p w14:paraId="65F6C00F" w14:textId="77777777" w:rsidR="00B6441F" w:rsidRDefault="00B6441F" w:rsidP="009131A9">
            <w:pPr>
              <w:pStyle w:val="TableParagraph"/>
              <w:rPr>
                <w:sz w:val="24"/>
              </w:rPr>
            </w:pPr>
          </w:p>
          <w:p w14:paraId="4632EB92" w14:textId="77777777" w:rsidR="00B6441F" w:rsidRDefault="00B6441F" w:rsidP="009131A9">
            <w:pPr>
              <w:pStyle w:val="TableParagraph"/>
              <w:rPr>
                <w:sz w:val="24"/>
              </w:rPr>
            </w:pPr>
          </w:p>
          <w:p w14:paraId="2A841E00" w14:textId="77777777" w:rsidR="00B6441F" w:rsidRDefault="00B6441F" w:rsidP="009131A9">
            <w:pPr>
              <w:pStyle w:val="TableParagraph"/>
              <w:rPr>
                <w:sz w:val="24"/>
              </w:rPr>
            </w:pPr>
          </w:p>
          <w:p w14:paraId="297FB74D" w14:textId="77777777" w:rsidR="00B6441F" w:rsidRDefault="00B6441F" w:rsidP="009131A9">
            <w:pPr>
              <w:pStyle w:val="TableParagraph"/>
              <w:rPr>
                <w:sz w:val="24"/>
              </w:rPr>
            </w:pPr>
          </w:p>
          <w:p w14:paraId="23A7BB86" w14:textId="77777777" w:rsidR="00B6441F" w:rsidRDefault="00B6441F" w:rsidP="009131A9">
            <w:pPr>
              <w:pStyle w:val="TableParagraph"/>
              <w:rPr>
                <w:sz w:val="24"/>
              </w:rPr>
            </w:pPr>
          </w:p>
          <w:p w14:paraId="74D1C025" w14:textId="77777777" w:rsidR="00B6441F" w:rsidRDefault="00B6441F" w:rsidP="009131A9">
            <w:pPr>
              <w:pStyle w:val="TableParagraph"/>
              <w:rPr>
                <w:sz w:val="24"/>
              </w:rPr>
            </w:pPr>
          </w:p>
          <w:p w14:paraId="2DC53BAF" w14:textId="77777777" w:rsidR="00B6441F" w:rsidRDefault="00B6441F" w:rsidP="009131A9">
            <w:pPr>
              <w:pStyle w:val="TableParagraph"/>
              <w:rPr>
                <w:sz w:val="24"/>
              </w:rPr>
            </w:pPr>
          </w:p>
          <w:p w14:paraId="028F8650" w14:textId="77777777" w:rsidR="00B6441F" w:rsidRDefault="00B6441F" w:rsidP="009131A9">
            <w:pPr>
              <w:pStyle w:val="TableParagraph"/>
              <w:spacing w:before="7"/>
              <w:rPr>
                <w:sz w:val="24"/>
              </w:rPr>
            </w:pPr>
          </w:p>
          <w:p w14:paraId="57206774" w14:textId="77777777" w:rsidR="00B6441F" w:rsidRDefault="0041340E" w:rsidP="009131A9">
            <w:pPr>
              <w:pStyle w:val="TableParagraph"/>
              <w:ind w:left="122"/>
              <w:rPr>
                <w:sz w:val="20"/>
              </w:rPr>
            </w:pPr>
            <w:hyperlink w:anchor="_bookmark77" w:history="1">
              <w:r w:rsidR="00B6441F">
                <w:rPr>
                  <w:sz w:val="20"/>
                </w:rPr>
                <w:t>[Khan</w:t>
              </w:r>
              <w:r w:rsidR="00B6441F">
                <w:rPr>
                  <w:spacing w:val="-10"/>
                  <w:sz w:val="20"/>
                </w:rPr>
                <w:t xml:space="preserve"> </w:t>
              </w:r>
              <w:r w:rsidR="00B6441F">
                <w:rPr>
                  <w:sz w:val="20"/>
                </w:rPr>
                <w:t>et</w:t>
              </w:r>
              <w:r w:rsidR="00B6441F">
                <w:rPr>
                  <w:spacing w:val="-10"/>
                  <w:sz w:val="20"/>
                </w:rPr>
                <w:t xml:space="preserve"> </w:t>
              </w:r>
              <w:r w:rsidR="00B6441F">
                <w:rPr>
                  <w:sz w:val="20"/>
                </w:rPr>
                <w:t>al.,</w:t>
              </w:r>
            </w:hyperlink>
            <w:r w:rsidR="00B6441F">
              <w:rPr>
                <w:spacing w:val="-10"/>
                <w:sz w:val="20"/>
              </w:rPr>
              <w:t xml:space="preserve"> </w:t>
            </w:r>
            <w:hyperlink w:anchor="_bookmark77" w:history="1">
              <w:r w:rsidR="00B6441F">
                <w:rPr>
                  <w:spacing w:val="-2"/>
                  <w:sz w:val="20"/>
                </w:rPr>
                <w:t>2020]</w:t>
              </w:r>
            </w:hyperlink>
          </w:p>
          <w:p w14:paraId="112DB66C" w14:textId="77777777" w:rsidR="00B6441F" w:rsidRDefault="00B6441F" w:rsidP="009131A9">
            <w:pPr>
              <w:pStyle w:val="TableParagraph"/>
              <w:rPr>
                <w:sz w:val="24"/>
              </w:rPr>
            </w:pPr>
          </w:p>
          <w:p w14:paraId="21BBF938" w14:textId="77777777" w:rsidR="00B6441F" w:rsidRDefault="00B6441F" w:rsidP="009131A9">
            <w:pPr>
              <w:pStyle w:val="TableParagraph"/>
              <w:rPr>
                <w:sz w:val="24"/>
              </w:rPr>
            </w:pPr>
          </w:p>
          <w:p w14:paraId="4354A4B9" w14:textId="77777777" w:rsidR="00B6441F" w:rsidRDefault="00B6441F" w:rsidP="009131A9">
            <w:pPr>
              <w:pStyle w:val="TableParagraph"/>
              <w:rPr>
                <w:sz w:val="24"/>
              </w:rPr>
            </w:pPr>
          </w:p>
          <w:p w14:paraId="21401CB5" w14:textId="77777777" w:rsidR="00B6441F" w:rsidRDefault="00B6441F" w:rsidP="009131A9">
            <w:pPr>
              <w:pStyle w:val="TableParagraph"/>
              <w:rPr>
                <w:sz w:val="24"/>
              </w:rPr>
            </w:pPr>
          </w:p>
          <w:p w14:paraId="339A1AE1" w14:textId="77777777" w:rsidR="00B6441F" w:rsidRDefault="00B6441F" w:rsidP="009131A9">
            <w:pPr>
              <w:pStyle w:val="TableParagraph"/>
              <w:rPr>
                <w:sz w:val="24"/>
              </w:rPr>
            </w:pPr>
          </w:p>
          <w:p w14:paraId="3A05FC63" w14:textId="77777777" w:rsidR="00B6441F" w:rsidRDefault="00B6441F" w:rsidP="009131A9">
            <w:pPr>
              <w:pStyle w:val="TableParagraph"/>
              <w:spacing w:before="8"/>
              <w:rPr>
                <w:sz w:val="30"/>
              </w:rPr>
            </w:pPr>
          </w:p>
          <w:p w14:paraId="12B022DB" w14:textId="77777777" w:rsidR="00B6441F" w:rsidRDefault="0041340E" w:rsidP="009131A9">
            <w:pPr>
              <w:pStyle w:val="TableParagraph"/>
              <w:spacing w:before="1"/>
              <w:ind w:left="122"/>
              <w:rPr>
                <w:sz w:val="20"/>
              </w:rPr>
            </w:pPr>
            <w:hyperlink w:anchor="_bookmark78" w:history="1">
              <w:r w:rsidR="00B6441F">
                <w:rPr>
                  <w:sz w:val="20"/>
                </w:rPr>
                <w:t>[Das</w:t>
              </w:r>
              <w:r w:rsidR="00B6441F">
                <w:rPr>
                  <w:spacing w:val="-4"/>
                  <w:sz w:val="20"/>
                </w:rPr>
                <w:t xml:space="preserve"> </w:t>
              </w:r>
              <w:r w:rsidR="00B6441F">
                <w:rPr>
                  <w:sz w:val="20"/>
                </w:rPr>
                <w:t>et</w:t>
              </w:r>
              <w:r w:rsidR="00B6441F">
                <w:rPr>
                  <w:spacing w:val="-4"/>
                  <w:sz w:val="20"/>
                </w:rPr>
                <w:t xml:space="preserve"> </w:t>
              </w:r>
              <w:r w:rsidR="00B6441F">
                <w:rPr>
                  <w:sz w:val="20"/>
                </w:rPr>
                <w:t>al.,</w:t>
              </w:r>
            </w:hyperlink>
            <w:r w:rsidR="00B6441F">
              <w:rPr>
                <w:spacing w:val="-3"/>
                <w:sz w:val="20"/>
              </w:rPr>
              <w:t xml:space="preserve"> </w:t>
            </w:r>
            <w:hyperlink w:anchor="_bookmark78" w:history="1">
              <w:r w:rsidR="00B6441F">
                <w:rPr>
                  <w:spacing w:val="-4"/>
                  <w:sz w:val="20"/>
                </w:rPr>
                <w:t>2020]</w:t>
              </w:r>
            </w:hyperlink>
          </w:p>
          <w:p w14:paraId="0A35EA94" w14:textId="77777777" w:rsidR="00B6441F" w:rsidRDefault="00B6441F" w:rsidP="009131A9">
            <w:pPr>
              <w:pStyle w:val="TableParagraph"/>
              <w:rPr>
                <w:sz w:val="24"/>
              </w:rPr>
            </w:pPr>
          </w:p>
          <w:p w14:paraId="5174DA06" w14:textId="77777777" w:rsidR="00B6441F" w:rsidRDefault="00B6441F" w:rsidP="009131A9">
            <w:pPr>
              <w:pStyle w:val="TableParagraph"/>
              <w:rPr>
                <w:sz w:val="24"/>
              </w:rPr>
            </w:pPr>
          </w:p>
          <w:p w14:paraId="0ADD031B" w14:textId="77777777" w:rsidR="00B6441F" w:rsidRDefault="00B6441F" w:rsidP="009131A9">
            <w:pPr>
              <w:pStyle w:val="TableParagraph"/>
              <w:spacing w:before="7"/>
              <w:rPr>
                <w:sz w:val="27"/>
              </w:rPr>
            </w:pPr>
          </w:p>
          <w:p w14:paraId="5BCCDE00" w14:textId="77777777" w:rsidR="00B6441F" w:rsidRDefault="0041340E" w:rsidP="009131A9">
            <w:pPr>
              <w:pStyle w:val="TableParagraph"/>
              <w:spacing w:line="228" w:lineRule="auto"/>
              <w:ind w:left="122"/>
              <w:rPr>
                <w:sz w:val="20"/>
              </w:rPr>
            </w:pPr>
            <w:hyperlink w:anchor="_bookmark79" w:history="1">
              <w:r w:rsidR="00B6441F">
                <w:rPr>
                  <w:sz w:val="20"/>
                </w:rPr>
                <w:t>[Toraman</w:t>
              </w:r>
              <w:r w:rsidR="00B6441F">
                <w:rPr>
                  <w:spacing w:val="80"/>
                  <w:sz w:val="20"/>
                </w:rPr>
                <w:t xml:space="preserve"> </w:t>
              </w:r>
              <w:r w:rsidR="00B6441F">
                <w:rPr>
                  <w:sz w:val="20"/>
                </w:rPr>
                <w:t>et</w:t>
              </w:r>
              <w:r w:rsidR="00B6441F">
                <w:rPr>
                  <w:spacing w:val="80"/>
                  <w:sz w:val="20"/>
                </w:rPr>
                <w:t xml:space="preserve"> </w:t>
              </w:r>
              <w:r w:rsidR="00B6441F">
                <w:rPr>
                  <w:sz w:val="20"/>
                </w:rPr>
                <w:t>al.,</w:t>
              </w:r>
            </w:hyperlink>
            <w:r w:rsidR="00B6441F">
              <w:rPr>
                <w:sz w:val="20"/>
              </w:rPr>
              <w:t xml:space="preserve"> </w:t>
            </w:r>
            <w:hyperlink w:anchor="_bookmark79" w:history="1">
              <w:r w:rsidR="00B6441F">
                <w:rPr>
                  <w:spacing w:val="-2"/>
                  <w:sz w:val="20"/>
                </w:rPr>
                <w:t>2020]</w:t>
              </w:r>
            </w:hyperlink>
          </w:p>
          <w:p w14:paraId="5D6D92DF" w14:textId="77777777" w:rsidR="00B6441F" w:rsidRDefault="00B6441F" w:rsidP="009131A9">
            <w:pPr>
              <w:pStyle w:val="TableParagraph"/>
              <w:rPr>
                <w:sz w:val="24"/>
              </w:rPr>
            </w:pPr>
          </w:p>
          <w:p w14:paraId="4FA84BEE" w14:textId="77777777" w:rsidR="00B6441F" w:rsidRDefault="00B6441F" w:rsidP="009131A9">
            <w:pPr>
              <w:pStyle w:val="TableParagraph"/>
              <w:rPr>
                <w:sz w:val="24"/>
              </w:rPr>
            </w:pPr>
          </w:p>
          <w:p w14:paraId="0675B7EA" w14:textId="77777777" w:rsidR="00B6441F" w:rsidRDefault="00B6441F" w:rsidP="009131A9">
            <w:pPr>
              <w:pStyle w:val="TableParagraph"/>
              <w:spacing w:before="1"/>
              <w:rPr>
                <w:sz w:val="27"/>
              </w:rPr>
            </w:pPr>
          </w:p>
          <w:p w14:paraId="6D1D464D" w14:textId="77777777" w:rsidR="00B6441F" w:rsidRDefault="0041340E" w:rsidP="009131A9">
            <w:pPr>
              <w:pStyle w:val="TableParagraph"/>
              <w:ind w:left="122"/>
              <w:rPr>
                <w:sz w:val="20"/>
              </w:rPr>
            </w:pPr>
            <w:hyperlink w:anchor="_bookmark80" w:history="1">
              <w:r w:rsidR="00B6441F">
                <w:rPr>
                  <w:sz w:val="20"/>
                </w:rPr>
                <w:t>[Blain</w:t>
              </w:r>
              <w:r w:rsidR="00B6441F">
                <w:rPr>
                  <w:spacing w:val="-10"/>
                  <w:sz w:val="20"/>
                </w:rPr>
                <w:t xml:space="preserve"> </w:t>
              </w:r>
              <w:r w:rsidR="00B6441F">
                <w:rPr>
                  <w:sz w:val="20"/>
                </w:rPr>
                <w:t>et</w:t>
              </w:r>
              <w:r w:rsidR="00B6441F">
                <w:rPr>
                  <w:spacing w:val="-10"/>
                  <w:sz w:val="20"/>
                </w:rPr>
                <w:t xml:space="preserve"> </w:t>
              </w:r>
              <w:r w:rsidR="00B6441F">
                <w:rPr>
                  <w:sz w:val="20"/>
                </w:rPr>
                <w:t>al.,</w:t>
              </w:r>
            </w:hyperlink>
            <w:r w:rsidR="00B6441F">
              <w:rPr>
                <w:spacing w:val="-10"/>
                <w:sz w:val="20"/>
              </w:rPr>
              <w:t xml:space="preserve"> </w:t>
            </w:r>
            <w:hyperlink w:anchor="_bookmark80" w:history="1">
              <w:r w:rsidR="00B6441F">
                <w:rPr>
                  <w:spacing w:val="-2"/>
                  <w:sz w:val="20"/>
                </w:rPr>
                <w:t>2021]</w:t>
              </w:r>
            </w:hyperlink>
          </w:p>
          <w:p w14:paraId="171EDDF4" w14:textId="77777777" w:rsidR="00B6441F" w:rsidRDefault="00B6441F" w:rsidP="009131A9">
            <w:pPr>
              <w:pStyle w:val="TableParagraph"/>
              <w:rPr>
                <w:sz w:val="24"/>
              </w:rPr>
            </w:pPr>
          </w:p>
          <w:p w14:paraId="1635955D" w14:textId="77777777" w:rsidR="00B6441F" w:rsidRDefault="00B6441F" w:rsidP="009131A9">
            <w:pPr>
              <w:pStyle w:val="TableParagraph"/>
              <w:rPr>
                <w:sz w:val="24"/>
              </w:rPr>
            </w:pPr>
          </w:p>
          <w:p w14:paraId="20AFBB59" w14:textId="77777777" w:rsidR="00B6441F" w:rsidRDefault="00B6441F" w:rsidP="009131A9">
            <w:pPr>
              <w:pStyle w:val="TableParagraph"/>
              <w:rPr>
                <w:sz w:val="24"/>
              </w:rPr>
            </w:pPr>
          </w:p>
          <w:p w14:paraId="10B2FF68" w14:textId="77777777" w:rsidR="00B6441F" w:rsidRDefault="00B6441F" w:rsidP="009131A9">
            <w:pPr>
              <w:pStyle w:val="TableParagraph"/>
              <w:rPr>
                <w:sz w:val="24"/>
              </w:rPr>
            </w:pPr>
          </w:p>
          <w:p w14:paraId="3DFCE37E" w14:textId="77777777" w:rsidR="00B6441F" w:rsidRDefault="00B6441F" w:rsidP="009131A9">
            <w:pPr>
              <w:pStyle w:val="TableParagraph"/>
              <w:rPr>
                <w:sz w:val="24"/>
              </w:rPr>
            </w:pPr>
          </w:p>
          <w:p w14:paraId="29B020C8" w14:textId="77777777" w:rsidR="00B6441F" w:rsidRDefault="00B6441F" w:rsidP="009131A9">
            <w:pPr>
              <w:pStyle w:val="TableParagraph"/>
              <w:rPr>
                <w:sz w:val="24"/>
              </w:rPr>
            </w:pPr>
          </w:p>
          <w:p w14:paraId="64E6617C" w14:textId="77777777" w:rsidR="00B6441F" w:rsidRDefault="00B6441F" w:rsidP="009131A9">
            <w:pPr>
              <w:pStyle w:val="TableParagraph"/>
              <w:spacing w:before="6"/>
              <w:rPr>
                <w:sz w:val="26"/>
              </w:rPr>
            </w:pPr>
          </w:p>
          <w:p w14:paraId="7536C12A" w14:textId="77777777" w:rsidR="00B6441F" w:rsidRDefault="0041340E" w:rsidP="009131A9">
            <w:pPr>
              <w:pStyle w:val="TableParagraph"/>
              <w:tabs>
                <w:tab w:val="left" w:pos="950"/>
                <w:tab w:val="left" w:pos="1372"/>
              </w:tabs>
              <w:spacing w:line="228" w:lineRule="auto"/>
              <w:ind w:left="122" w:right="87"/>
              <w:rPr>
                <w:sz w:val="20"/>
              </w:rPr>
            </w:pPr>
            <w:hyperlink w:anchor="_bookmark81" w:history="1">
              <w:r w:rsidR="00B6441F">
                <w:rPr>
                  <w:spacing w:val="-2"/>
                  <w:sz w:val="20"/>
                </w:rPr>
                <w:t>[Horry</w:t>
              </w:r>
              <w:r w:rsidR="00B6441F">
                <w:rPr>
                  <w:sz w:val="20"/>
                </w:rPr>
                <w:tab/>
              </w:r>
              <w:r w:rsidR="00B6441F">
                <w:rPr>
                  <w:spacing w:val="-6"/>
                  <w:sz w:val="20"/>
                </w:rPr>
                <w:t>et</w:t>
              </w:r>
              <w:r w:rsidR="00B6441F">
                <w:rPr>
                  <w:sz w:val="20"/>
                </w:rPr>
                <w:tab/>
              </w:r>
              <w:r w:rsidR="00B6441F">
                <w:rPr>
                  <w:spacing w:val="-4"/>
                  <w:sz w:val="20"/>
                </w:rPr>
                <w:t>al.,</w:t>
              </w:r>
            </w:hyperlink>
            <w:r w:rsidR="00B6441F">
              <w:rPr>
                <w:spacing w:val="-4"/>
                <w:sz w:val="20"/>
              </w:rPr>
              <w:t xml:space="preserve"> </w:t>
            </w:r>
            <w:hyperlink w:anchor="_bookmark81" w:history="1">
              <w:r w:rsidR="00B6441F">
                <w:rPr>
                  <w:spacing w:val="-2"/>
                  <w:sz w:val="20"/>
                </w:rPr>
                <w:t>2020]</w:t>
              </w:r>
            </w:hyperlink>
          </w:p>
        </w:tc>
        <w:tc>
          <w:tcPr>
            <w:tcW w:w="1494" w:type="dxa"/>
            <w:tcBorders>
              <w:left w:val="single" w:sz="4" w:space="0" w:color="000000"/>
              <w:right w:val="single" w:sz="4" w:space="0" w:color="000000"/>
            </w:tcBorders>
          </w:tcPr>
          <w:p w14:paraId="509D5068" w14:textId="77777777" w:rsidR="00B6441F" w:rsidRDefault="00B6441F" w:rsidP="009131A9">
            <w:pPr>
              <w:pStyle w:val="TableParagraph"/>
              <w:spacing w:line="190" w:lineRule="exact"/>
              <w:ind w:left="122"/>
              <w:rPr>
                <w:sz w:val="20"/>
              </w:rPr>
            </w:pPr>
            <w:r>
              <w:rPr>
                <w:spacing w:val="-2"/>
                <w:sz w:val="20"/>
              </w:rPr>
              <w:t>ACGAN;</w:t>
            </w:r>
          </w:p>
          <w:p w14:paraId="3E229234" w14:textId="77777777" w:rsidR="00B6441F" w:rsidRDefault="00B6441F" w:rsidP="009131A9">
            <w:pPr>
              <w:pStyle w:val="TableParagraph"/>
              <w:spacing w:line="224" w:lineRule="exact"/>
              <w:ind w:left="115"/>
              <w:rPr>
                <w:sz w:val="20"/>
              </w:rPr>
            </w:pPr>
            <w:r>
              <w:rPr>
                <w:spacing w:val="-2"/>
                <w:sz w:val="20"/>
              </w:rPr>
              <w:t>VGG16</w:t>
            </w:r>
          </w:p>
          <w:p w14:paraId="4F4FA85C" w14:textId="77777777" w:rsidR="00B6441F" w:rsidRDefault="00B6441F" w:rsidP="009131A9">
            <w:pPr>
              <w:pStyle w:val="TableParagraph"/>
              <w:rPr>
                <w:sz w:val="24"/>
              </w:rPr>
            </w:pPr>
          </w:p>
          <w:p w14:paraId="3DFAB899" w14:textId="77777777" w:rsidR="00B6441F" w:rsidRDefault="00B6441F" w:rsidP="009131A9">
            <w:pPr>
              <w:pStyle w:val="TableParagraph"/>
              <w:rPr>
                <w:sz w:val="24"/>
              </w:rPr>
            </w:pPr>
          </w:p>
          <w:p w14:paraId="5688A3FE" w14:textId="77777777" w:rsidR="00B6441F" w:rsidRDefault="00B6441F" w:rsidP="009131A9">
            <w:pPr>
              <w:pStyle w:val="TableParagraph"/>
              <w:rPr>
                <w:sz w:val="24"/>
              </w:rPr>
            </w:pPr>
          </w:p>
          <w:p w14:paraId="53081C04" w14:textId="77777777" w:rsidR="00B6441F" w:rsidRDefault="00B6441F" w:rsidP="009131A9">
            <w:pPr>
              <w:pStyle w:val="TableParagraph"/>
              <w:rPr>
                <w:sz w:val="24"/>
              </w:rPr>
            </w:pPr>
          </w:p>
          <w:p w14:paraId="7927AFFF" w14:textId="77777777" w:rsidR="00B6441F" w:rsidRDefault="00B6441F" w:rsidP="009131A9">
            <w:pPr>
              <w:pStyle w:val="TableParagraph"/>
              <w:rPr>
                <w:sz w:val="24"/>
              </w:rPr>
            </w:pPr>
          </w:p>
          <w:p w14:paraId="0297D515" w14:textId="77777777" w:rsidR="00B6441F" w:rsidRDefault="00B6441F" w:rsidP="009131A9">
            <w:pPr>
              <w:pStyle w:val="TableParagraph"/>
              <w:rPr>
                <w:sz w:val="24"/>
              </w:rPr>
            </w:pPr>
          </w:p>
          <w:p w14:paraId="15D63B75" w14:textId="77777777" w:rsidR="00B6441F" w:rsidRDefault="00B6441F" w:rsidP="009131A9">
            <w:pPr>
              <w:pStyle w:val="TableParagraph"/>
              <w:rPr>
                <w:sz w:val="24"/>
              </w:rPr>
            </w:pPr>
          </w:p>
          <w:p w14:paraId="56B3AD27" w14:textId="77777777" w:rsidR="00B6441F" w:rsidRDefault="00B6441F" w:rsidP="009131A9">
            <w:pPr>
              <w:pStyle w:val="TableParagraph"/>
              <w:rPr>
                <w:sz w:val="24"/>
              </w:rPr>
            </w:pPr>
          </w:p>
          <w:p w14:paraId="4606A41C" w14:textId="77777777" w:rsidR="00B6441F" w:rsidRDefault="00B6441F" w:rsidP="009131A9">
            <w:pPr>
              <w:pStyle w:val="TableParagraph"/>
              <w:rPr>
                <w:sz w:val="24"/>
              </w:rPr>
            </w:pPr>
          </w:p>
          <w:p w14:paraId="07D29214" w14:textId="77777777" w:rsidR="00B6441F" w:rsidRDefault="00B6441F" w:rsidP="009131A9">
            <w:pPr>
              <w:pStyle w:val="TableParagraph"/>
              <w:rPr>
                <w:sz w:val="24"/>
              </w:rPr>
            </w:pPr>
          </w:p>
          <w:p w14:paraId="343ABCD1" w14:textId="77777777" w:rsidR="00B6441F" w:rsidRDefault="00B6441F" w:rsidP="009131A9">
            <w:pPr>
              <w:pStyle w:val="TableParagraph"/>
              <w:spacing w:before="7"/>
              <w:rPr>
                <w:sz w:val="24"/>
              </w:rPr>
            </w:pPr>
          </w:p>
          <w:p w14:paraId="4C6A7691" w14:textId="77777777" w:rsidR="00B6441F" w:rsidRDefault="00B6441F" w:rsidP="009131A9">
            <w:pPr>
              <w:pStyle w:val="TableParagraph"/>
              <w:ind w:left="122"/>
              <w:rPr>
                <w:sz w:val="20"/>
              </w:rPr>
            </w:pPr>
            <w:r>
              <w:rPr>
                <w:spacing w:val="-2"/>
                <w:sz w:val="20"/>
              </w:rPr>
              <w:t>CoroNet</w:t>
            </w:r>
          </w:p>
          <w:p w14:paraId="2B536DF2" w14:textId="77777777" w:rsidR="00B6441F" w:rsidRDefault="00B6441F" w:rsidP="009131A9">
            <w:pPr>
              <w:pStyle w:val="TableParagraph"/>
              <w:rPr>
                <w:sz w:val="24"/>
              </w:rPr>
            </w:pPr>
          </w:p>
          <w:p w14:paraId="3AADAB84" w14:textId="77777777" w:rsidR="00B6441F" w:rsidRDefault="00B6441F" w:rsidP="009131A9">
            <w:pPr>
              <w:pStyle w:val="TableParagraph"/>
              <w:rPr>
                <w:sz w:val="24"/>
              </w:rPr>
            </w:pPr>
          </w:p>
          <w:p w14:paraId="3399AF2F" w14:textId="77777777" w:rsidR="00B6441F" w:rsidRDefault="00B6441F" w:rsidP="009131A9">
            <w:pPr>
              <w:pStyle w:val="TableParagraph"/>
              <w:rPr>
                <w:sz w:val="24"/>
              </w:rPr>
            </w:pPr>
          </w:p>
          <w:p w14:paraId="29E27BD0" w14:textId="77777777" w:rsidR="00B6441F" w:rsidRDefault="00B6441F" w:rsidP="009131A9">
            <w:pPr>
              <w:pStyle w:val="TableParagraph"/>
              <w:rPr>
                <w:sz w:val="24"/>
              </w:rPr>
            </w:pPr>
          </w:p>
          <w:p w14:paraId="70B496F4" w14:textId="77777777" w:rsidR="00B6441F" w:rsidRDefault="00B6441F" w:rsidP="009131A9">
            <w:pPr>
              <w:pStyle w:val="TableParagraph"/>
              <w:rPr>
                <w:sz w:val="24"/>
              </w:rPr>
            </w:pPr>
          </w:p>
          <w:p w14:paraId="5B0FF7EA" w14:textId="77777777" w:rsidR="00B6441F" w:rsidRDefault="00B6441F" w:rsidP="009131A9">
            <w:pPr>
              <w:pStyle w:val="TableParagraph"/>
              <w:spacing w:before="6"/>
              <w:rPr>
                <w:sz w:val="31"/>
              </w:rPr>
            </w:pPr>
          </w:p>
          <w:p w14:paraId="0EA6ADCB" w14:textId="77777777" w:rsidR="00B6441F" w:rsidRDefault="00B6441F" w:rsidP="009131A9">
            <w:pPr>
              <w:pStyle w:val="TableParagraph"/>
              <w:spacing w:line="228" w:lineRule="auto"/>
              <w:ind w:left="122" w:right="260"/>
              <w:rPr>
                <w:sz w:val="20"/>
              </w:rPr>
            </w:pPr>
            <w:r>
              <w:rPr>
                <w:spacing w:val="-2"/>
                <w:sz w:val="20"/>
              </w:rPr>
              <w:t xml:space="preserve">Truncated </w:t>
            </w:r>
            <w:r>
              <w:rPr>
                <w:sz w:val="20"/>
              </w:rPr>
              <w:t>Inception</w:t>
            </w:r>
            <w:r>
              <w:rPr>
                <w:spacing w:val="-13"/>
                <w:sz w:val="20"/>
              </w:rPr>
              <w:t xml:space="preserve"> </w:t>
            </w:r>
            <w:r>
              <w:rPr>
                <w:sz w:val="20"/>
              </w:rPr>
              <w:t>Net</w:t>
            </w:r>
          </w:p>
          <w:p w14:paraId="2B65F9CC" w14:textId="77777777" w:rsidR="00B6441F" w:rsidRDefault="00B6441F" w:rsidP="009131A9">
            <w:pPr>
              <w:pStyle w:val="TableParagraph"/>
              <w:rPr>
                <w:sz w:val="24"/>
              </w:rPr>
            </w:pPr>
          </w:p>
          <w:p w14:paraId="022CD1AB" w14:textId="77777777" w:rsidR="00B6441F" w:rsidRDefault="00B6441F" w:rsidP="009131A9">
            <w:pPr>
              <w:pStyle w:val="TableParagraph"/>
              <w:spacing w:before="1"/>
              <w:rPr>
                <w:sz w:val="32"/>
              </w:rPr>
            </w:pPr>
          </w:p>
          <w:p w14:paraId="0C743656" w14:textId="77777777" w:rsidR="00B6441F" w:rsidRDefault="00B6441F" w:rsidP="009131A9">
            <w:pPr>
              <w:pStyle w:val="TableParagraph"/>
              <w:ind w:left="122"/>
              <w:rPr>
                <w:sz w:val="20"/>
              </w:rPr>
            </w:pPr>
            <w:r>
              <w:rPr>
                <w:spacing w:val="-2"/>
                <w:sz w:val="20"/>
              </w:rPr>
              <w:t>CapsNet</w:t>
            </w:r>
          </w:p>
          <w:p w14:paraId="615530F9" w14:textId="77777777" w:rsidR="00B6441F" w:rsidRDefault="00B6441F" w:rsidP="009131A9">
            <w:pPr>
              <w:pStyle w:val="TableParagraph"/>
              <w:rPr>
                <w:sz w:val="24"/>
              </w:rPr>
            </w:pPr>
          </w:p>
          <w:p w14:paraId="1C44A5FA" w14:textId="77777777" w:rsidR="00B6441F" w:rsidRDefault="00B6441F" w:rsidP="009131A9">
            <w:pPr>
              <w:pStyle w:val="TableParagraph"/>
              <w:rPr>
                <w:sz w:val="24"/>
              </w:rPr>
            </w:pPr>
          </w:p>
          <w:p w14:paraId="10A03719" w14:textId="77777777" w:rsidR="00B6441F" w:rsidRDefault="00B6441F" w:rsidP="009131A9">
            <w:pPr>
              <w:pStyle w:val="TableParagraph"/>
              <w:rPr>
                <w:sz w:val="24"/>
              </w:rPr>
            </w:pPr>
          </w:p>
          <w:p w14:paraId="6D6E744D" w14:textId="77777777" w:rsidR="00B6441F" w:rsidRDefault="00B6441F" w:rsidP="009131A9">
            <w:pPr>
              <w:pStyle w:val="TableParagraph"/>
              <w:spacing w:before="7"/>
            </w:pPr>
          </w:p>
          <w:p w14:paraId="41708CFB" w14:textId="77777777" w:rsidR="00B6441F" w:rsidRDefault="00B6441F" w:rsidP="009131A9">
            <w:pPr>
              <w:pStyle w:val="TableParagraph"/>
              <w:spacing w:before="1" w:line="228" w:lineRule="auto"/>
              <w:ind w:left="122"/>
              <w:rPr>
                <w:sz w:val="20"/>
              </w:rPr>
            </w:pPr>
            <w:r>
              <w:rPr>
                <w:spacing w:val="-2"/>
                <w:sz w:val="20"/>
              </w:rPr>
              <w:t>U-Net; DenseNet121</w:t>
            </w:r>
          </w:p>
          <w:p w14:paraId="15DD5F50" w14:textId="77777777" w:rsidR="00B6441F" w:rsidRDefault="00B6441F" w:rsidP="009131A9">
            <w:pPr>
              <w:pStyle w:val="TableParagraph"/>
              <w:rPr>
                <w:sz w:val="24"/>
              </w:rPr>
            </w:pPr>
          </w:p>
          <w:p w14:paraId="689E49A4" w14:textId="77777777" w:rsidR="00B6441F" w:rsidRDefault="00B6441F" w:rsidP="009131A9">
            <w:pPr>
              <w:pStyle w:val="TableParagraph"/>
              <w:rPr>
                <w:sz w:val="24"/>
              </w:rPr>
            </w:pPr>
          </w:p>
          <w:p w14:paraId="1B7C00A8" w14:textId="77777777" w:rsidR="00B6441F" w:rsidRDefault="00B6441F" w:rsidP="009131A9">
            <w:pPr>
              <w:pStyle w:val="TableParagraph"/>
              <w:rPr>
                <w:sz w:val="24"/>
              </w:rPr>
            </w:pPr>
          </w:p>
          <w:p w14:paraId="7F31EBF8" w14:textId="77777777" w:rsidR="00B6441F" w:rsidRDefault="00B6441F" w:rsidP="009131A9">
            <w:pPr>
              <w:pStyle w:val="TableParagraph"/>
              <w:rPr>
                <w:sz w:val="24"/>
              </w:rPr>
            </w:pPr>
          </w:p>
          <w:p w14:paraId="3936791D" w14:textId="77777777" w:rsidR="00B6441F" w:rsidRDefault="00B6441F" w:rsidP="009131A9">
            <w:pPr>
              <w:pStyle w:val="TableParagraph"/>
              <w:rPr>
                <w:sz w:val="24"/>
              </w:rPr>
            </w:pPr>
          </w:p>
          <w:p w14:paraId="79D1164A" w14:textId="77777777" w:rsidR="00B6441F" w:rsidRDefault="00B6441F" w:rsidP="009131A9">
            <w:pPr>
              <w:pStyle w:val="TableParagraph"/>
              <w:spacing w:before="10"/>
              <w:rPr>
                <w:sz w:val="30"/>
              </w:rPr>
            </w:pPr>
          </w:p>
          <w:p w14:paraId="6550FD08" w14:textId="77777777" w:rsidR="00B6441F" w:rsidRDefault="00B6441F" w:rsidP="009131A9">
            <w:pPr>
              <w:pStyle w:val="TableParagraph"/>
              <w:ind w:left="122"/>
              <w:rPr>
                <w:sz w:val="20"/>
              </w:rPr>
            </w:pPr>
            <w:r>
              <w:rPr>
                <w:spacing w:val="-2"/>
                <w:sz w:val="20"/>
              </w:rPr>
              <w:t>VGG19</w:t>
            </w:r>
          </w:p>
        </w:tc>
        <w:tc>
          <w:tcPr>
            <w:tcW w:w="1040" w:type="dxa"/>
            <w:tcBorders>
              <w:left w:val="single" w:sz="4" w:space="0" w:color="000000"/>
              <w:right w:val="single" w:sz="4" w:space="0" w:color="000000"/>
            </w:tcBorders>
          </w:tcPr>
          <w:p w14:paraId="6F080853" w14:textId="77777777" w:rsidR="00B6441F" w:rsidRDefault="00B6441F" w:rsidP="009131A9">
            <w:pPr>
              <w:pStyle w:val="TableParagraph"/>
              <w:spacing w:line="196" w:lineRule="exact"/>
              <w:ind w:left="122"/>
              <w:rPr>
                <w:sz w:val="20"/>
              </w:rPr>
            </w:pPr>
            <w:r>
              <w:rPr>
                <w:sz w:val="20"/>
              </w:rPr>
              <w:t>I,</w:t>
            </w:r>
            <w:r>
              <w:rPr>
                <w:spacing w:val="-3"/>
                <w:sz w:val="20"/>
              </w:rPr>
              <w:t xml:space="preserve"> </w:t>
            </w:r>
            <w:r>
              <w:rPr>
                <w:sz w:val="20"/>
              </w:rPr>
              <w:t>M,</w:t>
            </w:r>
            <w:r>
              <w:rPr>
                <w:spacing w:val="-3"/>
                <w:sz w:val="20"/>
              </w:rPr>
              <w:t xml:space="preserve"> </w:t>
            </w:r>
            <w:r>
              <w:rPr>
                <w:spacing w:val="-10"/>
                <w:sz w:val="20"/>
              </w:rPr>
              <w:t>R</w:t>
            </w:r>
          </w:p>
          <w:p w14:paraId="223451FD" w14:textId="77777777" w:rsidR="00B6441F" w:rsidRDefault="00B6441F" w:rsidP="009131A9">
            <w:pPr>
              <w:pStyle w:val="TableParagraph"/>
              <w:rPr>
                <w:sz w:val="24"/>
              </w:rPr>
            </w:pPr>
          </w:p>
          <w:p w14:paraId="4C3A17DF" w14:textId="77777777" w:rsidR="00B6441F" w:rsidRDefault="00B6441F" w:rsidP="009131A9">
            <w:pPr>
              <w:pStyle w:val="TableParagraph"/>
              <w:rPr>
                <w:sz w:val="24"/>
              </w:rPr>
            </w:pPr>
          </w:p>
          <w:p w14:paraId="6BB2B25B" w14:textId="77777777" w:rsidR="00B6441F" w:rsidRDefault="00B6441F" w:rsidP="009131A9">
            <w:pPr>
              <w:pStyle w:val="TableParagraph"/>
              <w:rPr>
                <w:sz w:val="24"/>
              </w:rPr>
            </w:pPr>
          </w:p>
          <w:p w14:paraId="41713FED" w14:textId="77777777" w:rsidR="00B6441F" w:rsidRDefault="00B6441F" w:rsidP="009131A9">
            <w:pPr>
              <w:pStyle w:val="TableParagraph"/>
              <w:rPr>
                <w:sz w:val="24"/>
              </w:rPr>
            </w:pPr>
          </w:p>
          <w:p w14:paraId="30AE2C1C" w14:textId="77777777" w:rsidR="00B6441F" w:rsidRDefault="00B6441F" w:rsidP="009131A9">
            <w:pPr>
              <w:pStyle w:val="TableParagraph"/>
              <w:rPr>
                <w:sz w:val="24"/>
              </w:rPr>
            </w:pPr>
          </w:p>
          <w:p w14:paraId="24DEECD0" w14:textId="77777777" w:rsidR="00B6441F" w:rsidRDefault="00B6441F" w:rsidP="009131A9">
            <w:pPr>
              <w:pStyle w:val="TableParagraph"/>
              <w:rPr>
                <w:sz w:val="24"/>
              </w:rPr>
            </w:pPr>
          </w:p>
          <w:p w14:paraId="172FBBB6" w14:textId="77777777" w:rsidR="00B6441F" w:rsidRDefault="00B6441F" w:rsidP="009131A9">
            <w:pPr>
              <w:pStyle w:val="TableParagraph"/>
              <w:rPr>
                <w:sz w:val="24"/>
              </w:rPr>
            </w:pPr>
          </w:p>
          <w:p w14:paraId="1D40E7EC" w14:textId="77777777" w:rsidR="00B6441F" w:rsidRDefault="00B6441F" w:rsidP="009131A9">
            <w:pPr>
              <w:pStyle w:val="TableParagraph"/>
              <w:rPr>
                <w:sz w:val="24"/>
              </w:rPr>
            </w:pPr>
          </w:p>
          <w:p w14:paraId="5E0E020E" w14:textId="77777777" w:rsidR="00B6441F" w:rsidRDefault="00B6441F" w:rsidP="009131A9">
            <w:pPr>
              <w:pStyle w:val="TableParagraph"/>
              <w:rPr>
                <w:sz w:val="24"/>
              </w:rPr>
            </w:pPr>
          </w:p>
          <w:p w14:paraId="5A71AB33" w14:textId="77777777" w:rsidR="00B6441F" w:rsidRDefault="00B6441F" w:rsidP="009131A9">
            <w:pPr>
              <w:pStyle w:val="TableParagraph"/>
              <w:rPr>
                <w:sz w:val="24"/>
              </w:rPr>
            </w:pPr>
          </w:p>
          <w:p w14:paraId="55C1B4BE" w14:textId="77777777" w:rsidR="00B6441F" w:rsidRDefault="00B6441F" w:rsidP="009131A9">
            <w:pPr>
              <w:pStyle w:val="TableParagraph"/>
              <w:rPr>
                <w:sz w:val="24"/>
              </w:rPr>
            </w:pPr>
          </w:p>
          <w:p w14:paraId="033FC87A" w14:textId="77777777" w:rsidR="00B6441F" w:rsidRDefault="00B6441F" w:rsidP="009131A9">
            <w:pPr>
              <w:pStyle w:val="TableParagraph"/>
              <w:spacing w:before="6"/>
              <w:rPr>
                <w:sz w:val="19"/>
              </w:rPr>
            </w:pPr>
          </w:p>
          <w:p w14:paraId="40FA8F91" w14:textId="77777777" w:rsidR="00B6441F" w:rsidRDefault="00B6441F" w:rsidP="009131A9">
            <w:pPr>
              <w:pStyle w:val="TableParagraph"/>
              <w:ind w:left="122"/>
              <w:rPr>
                <w:sz w:val="20"/>
              </w:rPr>
            </w:pPr>
            <w:r>
              <w:rPr>
                <w:sz w:val="20"/>
              </w:rPr>
              <w:t>I,</w:t>
            </w:r>
            <w:r>
              <w:rPr>
                <w:spacing w:val="-3"/>
                <w:sz w:val="20"/>
              </w:rPr>
              <w:t xml:space="preserve"> </w:t>
            </w:r>
            <w:r>
              <w:rPr>
                <w:spacing w:val="-12"/>
                <w:sz w:val="20"/>
              </w:rPr>
              <w:t>O</w:t>
            </w:r>
          </w:p>
          <w:p w14:paraId="67627DB3" w14:textId="77777777" w:rsidR="00B6441F" w:rsidRDefault="00B6441F" w:rsidP="009131A9">
            <w:pPr>
              <w:pStyle w:val="TableParagraph"/>
              <w:rPr>
                <w:sz w:val="24"/>
              </w:rPr>
            </w:pPr>
          </w:p>
          <w:p w14:paraId="487D2C92" w14:textId="77777777" w:rsidR="00B6441F" w:rsidRDefault="00B6441F" w:rsidP="009131A9">
            <w:pPr>
              <w:pStyle w:val="TableParagraph"/>
              <w:rPr>
                <w:sz w:val="24"/>
              </w:rPr>
            </w:pPr>
          </w:p>
          <w:p w14:paraId="0523B023" w14:textId="77777777" w:rsidR="00B6441F" w:rsidRDefault="00B6441F" w:rsidP="009131A9">
            <w:pPr>
              <w:pStyle w:val="TableParagraph"/>
              <w:rPr>
                <w:sz w:val="24"/>
              </w:rPr>
            </w:pPr>
          </w:p>
          <w:p w14:paraId="4528F30D" w14:textId="77777777" w:rsidR="00B6441F" w:rsidRDefault="00B6441F" w:rsidP="009131A9">
            <w:pPr>
              <w:pStyle w:val="TableParagraph"/>
              <w:rPr>
                <w:sz w:val="24"/>
              </w:rPr>
            </w:pPr>
          </w:p>
          <w:p w14:paraId="4F010660" w14:textId="77777777" w:rsidR="00B6441F" w:rsidRDefault="00B6441F" w:rsidP="009131A9">
            <w:pPr>
              <w:pStyle w:val="TableParagraph"/>
              <w:rPr>
                <w:sz w:val="24"/>
              </w:rPr>
            </w:pPr>
          </w:p>
          <w:p w14:paraId="755E63BE" w14:textId="77777777" w:rsidR="00B6441F" w:rsidRDefault="00B6441F" w:rsidP="009131A9">
            <w:pPr>
              <w:pStyle w:val="TableParagraph"/>
              <w:spacing w:before="9"/>
              <w:rPr>
                <w:sz w:val="30"/>
              </w:rPr>
            </w:pPr>
          </w:p>
          <w:p w14:paraId="41256C2E" w14:textId="77777777" w:rsidR="00B6441F" w:rsidRDefault="00B6441F" w:rsidP="009131A9">
            <w:pPr>
              <w:pStyle w:val="TableParagraph"/>
              <w:ind w:left="122"/>
              <w:rPr>
                <w:sz w:val="20"/>
              </w:rPr>
            </w:pPr>
            <w:r>
              <w:rPr>
                <w:sz w:val="20"/>
              </w:rPr>
              <w:t>I,</w:t>
            </w:r>
            <w:r>
              <w:rPr>
                <w:spacing w:val="-3"/>
                <w:sz w:val="20"/>
              </w:rPr>
              <w:t xml:space="preserve"> </w:t>
            </w:r>
            <w:r>
              <w:rPr>
                <w:sz w:val="20"/>
              </w:rPr>
              <w:t>O,</w:t>
            </w:r>
            <w:r>
              <w:rPr>
                <w:spacing w:val="-3"/>
                <w:sz w:val="20"/>
              </w:rPr>
              <w:t xml:space="preserve"> </w:t>
            </w:r>
            <w:r>
              <w:rPr>
                <w:spacing w:val="-10"/>
                <w:sz w:val="20"/>
              </w:rPr>
              <w:t>S</w:t>
            </w:r>
          </w:p>
          <w:p w14:paraId="53B3F9CD" w14:textId="77777777" w:rsidR="00B6441F" w:rsidRDefault="00B6441F" w:rsidP="009131A9">
            <w:pPr>
              <w:pStyle w:val="TableParagraph"/>
              <w:rPr>
                <w:sz w:val="24"/>
              </w:rPr>
            </w:pPr>
          </w:p>
          <w:p w14:paraId="3A830630" w14:textId="77777777" w:rsidR="00B6441F" w:rsidRDefault="00B6441F" w:rsidP="009131A9">
            <w:pPr>
              <w:pStyle w:val="TableParagraph"/>
              <w:rPr>
                <w:sz w:val="24"/>
              </w:rPr>
            </w:pPr>
          </w:p>
          <w:p w14:paraId="4F913BAC" w14:textId="77777777" w:rsidR="00B6441F" w:rsidRDefault="00B6441F" w:rsidP="009131A9">
            <w:pPr>
              <w:pStyle w:val="TableParagraph"/>
              <w:spacing w:before="10"/>
              <w:rPr>
                <w:sz w:val="26"/>
              </w:rPr>
            </w:pPr>
          </w:p>
          <w:p w14:paraId="11AB2654" w14:textId="77777777" w:rsidR="00B6441F" w:rsidRDefault="00B6441F" w:rsidP="009131A9">
            <w:pPr>
              <w:pStyle w:val="TableParagraph"/>
              <w:ind w:left="122"/>
              <w:rPr>
                <w:sz w:val="20"/>
              </w:rPr>
            </w:pPr>
            <w:r>
              <w:rPr>
                <w:sz w:val="20"/>
              </w:rPr>
              <w:t>I,</w:t>
            </w:r>
            <w:r>
              <w:rPr>
                <w:spacing w:val="-3"/>
                <w:sz w:val="20"/>
              </w:rPr>
              <w:t xml:space="preserve"> </w:t>
            </w:r>
            <w:r>
              <w:rPr>
                <w:spacing w:val="-12"/>
                <w:sz w:val="20"/>
              </w:rPr>
              <w:t>N</w:t>
            </w:r>
          </w:p>
          <w:p w14:paraId="6DEA2D1E" w14:textId="77777777" w:rsidR="00B6441F" w:rsidRDefault="00B6441F" w:rsidP="009131A9">
            <w:pPr>
              <w:pStyle w:val="TableParagraph"/>
              <w:rPr>
                <w:sz w:val="24"/>
              </w:rPr>
            </w:pPr>
          </w:p>
          <w:p w14:paraId="4BD1D87A" w14:textId="77777777" w:rsidR="00B6441F" w:rsidRDefault="00B6441F" w:rsidP="009131A9">
            <w:pPr>
              <w:pStyle w:val="TableParagraph"/>
              <w:rPr>
                <w:sz w:val="24"/>
              </w:rPr>
            </w:pPr>
          </w:p>
          <w:p w14:paraId="4C6A8E78" w14:textId="77777777" w:rsidR="00B6441F" w:rsidRDefault="00B6441F" w:rsidP="009131A9">
            <w:pPr>
              <w:pStyle w:val="TableParagraph"/>
              <w:rPr>
                <w:sz w:val="24"/>
              </w:rPr>
            </w:pPr>
          </w:p>
          <w:p w14:paraId="2EE87CBE" w14:textId="77777777" w:rsidR="00B6441F" w:rsidRDefault="00B6441F" w:rsidP="009131A9">
            <w:pPr>
              <w:pStyle w:val="TableParagraph"/>
              <w:spacing w:before="10"/>
              <w:rPr>
                <w:sz w:val="21"/>
              </w:rPr>
            </w:pPr>
          </w:p>
          <w:p w14:paraId="28065520" w14:textId="77777777" w:rsidR="00B6441F" w:rsidRDefault="00B6441F" w:rsidP="009131A9">
            <w:pPr>
              <w:pStyle w:val="TableParagraph"/>
              <w:ind w:left="122"/>
              <w:rPr>
                <w:sz w:val="20"/>
              </w:rPr>
            </w:pPr>
            <w:r>
              <w:rPr>
                <w:w w:val="99"/>
                <w:sz w:val="20"/>
              </w:rPr>
              <w:t>K</w:t>
            </w:r>
          </w:p>
          <w:p w14:paraId="15FC66C6" w14:textId="77777777" w:rsidR="00B6441F" w:rsidRDefault="00B6441F" w:rsidP="009131A9">
            <w:pPr>
              <w:pStyle w:val="TableParagraph"/>
              <w:rPr>
                <w:sz w:val="24"/>
              </w:rPr>
            </w:pPr>
          </w:p>
          <w:p w14:paraId="0EFF6B9C" w14:textId="77777777" w:rsidR="00B6441F" w:rsidRDefault="00B6441F" w:rsidP="009131A9">
            <w:pPr>
              <w:pStyle w:val="TableParagraph"/>
              <w:rPr>
                <w:sz w:val="24"/>
              </w:rPr>
            </w:pPr>
          </w:p>
          <w:p w14:paraId="77D0038E" w14:textId="77777777" w:rsidR="00B6441F" w:rsidRDefault="00B6441F" w:rsidP="009131A9">
            <w:pPr>
              <w:pStyle w:val="TableParagraph"/>
              <w:rPr>
                <w:sz w:val="24"/>
              </w:rPr>
            </w:pPr>
          </w:p>
          <w:p w14:paraId="02254E29" w14:textId="77777777" w:rsidR="00B6441F" w:rsidRDefault="00B6441F" w:rsidP="009131A9">
            <w:pPr>
              <w:pStyle w:val="TableParagraph"/>
              <w:rPr>
                <w:sz w:val="24"/>
              </w:rPr>
            </w:pPr>
          </w:p>
          <w:p w14:paraId="6C3419D6" w14:textId="77777777" w:rsidR="00B6441F" w:rsidRDefault="00B6441F" w:rsidP="009131A9">
            <w:pPr>
              <w:pStyle w:val="TableParagraph"/>
              <w:rPr>
                <w:sz w:val="24"/>
              </w:rPr>
            </w:pPr>
          </w:p>
          <w:p w14:paraId="25D027A0" w14:textId="77777777" w:rsidR="00B6441F" w:rsidRDefault="00B6441F" w:rsidP="009131A9">
            <w:pPr>
              <w:pStyle w:val="TableParagraph"/>
              <w:rPr>
                <w:sz w:val="24"/>
              </w:rPr>
            </w:pPr>
          </w:p>
          <w:p w14:paraId="3D8CD980" w14:textId="77777777" w:rsidR="00B6441F" w:rsidRDefault="00B6441F" w:rsidP="009131A9">
            <w:pPr>
              <w:pStyle w:val="TableParagraph"/>
              <w:spacing w:before="8"/>
              <w:rPr>
                <w:sz w:val="25"/>
              </w:rPr>
            </w:pPr>
          </w:p>
          <w:p w14:paraId="5F80DC10" w14:textId="77777777" w:rsidR="00B6441F" w:rsidRDefault="00B6441F" w:rsidP="009131A9">
            <w:pPr>
              <w:pStyle w:val="TableParagraph"/>
              <w:ind w:left="122"/>
              <w:rPr>
                <w:sz w:val="20"/>
              </w:rPr>
            </w:pPr>
            <w:r>
              <w:rPr>
                <w:sz w:val="20"/>
              </w:rPr>
              <w:t>I,</w:t>
            </w:r>
            <w:r>
              <w:rPr>
                <w:spacing w:val="-3"/>
                <w:sz w:val="20"/>
              </w:rPr>
              <w:t xml:space="preserve"> </w:t>
            </w:r>
            <w:r>
              <w:rPr>
                <w:spacing w:val="-12"/>
                <w:sz w:val="20"/>
              </w:rPr>
              <w:t>N</w:t>
            </w:r>
          </w:p>
        </w:tc>
        <w:tc>
          <w:tcPr>
            <w:tcW w:w="1380" w:type="dxa"/>
            <w:tcBorders>
              <w:left w:val="single" w:sz="4" w:space="0" w:color="000000"/>
              <w:right w:val="single" w:sz="4" w:space="0" w:color="000000"/>
            </w:tcBorders>
          </w:tcPr>
          <w:p w14:paraId="6D874679" w14:textId="77777777" w:rsidR="00B6441F" w:rsidRDefault="00B6441F" w:rsidP="009131A9">
            <w:pPr>
              <w:pStyle w:val="TableParagraph"/>
              <w:spacing w:line="190" w:lineRule="exact"/>
              <w:ind w:left="123"/>
              <w:rPr>
                <w:sz w:val="20"/>
              </w:rPr>
            </w:pPr>
            <w:r>
              <w:rPr>
                <w:spacing w:val="-2"/>
                <w:sz w:val="20"/>
              </w:rPr>
              <w:t>COVID-</w:t>
            </w:r>
            <w:r>
              <w:rPr>
                <w:spacing w:val="-5"/>
                <w:sz w:val="20"/>
              </w:rPr>
              <w:t>19;</w:t>
            </w:r>
          </w:p>
          <w:p w14:paraId="79A7890A" w14:textId="77777777" w:rsidR="00B6441F" w:rsidRDefault="00B6441F" w:rsidP="009131A9">
            <w:pPr>
              <w:pStyle w:val="TableParagraph"/>
              <w:spacing w:line="224" w:lineRule="exact"/>
              <w:ind w:left="123"/>
              <w:rPr>
                <w:sz w:val="20"/>
              </w:rPr>
            </w:pPr>
            <w:r>
              <w:rPr>
                <w:spacing w:val="-2"/>
                <w:sz w:val="20"/>
              </w:rPr>
              <w:t>Normal</w:t>
            </w:r>
          </w:p>
          <w:p w14:paraId="2B4132DB" w14:textId="77777777" w:rsidR="00B6441F" w:rsidRDefault="00B6441F" w:rsidP="009131A9">
            <w:pPr>
              <w:pStyle w:val="TableParagraph"/>
              <w:rPr>
                <w:sz w:val="24"/>
              </w:rPr>
            </w:pPr>
          </w:p>
          <w:p w14:paraId="7F48B686" w14:textId="77777777" w:rsidR="00B6441F" w:rsidRDefault="00B6441F" w:rsidP="009131A9">
            <w:pPr>
              <w:pStyle w:val="TableParagraph"/>
              <w:rPr>
                <w:sz w:val="24"/>
              </w:rPr>
            </w:pPr>
          </w:p>
          <w:p w14:paraId="238F3103" w14:textId="77777777" w:rsidR="00B6441F" w:rsidRDefault="00B6441F" w:rsidP="009131A9">
            <w:pPr>
              <w:pStyle w:val="TableParagraph"/>
              <w:rPr>
                <w:sz w:val="24"/>
              </w:rPr>
            </w:pPr>
          </w:p>
          <w:p w14:paraId="4757FD28" w14:textId="77777777" w:rsidR="00B6441F" w:rsidRDefault="00B6441F" w:rsidP="009131A9">
            <w:pPr>
              <w:pStyle w:val="TableParagraph"/>
              <w:rPr>
                <w:sz w:val="24"/>
              </w:rPr>
            </w:pPr>
          </w:p>
          <w:p w14:paraId="1597C2CC" w14:textId="77777777" w:rsidR="00B6441F" w:rsidRDefault="00B6441F" w:rsidP="009131A9">
            <w:pPr>
              <w:pStyle w:val="TableParagraph"/>
              <w:rPr>
                <w:sz w:val="24"/>
              </w:rPr>
            </w:pPr>
          </w:p>
          <w:p w14:paraId="7A18C8B9" w14:textId="77777777" w:rsidR="00B6441F" w:rsidRDefault="00B6441F" w:rsidP="009131A9">
            <w:pPr>
              <w:pStyle w:val="TableParagraph"/>
              <w:rPr>
                <w:sz w:val="24"/>
              </w:rPr>
            </w:pPr>
          </w:p>
          <w:p w14:paraId="23D95F63" w14:textId="77777777" w:rsidR="00B6441F" w:rsidRDefault="00B6441F" w:rsidP="009131A9">
            <w:pPr>
              <w:pStyle w:val="TableParagraph"/>
              <w:rPr>
                <w:sz w:val="24"/>
              </w:rPr>
            </w:pPr>
          </w:p>
          <w:p w14:paraId="652D2E4E" w14:textId="77777777" w:rsidR="00B6441F" w:rsidRDefault="00B6441F" w:rsidP="009131A9">
            <w:pPr>
              <w:pStyle w:val="TableParagraph"/>
              <w:rPr>
                <w:sz w:val="24"/>
              </w:rPr>
            </w:pPr>
          </w:p>
          <w:p w14:paraId="11566245" w14:textId="77777777" w:rsidR="00B6441F" w:rsidRDefault="00B6441F" w:rsidP="009131A9">
            <w:pPr>
              <w:pStyle w:val="TableParagraph"/>
              <w:rPr>
                <w:sz w:val="24"/>
              </w:rPr>
            </w:pPr>
          </w:p>
          <w:p w14:paraId="3A04B52D" w14:textId="77777777" w:rsidR="00B6441F" w:rsidRDefault="00B6441F" w:rsidP="009131A9">
            <w:pPr>
              <w:pStyle w:val="TableParagraph"/>
              <w:rPr>
                <w:sz w:val="24"/>
              </w:rPr>
            </w:pPr>
          </w:p>
          <w:p w14:paraId="61A75D75" w14:textId="77777777" w:rsidR="00B6441F" w:rsidRDefault="00B6441F" w:rsidP="009131A9">
            <w:pPr>
              <w:pStyle w:val="TableParagraph"/>
              <w:spacing w:before="7"/>
              <w:rPr>
                <w:sz w:val="24"/>
              </w:rPr>
            </w:pPr>
          </w:p>
          <w:p w14:paraId="6CB930BC" w14:textId="77777777" w:rsidR="00B6441F" w:rsidRDefault="00B6441F" w:rsidP="009131A9">
            <w:pPr>
              <w:pStyle w:val="TableParagraph"/>
              <w:spacing w:line="224" w:lineRule="exact"/>
              <w:ind w:left="123"/>
              <w:rPr>
                <w:sz w:val="20"/>
              </w:rPr>
            </w:pPr>
            <w:r>
              <w:rPr>
                <w:spacing w:val="-2"/>
                <w:sz w:val="20"/>
              </w:rPr>
              <w:t>(COVID-</w:t>
            </w:r>
            <w:r>
              <w:rPr>
                <w:spacing w:val="-5"/>
                <w:sz w:val="20"/>
              </w:rPr>
              <w:t>19;</w:t>
            </w:r>
          </w:p>
          <w:p w14:paraId="178F9755" w14:textId="77777777" w:rsidR="00B6441F" w:rsidRDefault="00B6441F" w:rsidP="009131A9">
            <w:pPr>
              <w:pStyle w:val="TableParagraph"/>
              <w:spacing w:before="3" w:line="228" w:lineRule="auto"/>
              <w:ind w:left="123" w:right="329"/>
              <w:rPr>
                <w:sz w:val="20"/>
              </w:rPr>
            </w:pPr>
            <w:r>
              <w:rPr>
                <w:spacing w:val="-2"/>
                <w:sz w:val="20"/>
              </w:rPr>
              <w:t>Normal; Pneumonia bacterial; Pneumo-</w:t>
            </w:r>
          </w:p>
          <w:p w14:paraId="7AAD553E" w14:textId="77777777" w:rsidR="00B6441F" w:rsidRDefault="00B6441F" w:rsidP="009131A9">
            <w:pPr>
              <w:pStyle w:val="TableParagraph"/>
              <w:tabs>
                <w:tab w:val="left" w:pos="777"/>
              </w:tabs>
              <w:spacing w:line="228" w:lineRule="auto"/>
              <w:ind w:left="117" w:right="93" w:firstLine="6"/>
              <w:rPr>
                <w:sz w:val="20"/>
              </w:rPr>
            </w:pPr>
            <w:r>
              <w:rPr>
                <w:spacing w:val="-4"/>
                <w:sz w:val="20"/>
              </w:rPr>
              <w:t>nia</w:t>
            </w:r>
            <w:r>
              <w:rPr>
                <w:sz w:val="20"/>
              </w:rPr>
              <w:tab/>
            </w:r>
            <w:r>
              <w:rPr>
                <w:spacing w:val="-2"/>
                <w:sz w:val="20"/>
              </w:rPr>
              <w:t>viral); (COVID-19;</w:t>
            </w:r>
          </w:p>
          <w:p w14:paraId="66AC22A8" w14:textId="77777777" w:rsidR="00B6441F" w:rsidRDefault="00B6441F" w:rsidP="009131A9">
            <w:pPr>
              <w:pStyle w:val="TableParagraph"/>
              <w:spacing w:line="228" w:lineRule="auto"/>
              <w:ind w:left="123" w:right="273"/>
              <w:rPr>
                <w:sz w:val="20"/>
              </w:rPr>
            </w:pPr>
            <w:r>
              <w:rPr>
                <w:spacing w:val="-2"/>
                <w:sz w:val="20"/>
              </w:rPr>
              <w:t>Pneumonia; Normal) COVID-</w:t>
            </w:r>
            <w:r>
              <w:rPr>
                <w:spacing w:val="-5"/>
                <w:sz w:val="20"/>
              </w:rPr>
              <w:t>19;</w:t>
            </w:r>
          </w:p>
          <w:p w14:paraId="74BA800A" w14:textId="77777777" w:rsidR="00B6441F" w:rsidRDefault="00B6441F" w:rsidP="009131A9">
            <w:pPr>
              <w:pStyle w:val="TableParagraph"/>
              <w:spacing w:line="228" w:lineRule="auto"/>
              <w:ind w:left="117" w:firstLine="6"/>
              <w:rPr>
                <w:sz w:val="20"/>
              </w:rPr>
            </w:pPr>
            <w:r>
              <w:rPr>
                <w:spacing w:val="-2"/>
                <w:sz w:val="20"/>
              </w:rPr>
              <w:t>Pneumonia; Tuberculosis; Normal</w:t>
            </w:r>
          </w:p>
          <w:p w14:paraId="31CEE6E3" w14:textId="77777777" w:rsidR="00B6441F" w:rsidRDefault="00B6441F" w:rsidP="009131A9">
            <w:pPr>
              <w:pStyle w:val="TableParagraph"/>
              <w:spacing w:before="205" w:line="224" w:lineRule="exact"/>
              <w:ind w:left="123"/>
              <w:rPr>
                <w:sz w:val="20"/>
              </w:rPr>
            </w:pPr>
            <w:r>
              <w:rPr>
                <w:spacing w:val="-2"/>
                <w:sz w:val="20"/>
              </w:rPr>
              <w:t>(COVID-</w:t>
            </w:r>
            <w:r>
              <w:rPr>
                <w:spacing w:val="-5"/>
                <w:sz w:val="20"/>
              </w:rPr>
              <w:t>19;</w:t>
            </w:r>
          </w:p>
          <w:p w14:paraId="697C51A1" w14:textId="77777777" w:rsidR="00B6441F" w:rsidRDefault="00B6441F" w:rsidP="009131A9">
            <w:pPr>
              <w:pStyle w:val="TableParagraph"/>
              <w:spacing w:before="4" w:line="228" w:lineRule="auto"/>
              <w:ind w:left="117" w:right="222" w:firstLine="6"/>
              <w:rPr>
                <w:sz w:val="20"/>
              </w:rPr>
            </w:pPr>
            <w:r>
              <w:rPr>
                <w:spacing w:val="-2"/>
                <w:sz w:val="20"/>
              </w:rPr>
              <w:t>Normal); (COVID-19;</w:t>
            </w:r>
          </w:p>
          <w:p w14:paraId="61546C0C" w14:textId="77777777" w:rsidR="00B6441F" w:rsidRDefault="00B6441F" w:rsidP="009131A9">
            <w:pPr>
              <w:pStyle w:val="TableParagraph"/>
              <w:spacing w:line="228" w:lineRule="auto"/>
              <w:ind w:left="123" w:right="280"/>
              <w:rPr>
                <w:sz w:val="20"/>
              </w:rPr>
            </w:pPr>
            <w:r>
              <w:rPr>
                <w:spacing w:val="-2"/>
                <w:sz w:val="20"/>
              </w:rPr>
              <w:t>Normal; Pneumonia)</w:t>
            </w:r>
          </w:p>
          <w:p w14:paraId="7EC1EB09" w14:textId="77777777" w:rsidR="00B6441F" w:rsidRDefault="00B6441F" w:rsidP="009131A9">
            <w:pPr>
              <w:pStyle w:val="TableParagraph"/>
              <w:spacing w:before="207"/>
              <w:ind w:left="123"/>
              <w:rPr>
                <w:sz w:val="20"/>
              </w:rPr>
            </w:pPr>
            <w:r>
              <w:rPr>
                <w:spacing w:val="-5"/>
                <w:sz w:val="20"/>
              </w:rPr>
              <w:t>N/A</w:t>
            </w:r>
          </w:p>
          <w:p w14:paraId="7062C0F0" w14:textId="77777777" w:rsidR="00B6441F" w:rsidRDefault="00B6441F" w:rsidP="009131A9">
            <w:pPr>
              <w:pStyle w:val="TableParagraph"/>
              <w:rPr>
                <w:sz w:val="24"/>
              </w:rPr>
            </w:pPr>
          </w:p>
          <w:p w14:paraId="17909D05" w14:textId="77777777" w:rsidR="00B6441F" w:rsidRDefault="00B6441F" w:rsidP="009131A9">
            <w:pPr>
              <w:pStyle w:val="TableParagraph"/>
              <w:rPr>
                <w:sz w:val="24"/>
              </w:rPr>
            </w:pPr>
          </w:p>
          <w:p w14:paraId="21E4769A" w14:textId="77777777" w:rsidR="00B6441F" w:rsidRDefault="00B6441F" w:rsidP="009131A9">
            <w:pPr>
              <w:pStyle w:val="TableParagraph"/>
              <w:rPr>
                <w:sz w:val="24"/>
              </w:rPr>
            </w:pPr>
          </w:p>
          <w:p w14:paraId="54A6A4BF" w14:textId="77777777" w:rsidR="00B6441F" w:rsidRDefault="00B6441F" w:rsidP="009131A9">
            <w:pPr>
              <w:pStyle w:val="TableParagraph"/>
              <w:rPr>
                <w:sz w:val="24"/>
              </w:rPr>
            </w:pPr>
          </w:p>
          <w:p w14:paraId="180B1313" w14:textId="77777777" w:rsidR="00B6441F" w:rsidRDefault="00B6441F" w:rsidP="009131A9">
            <w:pPr>
              <w:pStyle w:val="TableParagraph"/>
              <w:rPr>
                <w:sz w:val="24"/>
              </w:rPr>
            </w:pPr>
          </w:p>
          <w:p w14:paraId="7BE771A7" w14:textId="77777777" w:rsidR="00B6441F" w:rsidRDefault="00B6441F" w:rsidP="009131A9">
            <w:pPr>
              <w:pStyle w:val="TableParagraph"/>
              <w:rPr>
                <w:sz w:val="24"/>
              </w:rPr>
            </w:pPr>
          </w:p>
          <w:p w14:paraId="790004E2" w14:textId="77777777" w:rsidR="00B6441F" w:rsidRDefault="00B6441F" w:rsidP="009131A9">
            <w:pPr>
              <w:pStyle w:val="TableParagraph"/>
              <w:spacing w:before="9"/>
              <w:rPr>
                <w:sz w:val="25"/>
              </w:rPr>
            </w:pPr>
          </w:p>
          <w:p w14:paraId="10C83DA0" w14:textId="77777777" w:rsidR="00B6441F" w:rsidRDefault="00B6441F" w:rsidP="009131A9">
            <w:pPr>
              <w:pStyle w:val="TableParagraph"/>
              <w:spacing w:line="224" w:lineRule="exact"/>
              <w:ind w:left="123"/>
              <w:rPr>
                <w:sz w:val="20"/>
              </w:rPr>
            </w:pPr>
            <w:r>
              <w:rPr>
                <w:spacing w:val="-2"/>
                <w:sz w:val="20"/>
              </w:rPr>
              <w:t>COVID-</w:t>
            </w:r>
            <w:r>
              <w:rPr>
                <w:spacing w:val="-5"/>
                <w:sz w:val="20"/>
              </w:rPr>
              <w:t>19;</w:t>
            </w:r>
          </w:p>
          <w:p w14:paraId="6CF0EFC6" w14:textId="77777777" w:rsidR="00B6441F" w:rsidRDefault="00B6441F" w:rsidP="009131A9">
            <w:pPr>
              <w:pStyle w:val="TableParagraph"/>
              <w:spacing w:before="3" w:line="228" w:lineRule="auto"/>
              <w:ind w:left="123" w:right="345"/>
              <w:rPr>
                <w:sz w:val="20"/>
              </w:rPr>
            </w:pPr>
            <w:r>
              <w:rPr>
                <w:spacing w:val="-2"/>
                <w:sz w:val="20"/>
              </w:rPr>
              <w:t>Normal; Pneumonia</w:t>
            </w:r>
          </w:p>
        </w:tc>
        <w:tc>
          <w:tcPr>
            <w:tcW w:w="1550" w:type="dxa"/>
            <w:tcBorders>
              <w:left w:val="single" w:sz="4" w:space="0" w:color="000000"/>
              <w:right w:val="single" w:sz="4" w:space="0" w:color="000000"/>
            </w:tcBorders>
          </w:tcPr>
          <w:p w14:paraId="722B7829" w14:textId="77777777" w:rsidR="00B6441F" w:rsidRDefault="00B6441F" w:rsidP="009131A9">
            <w:pPr>
              <w:pStyle w:val="TableParagraph"/>
              <w:spacing w:line="190" w:lineRule="exact"/>
              <w:ind w:left="124"/>
              <w:rPr>
                <w:sz w:val="20"/>
              </w:rPr>
            </w:pPr>
            <w:r>
              <w:rPr>
                <w:sz w:val="20"/>
              </w:rPr>
              <w:t>Resize,</w:t>
            </w:r>
            <w:r>
              <w:rPr>
                <w:spacing w:val="35"/>
                <w:sz w:val="20"/>
              </w:rPr>
              <w:t xml:space="preserve">  </w:t>
            </w:r>
            <w:r>
              <w:rPr>
                <w:sz w:val="20"/>
              </w:rPr>
              <w:t>112</w:t>
            </w:r>
            <w:r>
              <w:rPr>
                <w:spacing w:val="72"/>
                <w:w w:val="150"/>
                <w:sz w:val="20"/>
              </w:rPr>
              <w:t xml:space="preserve"> </w:t>
            </w:r>
            <w:r>
              <w:rPr>
                <w:spacing w:val="-10"/>
                <w:sz w:val="20"/>
              </w:rPr>
              <w:t>x</w:t>
            </w:r>
          </w:p>
          <w:p w14:paraId="08ADB934" w14:textId="77777777" w:rsidR="00B6441F" w:rsidRDefault="00B6441F" w:rsidP="009131A9">
            <w:pPr>
              <w:pStyle w:val="TableParagraph"/>
              <w:spacing w:before="3" w:line="228" w:lineRule="auto"/>
              <w:ind w:left="124" w:right="76" w:hanging="15"/>
              <w:jc w:val="both"/>
              <w:rPr>
                <w:sz w:val="20"/>
              </w:rPr>
            </w:pPr>
            <w:r>
              <w:rPr>
                <w:spacing w:val="-2"/>
                <w:sz w:val="20"/>
              </w:rPr>
              <w:t>112</w:t>
            </w:r>
            <w:r>
              <w:rPr>
                <w:spacing w:val="-11"/>
                <w:sz w:val="20"/>
              </w:rPr>
              <w:t xml:space="preserve"> </w:t>
            </w:r>
            <w:r>
              <w:rPr>
                <w:spacing w:val="-2"/>
                <w:sz w:val="20"/>
              </w:rPr>
              <w:t>x</w:t>
            </w:r>
            <w:r>
              <w:rPr>
                <w:spacing w:val="-10"/>
                <w:sz w:val="20"/>
              </w:rPr>
              <w:t xml:space="preserve"> </w:t>
            </w:r>
            <w:r>
              <w:rPr>
                <w:spacing w:val="-2"/>
                <w:sz w:val="20"/>
              </w:rPr>
              <w:t>3;</w:t>
            </w:r>
            <w:r>
              <w:rPr>
                <w:spacing w:val="-11"/>
                <w:sz w:val="20"/>
              </w:rPr>
              <w:t xml:space="preserve"> </w:t>
            </w:r>
            <w:r>
              <w:rPr>
                <w:spacing w:val="-2"/>
                <w:sz w:val="20"/>
              </w:rPr>
              <w:t>Normal- ization</w:t>
            </w:r>
          </w:p>
          <w:p w14:paraId="0BA6C08F" w14:textId="77777777" w:rsidR="00B6441F" w:rsidRDefault="00B6441F" w:rsidP="009131A9">
            <w:pPr>
              <w:pStyle w:val="TableParagraph"/>
              <w:rPr>
                <w:sz w:val="24"/>
              </w:rPr>
            </w:pPr>
          </w:p>
          <w:p w14:paraId="1735D810" w14:textId="77777777" w:rsidR="00B6441F" w:rsidRDefault="00B6441F" w:rsidP="009131A9">
            <w:pPr>
              <w:pStyle w:val="TableParagraph"/>
              <w:rPr>
                <w:sz w:val="24"/>
              </w:rPr>
            </w:pPr>
          </w:p>
          <w:p w14:paraId="07AE9470" w14:textId="77777777" w:rsidR="00B6441F" w:rsidRDefault="00B6441F" w:rsidP="009131A9">
            <w:pPr>
              <w:pStyle w:val="TableParagraph"/>
              <w:rPr>
                <w:sz w:val="24"/>
              </w:rPr>
            </w:pPr>
          </w:p>
          <w:p w14:paraId="4F81501F" w14:textId="77777777" w:rsidR="00B6441F" w:rsidRDefault="00B6441F" w:rsidP="009131A9">
            <w:pPr>
              <w:pStyle w:val="TableParagraph"/>
              <w:rPr>
                <w:sz w:val="24"/>
              </w:rPr>
            </w:pPr>
          </w:p>
          <w:p w14:paraId="2EEBA162" w14:textId="77777777" w:rsidR="00B6441F" w:rsidRDefault="00B6441F" w:rsidP="009131A9">
            <w:pPr>
              <w:pStyle w:val="TableParagraph"/>
              <w:rPr>
                <w:sz w:val="24"/>
              </w:rPr>
            </w:pPr>
          </w:p>
          <w:p w14:paraId="209B0A90" w14:textId="77777777" w:rsidR="00B6441F" w:rsidRDefault="00B6441F" w:rsidP="009131A9">
            <w:pPr>
              <w:pStyle w:val="TableParagraph"/>
              <w:rPr>
                <w:sz w:val="24"/>
              </w:rPr>
            </w:pPr>
          </w:p>
          <w:p w14:paraId="76F1079B" w14:textId="77777777" w:rsidR="00B6441F" w:rsidRDefault="00B6441F" w:rsidP="009131A9">
            <w:pPr>
              <w:pStyle w:val="TableParagraph"/>
              <w:rPr>
                <w:sz w:val="24"/>
              </w:rPr>
            </w:pPr>
          </w:p>
          <w:p w14:paraId="17BDC896" w14:textId="77777777" w:rsidR="00B6441F" w:rsidRDefault="00B6441F" w:rsidP="009131A9">
            <w:pPr>
              <w:pStyle w:val="TableParagraph"/>
              <w:rPr>
                <w:sz w:val="24"/>
              </w:rPr>
            </w:pPr>
          </w:p>
          <w:p w14:paraId="66C4DEF5" w14:textId="77777777" w:rsidR="00B6441F" w:rsidRDefault="00B6441F" w:rsidP="009131A9">
            <w:pPr>
              <w:pStyle w:val="TableParagraph"/>
              <w:rPr>
                <w:sz w:val="24"/>
              </w:rPr>
            </w:pPr>
          </w:p>
          <w:p w14:paraId="29AA4D40" w14:textId="77777777" w:rsidR="00B6441F" w:rsidRDefault="00B6441F" w:rsidP="009131A9">
            <w:pPr>
              <w:pStyle w:val="TableParagraph"/>
              <w:spacing w:before="9"/>
              <w:rPr>
                <w:sz w:val="29"/>
              </w:rPr>
            </w:pPr>
          </w:p>
          <w:p w14:paraId="0562477A"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224</w:t>
            </w:r>
            <w:r>
              <w:rPr>
                <w:spacing w:val="72"/>
                <w:w w:val="150"/>
                <w:sz w:val="20"/>
              </w:rPr>
              <w:t xml:space="preserve"> </w:t>
            </w:r>
            <w:r>
              <w:rPr>
                <w:spacing w:val="-10"/>
                <w:sz w:val="20"/>
              </w:rPr>
              <w:t>x</w:t>
            </w:r>
          </w:p>
          <w:p w14:paraId="265CC1C7" w14:textId="77777777" w:rsidR="00B6441F" w:rsidRDefault="00B6441F" w:rsidP="009131A9">
            <w:pPr>
              <w:pStyle w:val="TableParagraph"/>
              <w:spacing w:line="224" w:lineRule="exact"/>
              <w:ind w:left="124"/>
              <w:rPr>
                <w:sz w:val="20"/>
              </w:rPr>
            </w:pPr>
            <w:r>
              <w:rPr>
                <w:spacing w:val="-5"/>
                <w:sz w:val="20"/>
              </w:rPr>
              <w:t>224</w:t>
            </w:r>
          </w:p>
          <w:p w14:paraId="4F82BA72" w14:textId="77777777" w:rsidR="00B6441F" w:rsidRDefault="00B6441F" w:rsidP="009131A9">
            <w:pPr>
              <w:pStyle w:val="TableParagraph"/>
              <w:rPr>
                <w:sz w:val="24"/>
              </w:rPr>
            </w:pPr>
          </w:p>
          <w:p w14:paraId="6537885F" w14:textId="77777777" w:rsidR="00B6441F" w:rsidRDefault="00B6441F" w:rsidP="009131A9">
            <w:pPr>
              <w:pStyle w:val="TableParagraph"/>
              <w:rPr>
                <w:sz w:val="24"/>
              </w:rPr>
            </w:pPr>
          </w:p>
          <w:p w14:paraId="1E778000" w14:textId="77777777" w:rsidR="00B6441F" w:rsidRDefault="00B6441F" w:rsidP="009131A9">
            <w:pPr>
              <w:pStyle w:val="TableParagraph"/>
              <w:rPr>
                <w:sz w:val="24"/>
              </w:rPr>
            </w:pPr>
          </w:p>
          <w:p w14:paraId="69765185" w14:textId="77777777" w:rsidR="00B6441F" w:rsidRDefault="00B6441F" w:rsidP="009131A9">
            <w:pPr>
              <w:pStyle w:val="TableParagraph"/>
              <w:rPr>
                <w:sz w:val="24"/>
              </w:rPr>
            </w:pPr>
          </w:p>
          <w:p w14:paraId="7B224D21" w14:textId="77777777" w:rsidR="00B6441F" w:rsidRDefault="00B6441F" w:rsidP="009131A9">
            <w:pPr>
              <w:pStyle w:val="TableParagraph"/>
              <w:spacing w:before="9"/>
              <w:rPr>
                <w:sz w:val="35"/>
              </w:rPr>
            </w:pPr>
          </w:p>
          <w:p w14:paraId="6DF5E7D1"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224</w:t>
            </w:r>
            <w:r>
              <w:rPr>
                <w:spacing w:val="72"/>
                <w:w w:val="150"/>
                <w:sz w:val="20"/>
              </w:rPr>
              <w:t xml:space="preserve"> </w:t>
            </w:r>
            <w:r>
              <w:rPr>
                <w:spacing w:val="-10"/>
                <w:sz w:val="20"/>
              </w:rPr>
              <w:t>x</w:t>
            </w:r>
          </w:p>
          <w:p w14:paraId="0DCB2E72" w14:textId="77777777" w:rsidR="00B6441F" w:rsidRDefault="00B6441F" w:rsidP="009131A9">
            <w:pPr>
              <w:pStyle w:val="TableParagraph"/>
              <w:spacing w:line="224" w:lineRule="exact"/>
              <w:ind w:left="124"/>
              <w:rPr>
                <w:sz w:val="20"/>
              </w:rPr>
            </w:pPr>
            <w:r>
              <w:rPr>
                <w:sz w:val="20"/>
              </w:rPr>
              <w:t>224</w:t>
            </w:r>
            <w:r>
              <w:rPr>
                <w:spacing w:val="-5"/>
                <w:sz w:val="20"/>
              </w:rPr>
              <w:t xml:space="preserve"> </w:t>
            </w:r>
            <w:r>
              <w:rPr>
                <w:sz w:val="20"/>
              </w:rPr>
              <w:t>x</w:t>
            </w:r>
            <w:r>
              <w:rPr>
                <w:spacing w:val="-3"/>
                <w:sz w:val="20"/>
              </w:rPr>
              <w:t xml:space="preserve"> </w:t>
            </w:r>
            <w:r>
              <w:rPr>
                <w:spacing w:val="-10"/>
                <w:sz w:val="20"/>
              </w:rPr>
              <w:t>3</w:t>
            </w:r>
          </w:p>
          <w:p w14:paraId="46C18615" w14:textId="77777777" w:rsidR="00B6441F" w:rsidRDefault="00B6441F" w:rsidP="009131A9">
            <w:pPr>
              <w:pStyle w:val="TableParagraph"/>
              <w:rPr>
                <w:sz w:val="24"/>
              </w:rPr>
            </w:pPr>
          </w:p>
          <w:p w14:paraId="0941B617" w14:textId="77777777" w:rsidR="00B6441F" w:rsidRDefault="00B6441F" w:rsidP="009131A9">
            <w:pPr>
              <w:pStyle w:val="TableParagraph"/>
              <w:spacing w:before="11"/>
              <w:rPr>
                <w:sz w:val="31"/>
              </w:rPr>
            </w:pPr>
          </w:p>
          <w:p w14:paraId="38F33765"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128</w:t>
            </w:r>
            <w:r>
              <w:rPr>
                <w:spacing w:val="72"/>
                <w:w w:val="150"/>
                <w:sz w:val="20"/>
              </w:rPr>
              <w:t xml:space="preserve"> </w:t>
            </w:r>
            <w:r>
              <w:rPr>
                <w:spacing w:val="-10"/>
                <w:sz w:val="20"/>
              </w:rPr>
              <w:t>x</w:t>
            </w:r>
          </w:p>
          <w:p w14:paraId="65A0E984" w14:textId="77777777" w:rsidR="00B6441F" w:rsidRDefault="00B6441F" w:rsidP="009131A9">
            <w:pPr>
              <w:pStyle w:val="TableParagraph"/>
              <w:spacing w:before="3" w:line="228" w:lineRule="auto"/>
              <w:ind w:left="124" w:right="76" w:hanging="15"/>
              <w:jc w:val="both"/>
              <w:rPr>
                <w:sz w:val="20"/>
              </w:rPr>
            </w:pPr>
            <w:r>
              <w:rPr>
                <w:sz w:val="20"/>
              </w:rPr>
              <w:t xml:space="preserve">128; Data aug- </w:t>
            </w:r>
            <w:r>
              <w:rPr>
                <w:spacing w:val="-2"/>
                <w:sz w:val="20"/>
              </w:rPr>
              <w:t>mentation</w:t>
            </w:r>
          </w:p>
          <w:p w14:paraId="692B6643" w14:textId="77777777" w:rsidR="00B6441F" w:rsidRDefault="00B6441F" w:rsidP="009131A9">
            <w:pPr>
              <w:pStyle w:val="TableParagraph"/>
              <w:rPr>
                <w:sz w:val="24"/>
              </w:rPr>
            </w:pPr>
          </w:p>
          <w:p w14:paraId="40FEF51A" w14:textId="77777777" w:rsidR="00B6441F" w:rsidRDefault="00B6441F" w:rsidP="009131A9">
            <w:pPr>
              <w:pStyle w:val="TableParagraph"/>
              <w:spacing w:before="10"/>
              <w:rPr>
                <w:sz w:val="32"/>
              </w:rPr>
            </w:pPr>
          </w:p>
          <w:p w14:paraId="100DBB58" w14:textId="77777777" w:rsidR="00B6441F" w:rsidRDefault="00B6441F" w:rsidP="009131A9">
            <w:pPr>
              <w:pStyle w:val="TableParagraph"/>
              <w:spacing w:line="228" w:lineRule="auto"/>
              <w:ind w:left="124" w:right="76"/>
              <w:jc w:val="both"/>
              <w:rPr>
                <w:sz w:val="20"/>
              </w:rPr>
            </w:pPr>
            <w:r>
              <w:rPr>
                <w:sz w:val="20"/>
              </w:rPr>
              <w:t xml:space="preserve">Lung segmenta- </w:t>
            </w:r>
            <w:r>
              <w:rPr>
                <w:spacing w:val="-4"/>
                <w:sz w:val="20"/>
              </w:rPr>
              <w:t>tion</w:t>
            </w:r>
          </w:p>
          <w:p w14:paraId="79D8CAB9" w14:textId="77777777" w:rsidR="00B6441F" w:rsidRDefault="00B6441F" w:rsidP="009131A9">
            <w:pPr>
              <w:pStyle w:val="TableParagraph"/>
              <w:rPr>
                <w:sz w:val="24"/>
              </w:rPr>
            </w:pPr>
          </w:p>
          <w:p w14:paraId="0CE61E69" w14:textId="77777777" w:rsidR="00B6441F" w:rsidRDefault="00B6441F" w:rsidP="009131A9">
            <w:pPr>
              <w:pStyle w:val="TableParagraph"/>
              <w:rPr>
                <w:sz w:val="24"/>
              </w:rPr>
            </w:pPr>
          </w:p>
          <w:p w14:paraId="732957B7" w14:textId="77777777" w:rsidR="00B6441F" w:rsidRDefault="00B6441F" w:rsidP="009131A9">
            <w:pPr>
              <w:pStyle w:val="TableParagraph"/>
              <w:rPr>
                <w:sz w:val="24"/>
              </w:rPr>
            </w:pPr>
          </w:p>
          <w:p w14:paraId="141702D1" w14:textId="77777777" w:rsidR="00B6441F" w:rsidRDefault="00B6441F" w:rsidP="009131A9">
            <w:pPr>
              <w:pStyle w:val="TableParagraph"/>
              <w:rPr>
                <w:sz w:val="24"/>
              </w:rPr>
            </w:pPr>
          </w:p>
          <w:p w14:paraId="51D3BECD" w14:textId="77777777" w:rsidR="00B6441F" w:rsidRDefault="00B6441F" w:rsidP="009131A9">
            <w:pPr>
              <w:pStyle w:val="TableParagraph"/>
              <w:rPr>
                <w:sz w:val="24"/>
              </w:rPr>
            </w:pPr>
          </w:p>
          <w:p w14:paraId="434BA520" w14:textId="77777777" w:rsidR="00B6441F" w:rsidRDefault="00B6441F" w:rsidP="009131A9">
            <w:pPr>
              <w:pStyle w:val="TableParagraph"/>
              <w:spacing w:before="11"/>
              <w:rPr>
                <w:sz w:val="30"/>
              </w:rPr>
            </w:pPr>
          </w:p>
          <w:p w14:paraId="480A909F" w14:textId="77777777" w:rsidR="00B6441F" w:rsidRDefault="00B6441F" w:rsidP="009131A9">
            <w:pPr>
              <w:pStyle w:val="TableParagraph"/>
              <w:spacing w:line="224" w:lineRule="exact"/>
              <w:ind w:left="124"/>
              <w:jc w:val="both"/>
              <w:rPr>
                <w:sz w:val="20"/>
              </w:rPr>
            </w:pPr>
            <w:r>
              <w:rPr>
                <w:sz w:val="20"/>
              </w:rPr>
              <w:t>Resize,</w:t>
            </w:r>
            <w:r>
              <w:rPr>
                <w:spacing w:val="35"/>
                <w:sz w:val="20"/>
              </w:rPr>
              <w:t xml:space="preserve">  </w:t>
            </w:r>
            <w:r>
              <w:rPr>
                <w:sz w:val="20"/>
              </w:rPr>
              <w:t>224</w:t>
            </w:r>
            <w:r>
              <w:rPr>
                <w:spacing w:val="72"/>
                <w:w w:val="150"/>
                <w:sz w:val="20"/>
              </w:rPr>
              <w:t xml:space="preserve"> </w:t>
            </w:r>
            <w:r>
              <w:rPr>
                <w:spacing w:val="-10"/>
                <w:sz w:val="20"/>
              </w:rPr>
              <w:t>x</w:t>
            </w:r>
          </w:p>
          <w:p w14:paraId="585AEEFD" w14:textId="77777777" w:rsidR="00B6441F" w:rsidRDefault="00B6441F" w:rsidP="009131A9">
            <w:pPr>
              <w:pStyle w:val="TableParagraph"/>
              <w:spacing w:before="3" w:line="228" w:lineRule="auto"/>
              <w:ind w:left="124" w:right="76"/>
              <w:jc w:val="both"/>
              <w:rPr>
                <w:sz w:val="20"/>
              </w:rPr>
            </w:pPr>
            <w:r>
              <w:rPr>
                <w:sz w:val="20"/>
              </w:rPr>
              <w:t>224; Histogram equalization us- ing N-CLAHE</w:t>
            </w:r>
          </w:p>
        </w:tc>
        <w:tc>
          <w:tcPr>
            <w:tcW w:w="1493" w:type="dxa"/>
            <w:tcBorders>
              <w:left w:val="single" w:sz="4" w:space="0" w:color="000000"/>
              <w:right w:val="single" w:sz="4" w:space="0" w:color="000000"/>
            </w:tcBorders>
          </w:tcPr>
          <w:p w14:paraId="338F47D6" w14:textId="77777777" w:rsidR="00B6441F" w:rsidRDefault="00B6441F" w:rsidP="009131A9">
            <w:pPr>
              <w:pStyle w:val="TableParagraph"/>
              <w:tabs>
                <w:tab w:val="left" w:pos="887"/>
              </w:tabs>
              <w:spacing w:line="190" w:lineRule="exact"/>
              <w:ind w:left="125"/>
              <w:rPr>
                <w:sz w:val="20"/>
              </w:rPr>
            </w:pPr>
            <w:r>
              <w:rPr>
                <w:spacing w:val="-2"/>
                <w:sz w:val="20"/>
              </w:rPr>
              <w:t>Using</w:t>
            </w:r>
            <w:r>
              <w:rPr>
                <w:sz w:val="20"/>
              </w:rPr>
              <w:tab/>
            </w:r>
            <w:r>
              <w:rPr>
                <w:spacing w:val="-2"/>
                <w:sz w:val="20"/>
              </w:rPr>
              <w:t>actual</w:t>
            </w:r>
          </w:p>
          <w:p w14:paraId="1AC3B41C" w14:textId="77777777" w:rsidR="00B6441F" w:rsidRDefault="00B6441F" w:rsidP="009131A9">
            <w:pPr>
              <w:pStyle w:val="TableParagraph"/>
              <w:spacing w:before="3" w:line="228" w:lineRule="auto"/>
              <w:ind w:left="125" w:right="445"/>
              <w:rPr>
                <w:sz w:val="20"/>
              </w:rPr>
            </w:pPr>
            <w:r>
              <w:rPr>
                <w:spacing w:val="-2"/>
                <w:sz w:val="20"/>
              </w:rPr>
              <w:t>data: Sensitivity, 69.0%;</w:t>
            </w:r>
          </w:p>
          <w:p w14:paraId="60E16811" w14:textId="77777777" w:rsidR="00B6441F" w:rsidRDefault="00B6441F" w:rsidP="009131A9">
            <w:pPr>
              <w:pStyle w:val="TableParagraph"/>
              <w:spacing w:line="228" w:lineRule="auto"/>
              <w:ind w:left="125" w:right="445"/>
              <w:rPr>
                <w:sz w:val="20"/>
              </w:rPr>
            </w:pPr>
            <w:r>
              <w:rPr>
                <w:spacing w:val="-2"/>
                <w:sz w:val="20"/>
              </w:rPr>
              <w:t>Specificity, 95.0%;</w:t>
            </w:r>
          </w:p>
          <w:p w14:paraId="42624278" w14:textId="77777777" w:rsidR="00B6441F" w:rsidRDefault="00B6441F" w:rsidP="009131A9">
            <w:pPr>
              <w:pStyle w:val="TableParagraph"/>
              <w:spacing w:line="228" w:lineRule="auto"/>
              <w:ind w:left="125" w:right="547" w:hanging="8"/>
              <w:rPr>
                <w:sz w:val="20"/>
              </w:rPr>
            </w:pPr>
            <w:r>
              <w:rPr>
                <w:spacing w:val="-2"/>
                <w:sz w:val="20"/>
              </w:rPr>
              <w:t>Accuracy, 85.0%</w:t>
            </w:r>
          </w:p>
          <w:p w14:paraId="4E9CDDD2" w14:textId="77777777" w:rsidR="00B6441F" w:rsidRDefault="00B6441F" w:rsidP="009131A9">
            <w:pPr>
              <w:pStyle w:val="TableParagraph"/>
              <w:spacing w:line="228" w:lineRule="auto"/>
              <w:ind w:left="125"/>
              <w:rPr>
                <w:sz w:val="20"/>
              </w:rPr>
            </w:pPr>
            <w:r>
              <w:rPr>
                <w:sz w:val="20"/>
              </w:rPr>
              <w:t>Including</w:t>
            </w:r>
            <w:r>
              <w:rPr>
                <w:spacing w:val="80"/>
                <w:sz w:val="20"/>
              </w:rPr>
              <w:t xml:space="preserve"> </w:t>
            </w:r>
            <w:r>
              <w:rPr>
                <w:sz w:val="20"/>
              </w:rPr>
              <w:t xml:space="preserve">syn- thetic images: </w:t>
            </w:r>
            <w:r>
              <w:rPr>
                <w:spacing w:val="-2"/>
                <w:sz w:val="20"/>
              </w:rPr>
              <w:t>Sensitivity, 95.0%;</w:t>
            </w:r>
          </w:p>
          <w:p w14:paraId="72F68E2A" w14:textId="77777777" w:rsidR="00B6441F" w:rsidRDefault="00B6441F" w:rsidP="009131A9">
            <w:pPr>
              <w:pStyle w:val="TableParagraph"/>
              <w:spacing w:line="228" w:lineRule="auto"/>
              <w:ind w:left="125" w:right="445"/>
              <w:rPr>
                <w:sz w:val="20"/>
              </w:rPr>
            </w:pPr>
            <w:r>
              <w:rPr>
                <w:spacing w:val="-2"/>
                <w:sz w:val="20"/>
              </w:rPr>
              <w:t>Specificity, 90.0%;</w:t>
            </w:r>
          </w:p>
          <w:p w14:paraId="77B8C908" w14:textId="77777777" w:rsidR="00B6441F" w:rsidRDefault="00B6441F" w:rsidP="009131A9">
            <w:pPr>
              <w:pStyle w:val="TableParagraph"/>
              <w:spacing w:line="228" w:lineRule="auto"/>
              <w:ind w:left="125" w:right="547" w:hanging="8"/>
              <w:rPr>
                <w:sz w:val="20"/>
              </w:rPr>
            </w:pPr>
            <w:r>
              <w:rPr>
                <w:spacing w:val="-2"/>
                <w:sz w:val="20"/>
              </w:rPr>
              <w:t>Accuracy, 97.0%</w:t>
            </w:r>
          </w:p>
          <w:p w14:paraId="070527C7" w14:textId="77777777" w:rsidR="00B6441F" w:rsidRDefault="00B6441F" w:rsidP="009131A9">
            <w:pPr>
              <w:pStyle w:val="TableParagraph"/>
              <w:spacing w:line="228" w:lineRule="auto"/>
              <w:ind w:left="118" w:right="74" w:firstLine="7"/>
              <w:rPr>
                <w:sz w:val="20"/>
              </w:rPr>
            </w:pPr>
            <w:r>
              <w:rPr>
                <w:spacing w:val="-2"/>
                <w:sz w:val="20"/>
              </w:rPr>
              <w:t>Four</w:t>
            </w:r>
            <w:r>
              <w:rPr>
                <w:spacing w:val="-11"/>
                <w:sz w:val="20"/>
              </w:rPr>
              <w:t xml:space="preserve"> </w:t>
            </w:r>
            <w:r>
              <w:rPr>
                <w:spacing w:val="-2"/>
                <w:sz w:val="20"/>
              </w:rPr>
              <w:t>classes: Accuracy, 93.0%;</w:t>
            </w:r>
          </w:p>
          <w:p w14:paraId="6BD3B81C" w14:textId="77777777" w:rsidR="00B6441F" w:rsidRDefault="00B6441F" w:rsidP="009131A9">
            <w:pPr>
              <w:pStyle w:val="TableParagraph"/>
              <w:spacing w:line="228" w:lineRule="auto"/>
              <w:ind w:left="118" w:right="229" w:firstLine="1"/>
              <w:rPr>
                <w:sz w:val="20"/>
              </w:rPr>
            </w:pPr>
            <w:r>
              <w:rPr>
                <w:sz w:val="20"/>
              </w:rPr>
              <w:t>Three</w:t>
            </w:r>
            <w:r>
              <w:rPr>
                <w:spacing w:val="-13"/>
                <w:sz w:val="20"/>
              </w:rPr>
              <w:t xml:space="preserve"> </w:t>
            </w:r>
            <w:r>
              <w:rPr>
                <w:sz w:val="20"/>
              </w:rPr>
              <w:t xml:space="preserve">classes: </w:t>
            </w:r>
            <w:r>
              <w:rPr>
                <w:spacing w:val="-2"/>
                <w:sz w:val="20"/>
              </w:rPr>
              <w:t>Accuracy, 95.0%</w:t>
            </w:r>
          </w:p>
          <w:p w14:paraId="344AFA91" w14:textId="77777777" w:rsidR="00B6441F" w:rsidRDefault="00B6441F" w:rsidP="009131A9">
            <w:pPr>
              <w:pStyle w:val="TableParagraph"/>
              <w:rPr>
                <w:sz w:val="24"/>
              </w:rPr>
            </w:pPr>
          </w:p>
          <w:p w14:paraId="3B7B51D6" w14:textId="77777777" w:rsidR="00B6441F" w:rsidRDefault="00B6441F" w:rsidP="009131A9">
            <w:pPr>
              <w:pStyle w:val="TableParagraph"/>
              <w:spacing w:before="6"/>
              <w:rPr>
                <w:sz w:val="31"/>
              </w:rPr>
            </w:pPr>
          </w:p>
          <w:p w14:paraId="04FF4B53" w14:textId="77777777" w:rsidR="00B6441F" w:rsidRDefault="00B6441F" w:rsidP="009131A9">
            <w:pPr>
              <w:pStyle w:val="TableParagraph"/>
              <w:spacing w:before="1" w:line="224" w:lineRule="exact"/>
              <w:ind w:left="125"/>
              <w:rPr>
                <w:sz w:val="20"/>
              </w:rPr>
            </w:pPr>
            <w:r>
              <w:rPr>
                <w:spacing w:val="-2"/>
                <w:sz w:val="20"/>
              </w:rPr>
              <w:t>COVID-</w:t>
            </w:r>
            <w:r>
              <w:rPr>
                <w:spacing w:val="-5"/>
                <w:sz w:val="20"/>
              </w:rPr>
              <w:t>19</w:t>
            </w:r>
          </w:p>
          <w:p w14:paraId="50F954B1" w14:textId="77777777" w:rsidR="00B6441F" w:rsidRDefault="00B6441F" w:rsidP="009131A9">
            <w:pPr>
              <w:pStyle w:val="TableParagraph"/>
              <w:spacing w:before="3" w:line="228" w:lineRule="auto"/>
              <w:ind w:left="118" w:firstLine="7"/>
              <w:rPr>
                <w:sz w:val="20"/>
              </w:rPr>
            </w:pPr>
            <w:r>
              <w:rPr>
                <w:spacing w:val="-2"/>
                <w:sz w:val="20"/>
              </w:rPr>
              <w:t>positive</w:t>
            </w:r>
            <w:r>
              <w:rPr>
                <w:spacing w:val="-11"/>
                <w:sz w:val="20"/>
              </w:rPr>
              <w:t xml:space="preserve"> </w:t>
            </w:r>
            <w:r>
              <w:rPr>
                <w:spacing w:val="-2"/>
                <w:sz w:val="20"/>
              </w:rPr>
              <w:t>cases: Accuracy, 99.96%;</w:t>
            </w:r>
          </w:p>
          <w:p w14:paraId="0832E438" w14:textId="77777777" w:rsidR="00B6441F" w:rsidRDefault="00B6441F" w:rsidP="009131A9">
            <w:pPr>
              <w:pStyle w:val="TableParagraph"/>
              <w:spacing w:line="214" w:lineRule="exact"/>
              <w:ind w:left="118"/>
              <w:rPr>
                <w:sz w:val="20"/>
              </w:rPr>
            </w:pPr>
            <w:r>
              <w:rPr>
                <w:spacing w:val="-2"/>
                <w:sz w:val="20"/>
              </w:rPr>
              <w:t>AUC,</w:t>
            </w:r>
            <w:r>
              <w:rPr>
                <w:spacing w:val="-9"/>
                <w:sz w:val="20"/>
              </w:rPr>
              <w:t xml:space="preserve"> </w:t>
            </w:r>
            <w:r>
              <w:rPr>
                <w:spacing w:val="-4"/>
                <w:sz w:val="20"/>
              </w:rPr>
              <w:t>100%</w:t>
            </w:r>
          </w:p>
          <w:p w14:paraId="2369EA9F" w14:textId="77777777" w:rsidR="00B6441F" w:rsidRDefault="00B6441F" w:rsidP="009131A9">
            <w:pPr>
              <w:pStyle w:val="TableParagraph"/>
              <w:spacing w:before="3" w:line="228" w:lineRule="auto"/>
              <w:ind w:left="118" w:right="312" w:firstLine="7"/>
              <w:rPr>
                <w:sz w:val="20"/>
              </w:rPr>
            </w:pPr>
            <w:r>
              <w:rPr>
                <w:sz w:val="20"/>
              </w:rPr>
              <w:t>Binary</w:t>
            </w:r>
            <w:r>
              <w:rPr>
                <w:spacing w:val="-13"/>
                <w:sz w:val="20"/>
              </w:rPr>
              <w:t xml:space="preserve"> </w:t>
            </w:r>
            <w:r>
              <w:rPr>
                <w:sz w:val="20"/>
              </w:rPr>
              <w:t xml:space="preserve">class: </w:t>
            </w:r>
            <w:r>
              <w:rPr>
                <w:spacing w:val="-2"/>
                <w:sz w:val="20"/>
              </w:rPr>
              <w:t>Accuracy, 97.2%</w:t>
            </w:r>
          </w:p>
          <w:p w14:paraId="315AAB08" w14:textId="77777777" w:rsidR="00B6441F" w:rsidRDefault="00B6441F" w:rsidP="009131A9">
            <w:pPr>
              <w:pStyle w:val="TableParagraph"/>
              <w:spacing w:line="228" w:lineRule="auto"/>
              <w:ind w:left="118" w:right="315" w:firstLine="7"/>
              <w:rPr>
                <w:sz w:val="20"/>
              </w:rPr>
            </w:pPr>
            <w:r>
              <w:rPr>
                <w:spacing w:val="-2"/>
                <w:sz w:val="20"/>
              </w:rPr>
              <w:t>Multi-class: Accuracy, 84.2%</w:t>
            </w:r>
          </w:p>
          <w:p w14:paraId="7E602081" w14:textId="77777777" w:rsidR="00B6441F" w:rsidRDefault="00B6441F" w:rsidP="009131A9">
            <w:pPr>
              <w:pStyle w:val="TableParagraph"/>
              <w:spacing w:line="228" w:lineRule="auto"/>
              <w:ind w:left="125"/>
              <w:rPr>
                <w:sz w:val="20"/>
              </w:rPr>
            </w:pPr>
            <w:r>
              <w:rPr>
                <w:spacing w:val="-2"/>
                <w:sz w:val="20"/>
              </w:rPr>
              <w:t xml:space="preserve">Diagnosing </w:t>
            </w:r>
            <w:r>
              <w:rPr>
                <w:sz w:val="20"/>
              </w:rPr>
              <w:t>alveolar</w:t>
            </w:r>
            <w:r>
              <w:rPr>
                <w:spacing w:val="40"/>
                <w:sz w:val="20"/>
              </w:rPr>
              <w:t xml:space="preserve"> </w:t>
            </w:r>
            <w:r>
              <w:rPr>
                <w:sz w:val="20"/>
              </w:rPr>
              <w:t xml:space="preserve">opaci- </w:t>
            </w:r>
            <w:r>
              <w:rPr>
                <w:spacing w:val="-2"/>
                <w:sz w:val="20"/>
              </w:rPr>
              <w:t>ties:</w:t>
            </w:r>
          </w:p>
          <w:p w14:paraId="48CBE375" w14:textId="77777777" w:rsidR="00B6441F" w:rsidRDefault="00B6441F" w:rsidP="009131A9">
            <w:pPr>
              <w:pStyle w:val="TableParagraph"/>
              <w:spacing w:line="228" w:lineRule="auto"/>
              <w:ind w:left="120" w:right="547" w:hanging="3"/>
              <w:rPr>
                <w:sz w:val="20"/>
              </w:rPr>
            </w:pPr>
            <w:r>
              <w:rPr>
                <w:spacing w:val="-2"/>
                <w:sz w:val="20"/>
              </w:rPr>
              <w:t>Accuracy, 78.5%</w:t>
            </w:r>
          </w:p>
          <w:p w14:paraId="50E1DD3D" w14:textId="77777777" w:rsidR="00B6441F" w:rsidRDefault="00B6441F" w:rsidP="009131A9">
            <w:pPr>
              <w:pStyle w:val="TableParagraph"/>
              <w:spacing w:line="228" w:lineRule="auto"/>
              <w:ind w:left="118" w:right="315" w:firstLine="7"/>
              <w:rPr>
                <w:sz w:val="20"/>
              </w:rPr>
            </w:pPr>
            <w:r>
              <w:rPr>
                <w:spacing w:val="-2"/>
                <w:sz w:val="20"/>
              </w:rPr>
              <w:t>Diagnosing interstitial opacities: Accuracy, 90.7%</w:t>
            </w:r>
          </w:p>
          <w:p w14:paraId="03F14FEB" w14:textId="77777777" w:rsidR="00B6441F" w:rsidRDefault="00B6441F" w:rsidP="009131A9">
            <w:pPr>
              <w:pStyle w:val="TableParagraph"/>
              <w:spacing w:line="228" w:lineRule="auto"/>
              <w:ind w:left="118" w:right="546" w:firstLine="7"/>
              <w:rPr>
                <w:sz w:val="20"/>
              </w:rPr>
            </w:pPr>
            <w:r>
              <w:rPr>
                <w:spacing w:val="-2"/>
                <w:sz w:val="20"/>
              </w:rPr>
              <w:t>X-ray: Accuracy, 86.0%</w:t>
            </w:r>
          </w:p>
          <w:p w14:paraId="5B93AD48" w14:textId="77777777" w:rsidR="00B6441F" w:rsidRDefault="00B6441F" w:rsidP="009131A9">
            <w:pPr>
              <w:pStyle w:val="TableParagraph"/>
              <w:spacing w:line="228" w:lineRule="auto"/>
              <w:ind w:left="110" w:right="315" w:firstLine="14"/>
              <w:rPr>
                <w:sz w:val="20"/>
              </w:rPr>
            </w:pPr>
            <w:r>
              <w:rPr>
                <w:spacing w:val="-2"/>
                <w:sz w:val="20"/>
              </w:rPr>
              <w:t xml:space="preserve">Ultrasound: Accuracy, </w:t>
            </w:r>
            <w:r>
              <w:rPr>
                <w:spacing w:val="-4"/>
                <w:sz w:val="20"/>
              </w:rPr>
              <w:t>100%</w:t>
            </w:r>
          </w:p>
          <w:p w14:paraId="4B6B84DD" w14:textId="77777777" w:rsidR="00B6441F" w:rsidRDefault="00B6441F" w:rsidP="009131A9">
            <w:pPr>
              <w:pStyle w:val="TableParagraph"/>
              <w:spacing w:line="214" w:lineRule="exact"/>
              <w:ind w:left="125"/>
              <w:rPr>
                <w:sz w:val="20"/>
              </w:rPr>
            </w:pPr>
            <w:r>
              <w:rPr>
                <w:spacing w:val="-5"/>
                <w:sz w:val="20"/>
              </w:rPr>
              <w:t>CT:</w:t>
            </w:r>
          </w:p>
          <w:p w14:paraId="76D4E6BA" w14:textId="77777777" w:rsidR="00B6441F" w:rsidRDefault="00B6441F" w:rsidP="009131A9">
            <w:pPr>
              <w:pStyle w:val="TableParagraph"/>
              <w:spacing w:line="228" w:lineRule="auto"/>
              <w:ind w:left="125" w:right="547" w:hanging="8"/>
              <w:rPr>
                <w:sz w:val="20"/>
              </w:rPr>
            </w:pPr>
            <w:r>
              <w:rPr>
                <w:spacing w:val="-2"/>
                <w:sz w:val="20"/>
              </w:rPr>
              <w:t>Accuracy, 84.0%</w:t>
            </w:r>
          </w:p>
        </w:tc>
      </w:tr>
    </w:tbl>
    <w:p w14:paraId="1D67CA06" w14:textId="77777777" w:rsidR="00B6441F" w:rsidRDefault="00B6441F" w:rsidP="00B6441F">
      <w:pPr>
        <w:spacing w:line="228" w:lineRule="auto"/>
        <w:rPr>
          <w:sz w:val="20"/>
        </w:rPr>
        <w:sectPr w:rsidR="00B6441F">
          <w:pgSz w:w="12240" w:h="15840"/>
          <w:pgMar w:top="1300" w:right="1260" w:bottom="1020" w:left="1320" w:header="686" w:footer="826" w:gutter="0"/>
          <w:cols w:space="720"/>
        </w:sectPr>
      </w:pPr>
    </w:p>
    <w:p w14:paraId="31BE095E" w14:textId="77777777" w:rsidR="00B6441F" w:rsidRDefault="00B6441F" w:rsidP="00B6441F">
      <w:pPr>
        <w:pStyle w:val="BodyText"/>
        <w:spacing w:before="1"/>
        <w:rPr>
          <w:sz w:val="16"/>
        </w:rPr>
      </w:pPr>
    </w:p>
    <w:tbl>
      <w:tblPr>
        <w:tblW w:w="0" w:type="auto"/>
        <w:tblInd w:w="464" w:type="dxa"/>
        <w:tblLayout w:type="fixed"/>
        <w:tblCellMar>
          <w:left w:w="0" w:type="dxa"/>
          <w:right w:w="0" w:type="dxa"/>
        </w:tblCellMar>
        <w:tblLook w:val="01E0" w:firstRow="1" w:lastRow="1" w:firstColumn="1" w:lastColumn="1" w:noHBand="0" w:noVBand="0"/>
      </w:tblPr>
      <w:tblGrid>
        <w:gridCol w:w="1721"/>
        <w:gridCol w:w="1494"/>
        <w:gridCol w:w="1040"/>
        <w:gridCol w:w="1380"/>
        <w:gridCol w:w="1550"/>
        <w:gridCol w:w="1493"/>
      </w:tblGrid>
      <w:tr w:rsidR="00B6441F" w14:paraId="53779EAE" w14:textId="77777777" w:rsidTr="009131A9">
        <w:trPr>
          <w:trHeight w:val="11999"/>
        </w:trPr>
        <w:tc>
          <w:tcPr>
            <w:tcW w:w="1721" w:type="dxa"/>
            <w:tcBorders>
              <w:left w:val="single" w:sz="4" w:space="0" w:color="000000"/>
              <w:right w:val="single" w:sz="4" w:space="0" w:color="000000"/>
            </w:tcBorders>
          </w:tcPr>
          <w:p w14:paraId="627A3609" w14:textId="77777777" w:rsidR="00B6441F" w:rsidRDefault="0041340E" w:rsidP="009131A9">
            <w:pPr>
              <w:pStyle w:val="TableParagraph"/>
              <w:spacing w:line="196" w:lineRule="exact"/>
              <w:ind w:left="122"/>
              <w:rPr>
                <w:sz w:val="20"/>
              </w:rPr>
            </w:pPr>
            <w:hyperlink w:anchor="_bookmark82" w:history="1">
              <w:r w:rsidR="00B6441F">
                <w:rPr>
                  <w:sz w:val="20"/>
                </w:rPr>
                <w:t>[King</w:t>
              </w:r>
              <w:r w:rsidR="00B6441F">
                <w:rPr>
                  <w:spacing w:val="-4"/>
                  <w:sz w:val="20"/>
                </w:rPr>
                <w:t xml:space="preserve"> </w:t>
              </w:r>
              <w:r w:rsidR="00B6441F">
                <w:rPr>
                  <w:sz w:val="20"/>
                </w:rPr>
                <w:t>et</w:t>
              </w:r>
              <w:r w:rsidR="00B6441F">
                <w:rPr>
                  <w:spacing w:val="-4"/>
                  <w:sz w:val="20"/>
                </w:rPr>
                <w:t xml:space="preserve"> </w:t>
              </w:r>
              <w:r w:rsidR="00B6441F">
                <w:rPr>
                  <w:sz w:val="20"/>
                </w:rPr>
                <w:t>al.,</w:t>
              </w:r>
            </w:hyperlink>
            <w:r w:rsidR="00B6441F">
              <w:rPr>
                <w:spacing w:val="-4"/>
                <w:sz w:val="20"/>
              </w:rPr>
              <w:t xml:space="preserve"> </w:t>
            </w:r>
            <w:hyperlink w:anchor="_bookmark82" w:history="1">
              <w:r w:rsidR="00B6441F">
                <w:rPr>
                  <w:spacing w:val="-2"/>
                  <w:sz w:val="20"/>
                </w:rPr>
                <w:t>2020]</w:t>
              </w:r>
            </w:hyperlink>
          </w:p>
          <w:p w14:paraId="0577DDC6" w14:textId="77777777" w:rsidR="00B6441F" w:rsidRDefault="00B6441F" w:rsidP="009131A9">
            <w:pPr>
              <w:pStyle w:val="TableParagraph"/>
              <w:rPr>
                <w:sz w:val="24"/>
              </w:rPr>
            </w:pPr>
          </w:p>
          <w:p w14:paraId="6283BAFC" w14:textId="77777777" w:rsidR="00B6441F" w:rsidRDefault="00B6441F" w:rsidP="009131A9">
            <w:pPr>
              <w:pStyle w:val="TableParagraph"/>
              <w:rPr>
                <w:sz w:val="24"/>
              </w:rPr>
            </w:pPr>
          </w:p>
          <w:p w14:paraId="72A94F61" w14:textId="77777777" w:rsidR="00B6441F" w:rsidRDefault="00B6441F" w:rsidP="009131A9">
            <w:pPr>
              <w:pStyle w:val="TableParagraph"/>
              <w:spacing w:before="10"/>
              <w:rPr>
                <w:sz w:val="26"/>
              </w:rPr>
            </w:pPr>
          </w:p>
          <w:p w14:paraId="6457236A" w14:textId="77777777" w:rsidR="00B6441F" w:rsidRDefault="0041340E" w:rsidP="009131A9">
            <w:pPr>
              <w:pStyle w:val="TableParagraph"/>
              <w:ind w:left="122"/>
              <w:rPr>
                <w:sz w:val="20"/>
              </w:rPr>
            </w:pPr>
            <w:hyperlink w:anchor="_bookmark83" w:history="1">
              <w:r w:rsidR="00B6441F">
                <w:rPr>
                  <w:spacing w:val="-2"/>
                  <w:sz w:val="20"/>
                </w:rPr>
                <w:t>[Karar</w:t>
              </w:r>
              <w:r w:rsidR="00B6441F">
                <w:rPr>
                  <w:spacing w:val="-9"/>
                  <w:sz w:val="20"/>
                </w:rPr>
                <w:t xml:space="preserve"> </w:t>
              </w:r>
              <w:r w:rsidR="00B6441F">
                <w:rPr>
                  <w:spacing w:val="-2"/>
                  <w:sz w:val="20"/>
                </w:rPr>
                <w:t>et</w:t>
              </w:r>
              <w:r w:rsidR="00B6441F">
                <w:rPr>
                  <w:spacing w:val="-8"/>
                  <w:sz w:val="20"/>
                </w:rPr>
                <w:t xml:space="preserve"> </w:t>
              </w:r>
              <w:r w:rsidR="00B6441F">
                <w:rPr>
                  <w:spacing w:val="-2"/>
                  <w:sz w:val="20"/>
                </w:rPr>
                <w:t>al.,</w:t>
              </w:r>
            </w:hyperlink>
            <w:r w:rsidR="00B6441F">
              <w:rPr>
                <w:spacing w:val="-8"/>
                <w:sz w:val="20"/>
              </w:rPr>
              <w:t xml:space="preserve"> </w:t>
            </w:r>
            <w:hyperlink w:anchor="_bookmark83" w:history="1">
              <w:r w:rsidR="00B6441F">
                <w:rPr>
                  <w:spacing w:val="-2"/>
                  <w:sz w:val="20"/>
                </w:rPr>
                <w:t>2020]</w:t>
              </w:r>
            </w:hyperlink>
          </w:p>
          <w:p w14:paraId="7DF677FD" w14:textId="77777777" w:rsidR="00B6441F" w:rsidRDefault="00B6441F" w:rsidP="009131A9">
            <w:pPr>
              <w:pStyle w:val="TableParagraph"/>
              <w:rPr>
                <w:sz w:val="24"/>
              </w:rPr>
            </w:pPr>
          </w:p>
          <w:p w14:paraId="736626FC" w14:textId="77777777" w:rsidR="00B6441F" w:rsidRDefault="00B6441F" w:rsidP="009131A9">
            <w:pPr>
              <w:pStyle w:val="TableParagraph"/>
              <w:rPr>
                <w:sz w:val="24"/>
              </w:rPr>
            </w:pPr>
          </w:p>
          <w:p w14:paraId="30F277FA" w14:textId="77777777" w:rsidR="00B6441F" w:rsidRDefault="00B6441F" w:rsidP="009131A9">
            <w:pPr>
              <w:pStyle w:val="TableParagraph"/>
              <w:spacing w:before="7"/>
              <w:rPr>
                <w:sz w:val="27"/>
              </w:rPr>
            </w:pPr>
          </w:p>
          <w:p w14:paraId="60F170FC" w14:textId="77777777" w:rsidR="00B6441F" w:rsidRDefault="0041340E" w:rsidP="009131A9">
            <w:pPr>
              <w:pStyle w:val="TableParagraph"/>
              <w:tabs>
                <w:tab w:val="left" w:pos="950"/>
                <w:tab w:val="left" w:pos="1372"/>
              </w:tabs>
              <w:spacing w:before="1" w:line="228" w:lineRule="auto"/>
              <w:ind w:left="122" w:right="87"/>
              <w:rPr>
                <w:sz w:val="20"/>
              </w:rPr>
            </w:pPr>
            <w:hyperlink w:anchor="_bookmark20" w:history="1">
              <w:r w:rsidR="00B6441F">
                <w:rPr>
                  <w:spacing w:val="-2"/>
                  <w:sz w:val="20"/>
                </w:rPr>
                <w:t>[Ohata</w:t>
              </w:r>
              <w:r w:rsidR="00B6441F">
                <w:rPr>
                  <w:sz w:val="20"/>
                </w:rPr>
                <w:tab/>
              </w:r>
              <w:r w:rsidR="00B6441F">
                <w:rPr>
                  <w:spacing w:val="-6"/>
                  <w:sz w:val="20"/>
                </w:rPr>
                <w:t>et</w:t>
              </w:r>
              <w:r w:rsidR="00B6441F">
                <w:rPr>
                  <w:sz w:val="20"/>
                </w:rPr>
                <w:tab/>
              </w:r>
              <w:r w:rsidR="00B6441F">
                <w:rPr>
                  <w:spacing w:val="-4"/>
                  <w:sz w:val="20"/>
                </w:rPr>
                <w:t>al.,</w:t>
              </w:r>
            </w:hyperlink>
            <w:r w:rsidR="00B6441F">
              <w:rPr>
                <w:spacing w:val="-4"/>
                <w:sz w:val="20"/>
              </w:rPr>
              <w:t xml:space="preserve"> </w:t>
            </w:r>
            <w:hyperlink w:anchor="_bookmark20" w:history="1">
              <w:r w:rsidR="00B6441F">
                <w:rPr>
                  <w:spacing w:val="-2"/>
                  <w:sz w:val="20"/>
                </w:rPr>
                <w:t>2021]</w:t>
              </w:r>
            </w:hyperlink>
          </w:p>
          <w:p w14:paraId="2988521C" w14:textId="77777777" w:rsidR="00B6441F" w:rsidRDefault="00B6441F" w:rsidP="009131A9">
            <w:pPr>
              <w:pStyle w:val="TableParagraph"/>
              <w:rPr>
                <w:sz w:val="24"/>
              </w:rPr>
            </w:pPr>
          </w:p>
          <w:p w14:paraId="6DC2B87D" w14:textId="77777777" w:rsidR="00B6441F" w:rsidRDefault="00B6441F" w:rsidP="009131A9">
            <w:pPr>
              <w:pStyle w:val="TableParagraph"/>
              <w:rPr>
                <w:sz w:val="24"/>
              </w:rPr>
            </w:pPr>
          </w:p>
          <w:p w14:paraId="622C75B7" w14:textId="77777777" w:rsidR="00B6441F" w:rsidRDefault="00B6441F" w:rsidP="009131A9">
            <w:pPr>
              <w:pStyle w:val="TableParagraph"/>
              <w:rPr>
                <w:sz w:val="24"/>
              </w:rPr>
            </w:pPr>
          </w:p>
          <w:p w14:paraId="5EACD34E" w14:textId="77777777" w:rsidR="00B6441F" w:rsidRDefault="00B6441F" w:rsidP="009131A9">
            <w:pPr>
              <w:pStyle w:val="TableParagraph"/>
              <w:spacing w:before="9"/>
            </w:pPr>
          </w:p>
          <w:p w14:paraId="273351C5" w14:textId="77777777" w:rsidR="00B6441F" w:rsidRDefault="0041340E" w:rsidP="009131A9">
            <w:pPr>
              <w:pStyle w:val="TableParagraph"/>
              <w:tabs>
                <w:tab w:val="left" w:pos="915"/>
              </w:tabs>
              <w:spacing w:line="228" w:lineRule="auto"/>
              <w:ind w:left="122" w:right="87"/>
              <w:rPr>
                <w:sz w:val="20"/>
              </w:rPr>
            </w:pPr>
            <w:hyperlink w:anchor="_bookmark84" w:history="1">
              <w:r w:rsidR="00B6441F">
                <w:rPr>
                  <w:spacing w:val="-2"/>
                  <w:sz w:val="20"/>
                </w:rPr>
                <w:t>[Shorfuzzaman</w:t>
              </w:r>
            </w:hyperlink>
            <w:r w:rsidR="00B6441F">
              <w:rPr>
                <w:spacing w:val="40"/>
                <w:sz w:val="20"/>
              </w:rPr>
              <w:t xml:space="preserve"> </w:t>
            </w:r>
            <w:hyperlink w:anchor="_bookmark84" w:history="1">
              <w:r w:rsidR="00B6441F">
                <w:rPr>
                  <w:spacing w:val="-4"/>
                  <w:sz w:val="20"/>
                </w:rPr>
                <w:t>and</w:t>
              </w:r>
              <w:r w:rsidR="00B6441F">
                <w:rPr>
                  <w:sz w:val="20"/>
                </w:rPr>
                <w:tab/>
              </w:r>
              <w:r w:rsidR="00B6441F">
                <w:rPr>
                  <w:spacing w:val="-2"/>
                  <w:sz w:val="20"/>
                </w:rPr>
                <w:t>Hossain,</w:t>
              </w:r>
            </w:hyperlink>
            <w:r w:rsidR="00B6441F">
              <w:rPr>
                <w:spacing w:val="-2"/>
                <w:sz w:val="20"/>
              </w:rPr>
              <w:t xml:space="preserve"> </w:t>
            </w:r>
            <w:hyperlink w:anchor="_bookmark84" w:history="1">
              <w:r w:rsidR="00B6441F">
                <w:rPr>
                  <w:spacing w:val="-2"/>
                  <w:sz w:val="20"/>
                </w:rPr>
                <w:t>2020]</w:t>
              </w:r>
            </w:hyperlink>
          </w:p>
          <w:p w14:paraId="76D4C4C2" w14:textId="77777777" w:rsidR="00B6441F" w:rsidRDefault="00B6441F" w:rsidP="009131A9">
            <w:pPr>
              <w:pStyle w:val="TableParagraph"/>
              <w:spacing w:before="10"/>
              <w:rPr>
                <w:sz w:val="18"/>
              </w:rPr>
            </w:pPr>
          </w:p>
          <w:p w14:paraId="5B8D50A5" w14:textId="77777777" w:rsidR="00B6441F" w:rsidRDefault="0041340E" w:rsidP="009131A9">
            <w:pPr>
              <w:pStyle w:val="TableParagraph"/>
              <w:spacing w:line="228" w:lineRule="auto"/>
              <w:ind w:left="122"/>
              <w:rPr>
                <w:sz w:val="20"/>
              </w:rPr>
            </w:pPr>
            <w:hyperlink w:anchor="_bookmark70" w:history="1">
              <w:r w:rsidR="00B6441F">
                <w:rPr>
                  <w:sz w:val="20"/>
                </w:rPr>
                <w:t>[De</w:t>
              </w:r>
              <w:r w:rsidR="00B6441F">
                <w:rPr>
                  <w:spacing w:val="30"/>
                  <w:sz w:val="20"/>
                </w:rPr>
                <w:t xml:space="preserve"> </w:t>
              </w:r>
              <w:r w:rsidR="00B6441F">
                <w:rPr>
                  <w:sz w:val="20"/>
                </w:rPr>
                <w:t>Moura</w:t>
              </w:r>
              <w:r w:rsidR="00B6441F">
                <w:rPr>
                  <w:spacing w:val="30"/>
                  <w:sz w:val="20"/>
                </w:rPr>
                <w:t xml:space="preserve"> </w:t>
              </w:r>
              <w:r w:rsidR="00B6441F">
                <w:rPr>
                  <w:sz w:val="20"/>
                </w:rPr>
                <w:t>et</w:t>
              </w:r>
              <w:r w:rsidR="00B6441F">
                <w:rPr>
                  <w:spacing w:val="30"/>
                  <w:sz w:val="20"/>
                </w:rPr>
                <w:t xml:space="preserve"> </w:t>
              </w:r>
              <w:r w:rsidR="00B6441F">
                <w:rPr>
                  <w:sz w:val="20"/>
                </w:rPr>
                <w:t>al.,</w:t>
              </w:r>
            </w:hyperlink>
            <w:r w:rsidR="00B6441F">
              <w:rPr>
                <w:sz w:val="20"/>
              </w:rPr>
              <w:t xml:space="preserve"> </w:t>
            </w:r>
            <w:hyperlink w:anchor="_bookmark70" w:history="1">
              <w:r w:rsidR="00B6441F">
                <w:rPr>
                  <w:spacing w:val="-2"/>
                  <w:sz w:val="20"/>
                </w:rPr>
                <w:t>2020]</w:t>
              </w:r>
            </w:hyperlink>
          </w:p>
          <w:p w14:paraId="575BA1AE" w14:textId="77777777" w:rsidR="00B6441F" w:rsidRDefault="00B6441F" w:rsidP="009131A9">
            <w:pPr>
              <w:pStyle w:val="TableParagraph"/>
              <w:rPr>
                <w:sz w:val="24"/>
              </w:rPr>
            </w:pPr>
          </w:p>
          <w:p w14:paraId="715684F2" w14:textId="77777777" w:rsidR="00B6441F" w:rsidRDefault="00B6441F" w:rsidP="009131A9">
            <w:pPr>
              <w:pStyle w:val="TableParagraph"/>
              <w:spacing w:before="10"/>
              <w:rPr>
                <w:sz w:val="32"/>
              </w:rPr>
            </w:pPr>
          </w:p>
          <w:p w14:paraId="1F3737F8" w14:textId="77777777" w:rsidR="00B6441F" w:rsidRDefault="0041340E" w:rsidP="009131A9">
            <w:pPr>
              <w:pStyle w:val="TableParagraph"/>
              <w:tabs>
                <w:tab w:val="left" w:pos="973"/>
                <w:tab w:val="left" w:pos="1372"/>
              </w:tabs>
              <w:spacing w:line="228" w:lineRule="auto"/>
              <w:ind w:left="122" w:right="87"/>
              <w:rPr>
                <w:sz w:val="20"/>
              </w:rPr>
            </w:pPr>
            <w:hyperlink w:anchor="_bookmark85" w:history="1">
              <w:r w:rsidR="00B6441F">
                <w:rPr>
                  <w:spacing w:val="-2"/>
                  <w:sz w:val="20"/>
                </w:rPr>
                <w:t>[Nayak</w:t>
              </w:r>
              <w:r w:rsidR="00B6441F">
                <w:rPr>
                  <w:sz w:val="20"/>
                </w:rPr>
                <w:tab/>
              </w:r>
              <w:r w:rsidR="00B6441F">
                <w:rPr>
                  <w:spacing w:val="-6"/>
                  <w:sz w:val="20"/>
                </w:rPr>
                <w:t>et</w:t>
              </w:r>
              <w:r w:rsidR="00B6441F">
                <w:rPr>
                  <w:sz w:val="20"/>
                </w:rPr>
                <w:tab/>
              </w:r>
              <w:r w:rsidR="00B6441F">
                <w:rPr>
                  <w:spacing w:val="-4"/>
                  <w:sz w:val="20"/>
                </w:rPr>
                <w:t>al.,</w:t>
              </w:r>
            </w:hyperlink>
            <w:r w:rsidR="00B6441F">
              <w:rPr>
                <w:spacing w:val="-4"/>
                <w:sz w:val="20"/>
              </w:rPr>
              <w:t xml:space="preserve"> </w:t>
            </w:r>
            <w:hyperlink w:anchor="_bookmark85" w:history="1">
              <w:r w:rsidR="00B6441F">
                <w:rPr>
                  <w:spacing w:val="-2"/>
                  <w:sz w:val="20"/>
                </w:rPr>
                <w:t>2021b]</w:t>
              </w:r>
            </w:hyperlink>
          </w:p>
          <w:p w14:paraId="246AE8E8" w14:textId="77777777" w:rsidR="00B6441F" w:rsidRDefault="00B6441F" w:rsidP="009131A9">
            <w:pPr>
              <w:pStyle w:val="TableParagraph"/>
              <w:rPr>
                <w:sz w:val="24"/>
              </w:rPr>
            </w:pPr>
          </w:p>
          <w:p w14:paraId="3475CE85" w14:textId="77777777" w:rsidR="00B6441F" w:rsidRDefault="00B6441F" w:rsidP="009131A9">
            <w:pPr>
              <w:pStyle w:val="TableParagraph"/>
              <w:rPr>
                <w:sz w:val="24"/>
              </w:rPr>
            </w:pPr>
          </w:p>
          <w:p w14:paraId="26808DAC" w14:textId="77777777" w:rsidR="00B6441F" w:rsidRDefault="00B6441F" w:rsidP="009131A9">
            <w:pPr>
              <w:pStyle w:val="TableParagraph"/>
              <w:rPr>
                <w:sz w:val="24"/>
              </w:rPr>
            </w:pPr>
          </w:p>
          <w:p w14:paraId="2CC7D2A8" w14:textId="77777777" w:rsidR="00B6441F" w:rsidRDefault="00B6441F" w:rsidP="009131A9">
            <w:pPr>
              <w:pStyle w:val="TableParagraph"/>
              <w:rPr>
                <w:sz w:val="24"/>
              </w:rPr>
            </w:pPr>
          </w:p>
          <w:p w14:paraId="08E94256" w14:textId="77777777" w:rsidR="00B6441F" w:rsidRDefault="0041340E" w:rsidP="009131A9">
            <w:pPr>
              <w:pStyle w:val="TableParagraph"/>
              <w:tabs>
                <w:tab w:val="left" w:pos="1303"/>
              </w:tabs>
              <w:spacing w:before="205" w:line="228" w:lineRule="auto"/>
              <w:ind w:left="122" w:right="112"/>
              <w:rPr>
                <w:sz w:val="20"/>
              </w:rPr>
            </w:pPr>
            <w:hyperlink w:anchor="_bookmark86" w:history="1">
              <w:r w:rsidR="00B6441F">
                <w:rPr>
                  <w:spacing w:val="-2"/>
                  <w:sz w:val="20"/>
                </w:rPr>
                <w:t>[Karakanis</w:t>
              </w:r>
              <w:r w:rsidR="00B6441F">
                <w:rPr>
                  <w:sz w:val="20"/>
                </w:rPr>
                <w:tab/>
              </w:r>
              <w:r w:rsidR="00B6441F">
                <w:rPr>
                  <w:spacing w:val="-4"/>
                  <w:sz w:val="20"/>
                </w:rPr>
                <w:t>and</w:t>
              </w:r>
            </w:hyperlink>
            <w:r w:rsidR="00B6441F">
              <w:rPr>
                <w:spacing w:val="-4"/>
                <w:sz w:val="20"/>
              </w:rPr>
              <w:t xml:space="preserve"> </w:t>
            </w:r>
            <w:hyperlink w:anchor="_bookmark86" w:history="1">
              <w:r w:rsidR="00B6441F">
                <w:rPr>
                  <w:sz w:val="20"/>
                </w:rPr>
                <w:t>Leontidis,</w:t>
              </w:r>
            </w:hyperlink>
            <w:r w:rsidR="00B6441F">
              <w:rPr>
                <w:sz w:val="20"/>
              </w:rPr>
              <w:t xml:space="preserve"> </w:t>
            </w:r>
            <w:hyperlink w:anchor="_bookmark86" w:history="1">
              <w:r w:rsidR="00B6441F">
                <w:rPr>
                  <w:sz w:val="20"/>
                </w:rPr>
                <w:t>2021]</w:t>
              </w:r>
            </w:hyperlink>
          </w:p>
          <w:p w14:paraId="77A2A5C5" w14:textId="77777777" w:rsidR="00B6441F" w:rsidRDefault="00B6441F" w:rsidP="009131A9">
            <w:pPr>
              <w:pStyle w:val="TableParagraph"/>
              <w:rPr>
                <w:sz w:val="24"/>
              </w:rPr>
            </w:pPr>
          </w:p>
          <w:p w14:paraId="35BE702D" w14:textId="77777777" w:rsidR="00B6441F" w:rsidRDefault="00B6441F" w:rsidP="009131A9">
            <w:pPr>
              <w:pStyle w:val="TableParagraph"/>
              <w:rPr>
                <w:sz w:val="24"/>
              </w:rPr>
            </w:pPr>
          </w:p>
          <w:p w14:paraId="65E240B1" w14:textId="77777777" w:rsidR="00B6441F" w:rsidRDefault="00B6441F" w:rsidP="009131A9">
            <w:pPr>
              <w:pStyle w:val="TableParagraph"/>
              <w:rPr>
                <w:sz w:val="24"/>
              </w:rPr>
            </w:pPr>
          </w:p>
          <w:p w14:paraId="33D8B80B" w14:textId="77777777" w:rsidR="00B6441F" w:rsidRDefault="00B6441F" w:rsidP="009131A9">
            <w:pPr>
              <w:pStyle w:val="TableParagraph"/>
              <w:rPr>
                <w:sz w:val="24"/>
              </w:rPr>
            </w:pPr>
          </w:p>
          <w:p w14:paraId="1C194D7F" w14:textId="77777777" w:rsidR="00B6441F" w:rsidRDefault="0041340E" w:rsidP="009131A9">
            <w:pPr>
              <w:pStyle w:val="TableParagraph"/>
              <w:spacing w:before="204" w:line="228" w:lineRule="auto"/>
              <w:ind w:left="122"/>
              <w:rPr>
                <w:sz w:val="20"/>
              </w:rPr>
            </w:pPr>
            <w:hyperlink w:anchor="_bookmark87" w:history="1">
              <w:r w:rsidR="00B6441F">
                <w:rPr>
                  <w:sz w:val="20"/>
                </w:rPr>
                <w:t>[Albahli</w:t>
              </w:r>
              <w:r w:rsidR="00B6441F">
                <w:rPr>
                  <w:spacing w:val="28"/>
                  <w:sz w:val="20"/>
                </w:rPr>
                <w:t xml:space="preserve"> </w:t>
              </w:r>
              <w:r w:rsidR="00B6441F">
                <w:rPr>
                  <w:sz w:val="20"/>
                </w:rPr>
                <w:t>and</w:t>
              </w:r>
              <w:r w:rsidR="00B6441F">
                <w:rPr>
                  <w:spacing w:val="28"/>
                  <w:sz w:val="20"/>
                </w:rPr>
                <w:t xml:space="preserve"> </w:t>
              </w:r>
              <w:r w:rsidR="00B6441F">
                <w:rPr>
                  <w:sz w:val="20"/>
                </w:rPr>
                <w:t>Yar,</w:t>
              </w:r>
            </w:hyperlink>
            <w:r w:rsidR="00B6441F">
              <w:rPr>
                <w:sz w:val="20"/>
              </w:rPr>
              <w:t xml:space="preserve"> </w:t>
            </w:r>
            <w:hyperlink w:anchor="_bookmark87" w:history="1">
              <w:r w:rsidR="00B6441F">
                <w:rPr>
                  <w:spacing w:val="-2"/>
                  <w:sz w:val="20"/>
                </w:rPr>
                <w:t>2021]</w:t>
              </w:r>
            </w:hyperlink>
          </w:p>
          <w:p w14:paraId="11BED044" w14:textId="77777777" w:rsidR="00B6441F" w:rsidRDefault="00B6441F" w:rsidP="009131A9">
            <w:pPr>
              <w:pStyle w:val="TableParagraph"/>
              <w:rPr>
                <w:sz w:val="24"/>
              </w:rPr>
            </w:pPr>
          </w:p>
          <w:p w14:paraId="60486CFC" w14:textId="77777777" w:rsidR="00B6441F" w:rsidRDefault="00B6441F" w:rsidP="009131A9">
            <w:pPr>
              <w:pStyle w:val="TableParagraph"/>
              <w:rPr>
                <w:sz w:val="24"/>
              </w:rPr>
            </w:pPr>
          </w:p>
          <w:p w14:paraId="5589E6CC" w14:textId="77777777" w:rsidR="00B6441F" w:rsidRDefault="00B6441F" w:rsidP="009131A9">
            <w:pPr>
              <w:pStyle w:val="TableParagraph"/>
              <w:rPr>
                <w:sz w:val="24"/>
              </w:rPr>
            </w:pPr>
          </w:p>
          <w:p w14:paraId="2668057D" w14:textId="77777777" w:rsidR="00B6441F" w:rsidRDefault="00B6441F" w:rsidP="009131A9">
            <w:pPr>
              <w:pStyle w:val="TableParagraph"/>
            </w:pPr>
          </w:p>
          <w:p w14:paraId="7FA75D08" w14:textId="77777777" w:rsidR="00B6441F" w:rsidRDefault="0041340E" w:rsidP="009131A9">
            <w:pPr>
              <w:pStyle w:val="TableParagraph"/>
              <w:ind w:left="122"/>
              <w:rPr>
                <w:sz w:val="20"/>
              </w:rPr>
            </w:pPr>
            <w:hyperlink w:anchor="_bookmark88" w:history="1">
              <w:r w:rsidR="00B6441F">
                <w:rPr>
                  <w:spacing w:val="-4"/>
                  <w:sz w:val="20"/>
                </w:rPr>
                <w:t>[Singh</w:t>
              </w:r>
              <w:r w:rsidR="00B6441F">
                <w:rPr>
                  <w:spacing w:val="-5"/>
                  <w:sz w:val="20"/>
                </w:rPr>
                <w:t xml:space="preserve"> </w:t>
              </w:r>
              <w:r w:rsidR="00B6441F">
                <w:rPr>
                  <w:spacing w:val="-4"/>
                  <w:sz w:val="20"/>
                </w:rPr>
                <w:t>et al.,</w:t>
              </w:r>
            </w:hyperlink>
            <w:r w:rsidR="00B6441F">
              <w:rPr>
                <w:spacing w:val="-4"/>
                <w:sz w:val="20"/>
              </w:rPr>
              <w:t xml:space="preserve"> </w:t>
            </w:r>
            <w:hyperlink w:anchor="_bookmark88" w:history="1">
              <w:r w:rsidR="00B6441F">
                <w:rPr>
                  <w:spacing w:val="-4"/>
                  <w:sz w:val="20"/>
                </w:rPr>
                <w:t>2021]</w:t>
              </w:r>
            </w:hyperlink>
          </w:p>
        </w:tc>
        <w:tc>
          <w:tcPr>
            <w:tcW w:w="1494" w:type="dxa"/>
            <w:tcBorders>
              <w:left w:val="single" w:sz="4" w:space="0" w:color="000000"/>
              <w:right w:val="single" w:sz="4" w:space="0" w:color="000000"/>
            </w:tcBorders>
          </w:tcPr>
          <w:p w14:paraId="52A8E6D4" w14:textId="77777777" w:rsidR="00B6441F" w:rsidRDefault="00B6441F" w:rsidP="009131A9">
            <w:pPr>
              <w:pStyle w:val="TableParagraph"/>
              <w:spacing w:line="190" w:lineRule="exact"/>
              <w:ind w:left="122"/>
              <w:rPr>
                <w:sz w:val="20"/>
              </w:rPr>
            </w:pPr>
            <w:r>
              <w:rPr>
                <w:spacing w:val="-2"/>
                <w:sz w:val="20"/>
              </w:rPr>
              <w:t>Self-</w:t>
            </w:r>
          </w:p>
          <w:p w14:paraId="34AC34A6" w14:textId="77777777" w:rsidR="00B6441F" w:rsidRDefault="00B6441F" w:rsidP="009131A9">
            <w:pPr>
              <w:pStyle w:val="TableParagraph"/>
              <w:spacing w:before="3" w:line="228" w:lineRule="auto"/>
              <w:ind w:left="122"/>
              <w:rPr>
                <w:sz w:val="20"/>
              </w:rPr>
            </w:pPr>
            <w:r>
              <w:rPr>
                <w:spacing w:val="-2"/>
                <w:sz w:val="20"/>
              </w:rPr>
              <w:t xml:space="preserve">Organizing </w:t>
            </w:r>
            <w:r>
              <w:rPr>
                <w:sz w:val="20"/>
              </w:rPr>
              <w:t>Feature</w:t>
            </w:r>
            <w:r>
              <w:rPr>
                <w:spacing w:val="-7"/>
                <w:sz w:val="20"/>
              </w:rPr>
              <w:t xml:space="preserve"> </w:t>
            </w:r>
            <w:r>
              <w:rPr>
                <w:spacing w:val="-5"/>
                <w:sz w:val="20"/>
              </w:rPr>
              <w:t>Map</w:t>
            </w:r>
          </w:p>
          <w:p w14:paraId="4D6C91C8" w14:textId="77777777" w:rsidR="00B6441F" w:rsidRDefault="00B6441F" w:rsidP="009131A9">
            <w:pPr>
              <w:pStyle w:val="TableParagraph"/>
              <w:rPr>
                <w:sz w:val="24"/>
              </w:rPr>
            </w:pPr>
          </w:p>
          <w:p w14:paraId="59217873" w14:textId="77777777" w:rsidR="00B6441F" w:rsidRDefault="00B6441F" w:rsidP="009131A9">
            <w:pPr>
              <w:pStyle w:val="TableParagraph"/>
              <w:spacing w:before="151" w:line="224" w:lineRule="exact"/>
              <w:ind w:left="122"/>
              <w:rPr>
                <w:sz w:val="20"/>
              </w:rPr>
            </w:pPr>
            <w:r>
              <w:rPr>
                <w:spacing w:val="-2"/>
                <w:sz w:val="20"/>
              </w:rPr>
              <w:t>VGG16;</w:t>
            </w:r>
          </w:p>
          <w:p w14:paraId="7416C8F6" w14:textId="77777777" w:rsidR="00B6441F" w:rsidRDefault="00B6441F" w:rsidP="009131A9">
            <w:pPr>
              <w:pStyle w:val="TableParagraph"/>
              <w:spacing w:before="3" w:line="228" w:lineRule="auto"/>
              <w:ind w:left="122"/>
              <w:rPr>
                <w:sz w:val="20"/>
              </w:rPr>
            </w:pPr>
            <w:r>
              <w:rPr>
                <w:spacing w:val="-2"/>
                <w:sz w:val="20"/>
              </w:rPr>
              <w:t>ResNet50V2; DenseNet169</w:t>
            </w:r>
          </w:p>
          <w:p w14:paraId="292888DE" w14:textId="77777777" w:rsidR="00B6441F" w:rsidRDefault="00B6441F" w:rsidP="009131A9">
            <w:pPr>
              <w:pStyle w:val="TableParagraph"/>
              <w:rPr>
                <w:sz w:val="24"/>
              </w:rPr>
            </w:pPr>
          </w:p>
          <w:p w14:paraId="13177E19" w14:textId="77777777" w:rsidR="00B6441F" w:rsidRDefault="00B6441F" w:rsidP="009131A9">
            <w:pPr>
              <w:pStyle w:val="TableParagraph"/>
              <w:tabs>
                <w:tab w:val="left" w:pos="1081"/>
              </w:tabs>
              <w:spacing w:before="160" w:line="228" w:lineRule="auto"/>
              <w:ind w:left="122" w:right="95"/>
              <w:rPr>
                <w:sz w:val="20"/>
              </w:rPr>
            </w:pPr>
            <w:r>
              <w:rPr>
                <w:spacing w:val="-2"/>
                <w:sz w:val="20"/>
              </w:rPr>
              <w:t>MobileNet; DenseNet121; Inception- ResNet-V2; Bayes;</w:t>
            </w:r>
            <w:r>
              <w:rPr>
                <w:sz w:val="20"/>
              </w:rPr>
              <w:tab/>
            </w:r>
            <w:r>
              <w:rPr>
                <w:spacing w:val="-5"/>
                <w:sz w:val="20"/>
              </w:rPr>
              <w:t>RF;</w:t>
            </w:r>
          </w:p>
          <w:p w14:paraId="074D4992" w14:textId="77777777" w:rsidR="00B6441F" w:rsidRDefault="00B6441F" w:rsidP="009131A9">
            <w:pPr>
              <w:pStyle w:val="TableParagraph"/>
              <w:tabs>
                <w:tab w:val="left" w:pos="889"/>
              </w:tabs>
              <w:spacing w:line="228" w:lineRule="auto"/>
              <w:ind w:left="122" w:right="95"/>
              <w:rPr>
                <w:sz w:val="20"/>
              </w:rPr>
            </w:pPr>
            <w:r>
              <w:rPr>
                <w:spacing w:val="-4"/>
                <w:sz w:val="20"/>
              </w:rPr>
              <w:t>MLP;</w:t>
            </w:r>
            <w:r>
              <w:rPr>
                <w:sz w:val="20"/>
              </w:rPr>
              <w:tab/>
            </w:r>
            <w:r>
              <w:rPr>
                <w:spacing w:val="-4"/>
                <w:sz w:val="20"/>
              </w:rPr>
              <w:t>KNN; SVM</w:t>
            </w:r>
          </w:p>
          <w:p w14:paraId="3B0C1A44" w14:textId="77777777" w:rsidR="00B6441F" w:rsidRDefault="00B6441F" w:rsidP="009131A9">
            <w:pPr>
              <w:pStyle w:val="TableParagraph"/>
              <w:tabs>
                <w:tab w:val="left" w:pos="1041"/>
              </w:tabs>
              <w:spacing w:line="228" w:lineRule="auto"/>
              <w:ind w:left="115" w:right="78" w:firstLine="7"/>
              <w:rPr>
                <w:sz w:val="20"/>
              </w:rPr>
            </w:pPr>
            <w:r>
              <w:rPr>
                <w:spacing w:val="-2"/>
                <w:sz w:val="20"/>
              </w:rPr>
              <w:t>Siamese</w:t>
            </w:r>
            <w:r>
              <w:rPr>
                <w:sz w:val="20"/>
              </w:rPr>
              <w:tab/>
            </w:r>
            <w:r>
              <w:rPr>
                <w:spacing w:val="-4"/>
                <w:sz w:val="20"/>
              </w:rPr>
              <w:t>Net- work</w:t>
            </w:r>
          </w:p>
          <w:p w14:paraId="5A586D55" w14:textId="77777777" w:rsidR="00B6441F" w:rsidRDefault="00B6441F" w:rsidP="009131A9">
            <w:pPr>
              <w:pStyle w:val="TableParagraph"/>
              <w:rPr>
                <w:sz w:val="24"/>
              </w:rPr>
            </w:pPr>
          </w:p>
          <w:p w14:paraId="0D672C6D" w14:textId="77777777" w:rsidR="00B6441F" w:rsidRDefault="00B6441F" w:rsidP="009131A9">
            <w:pPr>
              <w:pStyle w:val="TableParagraph"/>
              <w:spacing w:before="148"/>
              <w:ind w:left="122"/>
              <w:rPr>
                <w:sz w:val="20"/>
              </w:rPr>
            </w:pPr>
            <w:r>
              <w:rPr>
                <w:spacing w:val="-2"/>
                <w:sz w:val="20"/>
              </w:rPr>
              <w:t>DenseNet161</w:t>
            </w:r>
          </w:p>
          <w:p w14:paraId="4A1FFD35" w14:textId="77777777" w:rsidR="00B6441F" w:rsidRDefault="00B6441F" w:rsidP="009131A9">
            <w:pPr>
              <w:pStyle w:val="TableParagraph"/>
              <w:rPr>
                <w:sz w:val="24"/>
              </w:rPr>
            </w:pPr>
          </w:p>
          <w:p w14:paraId="4841A927" w14:textId="77777777" w:rsidR="00B6441F" w:rsidRDefault="00B6441F" w:rsidP="009131A9">
            <w:pPr>
              <w:pStyle w:val="TableParagraph"/>
              <w:rPr>
                <w:sz w:val="24"/>
              </w:rPr>
            </w:pPr>
          </w:p>
          <w:p w14:paraId="1A032146" w14:textId="77777777" w:rsidR="00B6441F" w:rsidRDefault="00B6441F" w:rsidP="009131A9">
            <w:pPr>
              <w:pStyle w:val="TableParagraph"/>
              <w:spacing w:before="8"/>
              <w:rPr>
                <w:sz w:val="27"/>
              </w:rPr>
            </w:pPr>
          </w:p>
          <w:p w14:paraId="052047AF" w14:textId="77777777" w:rsidR="00B6441F" w:rsidRDefault="00B6441F" w:rsidP="009131A9">
            <w:pPr>
              <w:pStyle w:val="TableParagraph"/>
              <w:spacing w:line="228" w:lineRule="auto"/>
              <w:ind w:left="115" w:firstLine="7"/>
              <w:rPr>
                <w:sz w:val="20"/>
              </w:rPr>
            </w:pPr>
            <w:r>
              <w:rPr>
                <w:spacing w:val="-2"/>
                <w:sz w:val="20"/>
              </w:rPr>
              <w:t>AlexNet; VGG16;</w:t>
            </w:r>
          </w:p>
          <w:p w14:paraId="426AC277" w14:textId="77777777" w:rsidR="00B6441F" w:rsidRDefault="00B6441F" w:rsidP="009131A9">
            <w:pPr>
              <w:pStyle w:val="TableParagraph"/>
              <w:spacing w:line="228" w:lineRule="auto"/>
              <w:ind w:left="122"/>
              <w:rPr>
                <w:sz w:val="20"/>
              </w:rPr>
            </w:pPr>
            <w:r>
              <w:rPr>
                <w:spacing w:val="-2"/>
                <w:sz w:val="20"/>
              </w:rPr>
              <w:t xml:space="preserve">GoogleNet; MobileNetV2; SqueezeNet; ResNet34; ResNet50; InceptionV3 </w:t>
            </w:r>
            <w:r>
              <w:rPr>
                <w:sz w:val="20"/>
              </w:rPr>
              <w:t>CNN</w:t>
            </w:r>
            <w:r>
              <w:rPr>
                <w:spacing w:val="-6"/>
                <w:sz w:val="20"/>
              </w:rPr>
              <w:t xml:space="preserve"> </w:t>
            </w:r>
            <w:r>
              <w:rPr>
                <w:spacing w:val="-2"/>
                <w:sz w:val="20"/>
              </w:rPr>
              <w:t>Designed</w:t>
            </w:r>
          </w:p>
          <w:p w14:paraId="14B32A6C" w14:textId="77777777" w:rsidR="00B6441F" w:rsidRDefault="00B6441F" w:rsidP="009131A9">
            <w:pPr>
              <w:pStyle w:val="TableParagraph"/>
              <w:rPr>
                <w:sz w:val="24"/>
              </w:rPr>
            </w:pPr>
          </w:p>
          <w:p w14:paraId="386F26E2" w14:textId="77777777" w:rsidR="00B6441F" w:rsidRDefault="00B6441F" w:rsidP="009131A9">
            <w:pPr>
              <w:pStyle w:val="TableParagraph"/>
              <w:rPr>
                <w:sz w:val="24"/>
              </w:rPr>
            </w:pPr>
          </w:p>
          <w:p w14:paraId="1B33880B" w14:textId="77777777" w:rsidR="00B6441F" w:rsidRDefault="00B6441F" w:rsidP="009131A9">
            <w:pPr>
              <w:pStyle w:val="TableParagraph"/>
              <w:rPr>
                <w:sz w:val="24"/>
              </w:rPr>
            </w:pPr>
          </w:p>
          <w:p w14:paraId="22F6BC9B" w14:textId="77777777" w:rsidR="00B6441F" w:rsidRDefault="00B6441F" w:rsidP="009131A9">
            <w:pPr>
              <w:pStyle w:val="TableParagraph"/>
              <w:rPr>
                <w:sz w:val="24"/>
              </w:rPr>
            </w:pPr>
          </w:p>
          <w:p w14:paraId="6EAE3908" w14:textId="77777777" w:rsidR="00B6441F" w:rsidRDefault="00B6441F" w:rsidP="009131A9">
            <w:pPr>
              <w:pStyle w:val="TableParagraph"/>
              <w:rPr>
                <w:sz w:val="24"/>
              </w:rPr>
            </w:pPr>
          </w:p>
          <w:p w14:paraId="2CCEE6FC" w14:textId="77777777" w:rsidR="00B6441F" w:rsidRDefault="00B6441F" w:rsidP="009131A9">
            <w:pPr>
              <w:pStyle w:val="TableParagraph"/>
              <w:spacing w:before="145" w:line="228" w:lineRule="auto"/>
              <w:ind w:left="115" w:right="223" w:firstLine="7"/>
              <w:rPr>
                <w:sz w:val="20"/>
              </w:rPr>
            </w:pPr>
            <w:r>
              <w:rPr>
                <w:spacing w:val="-2"/>
                <w:sz w:val="20"/>
              </w:rPr>
              <w:t>NasNetLarge; Xception; InceptionV3; Inception- ResNetV2; ResNet50</w:t>
            </w:r>
          </w:p>
          <w:p w14:paraId="18802DC9" w14:textId="77777777" w:rsidR="00B6441F" w:rsidRDefault="00B6441F" w:rsidP="009131A9">
            <w:pPr>
              <w:pStyle w:val="TableParagraph"/>
              <w:spacing w:before="9"/>
              <w:rPr>
                <w:sz w:val="18"/>
              </w:rPr>
            </w:pPr>
          </w:p>
          <w:p w14:paraId="08694281" w14:textId="77777777" w:rsidR="00B6441F" w:rsidRDefault="00B6441F" w:rsidP="009131A9">
            <w:pPr>
              <w:pStyle w:val="TableParagraph"/>
              <w:spacing w:line="228" w:lineRule="auto"/>
              <w:ind w:left="115" w:right="112" w:firstLine="7"/>
              <w:rPr>
                <w:sz w:val="20"/>
              </w:rPr>
            </w:pPr>
            <w:r>
              <w:rPr>
                <w:spacing w:val="-2"/>
                <w:sz w:val="20"/>
              </w:rPr>
              <w:t>VGG19; VGG16;</w:t>
            </w:r>
          </w:p>
          <w:p w14:paraId="4928F11B" w14:textId="77777777" w:rsidR="00B6441F" w:rsidRDefault="00B6441F" w:rsidP="009131A9">
            <w:pPr>
              <w:pStyle w:val="TableParagraph"/>
              <w:spacing w:line="228" w:lineRule="auto"/>
              <w:ind w:left="122"/>
              <w:rPr>
                <w:sz w:val="20"/>
              </w:rPr>
            </w:pPr>
            <w:r>
              <w:rPr>
                <w:spacing w:val="-2"/>
                <w:sz w:val="20"/>
              </w:rPr>
              <w:t xml:space="preserve">ResNet50; DenseNet161; DenseNet169; </w:t>
            </w:r>
            <w:r>
              <w:rPr>
                <w:sz w:val="20"/>
              </w:rPr>
              <w:t>Naive Bayes</w:t>
            </w:r>
          </w:p>
        </w:tc>
        <w:tc>
          <w:tcPr>
            <w:tcW w:w="1040" w:type="dxa"/>
            <w:tcBorders>
              <w:left w:val="single" w:sz="4" w:space="0" w:color="000000"/>
              <w:right w:val="single" w:sz="4" w:space="0" w:color="000000"/>
            </w:tcBorders>
          </w:tcPr>
          <w:p w14:paraId="42B67306" w14:textId="77777777" w:rsidR="00B6441F" w:rsidRDefault="00B6441F" w:rsidP="009131A9">
            <w:pPr>
              <w:pStyle w:val="TableParagraph"/>
              <w:spacing w:line="196" w:lineRule="exact"/>
              <w:ind w:left="122"/>
              <w:rPr>
                <w:sz w:val="20"/>
              </w:rPr>
            </w:pPr>
            <w:r>
              <w:rPr>
                <w:w w:val="99"/>
                <w:sz w:val="20"/>
              </w:rPr>
              <w:t>I</w:t>
            </w:r>
          </w:p>
          <w:p w14:paraId="6C677B54" w14:textId="77777777" w:rsidR="00B6441F" w:rsidRDefault="00B6441F" w:rsidP="009131A9">
            <w:pPr>
              <w:pStyle w:val="TableParagraph"/>
              <w:rPr>
                <w:sz w:val="24"/>
              </w:rPr>
            </w:pPr>
          </w:p>
          <w:p w14:paraId="58F330A9" w14:textId="77777777" w:rsidR="00B6441F" w:rsidRDefault="00B6441F" w:rsidP="009131A9">
            <w:pPr>
              <w:pStyle w:val="TableParagraph"/>
              <w:rPr>
                <w:sz w:val="24"/>
              </w:rPr>
            </w:pPr>
          </w:p>
          <w:p w14:paraId="049EBA03" w14:textId="77777777" w:rsidR="00B6441F" w:rsidRDefault="00B6441F" w:rsidP="009131A9">
            <w:pPr>
              <w:pStyle w:val="TableParagraph"/>
              <w:spacing w:before="10"/>
              <w:rPr>
                <w:sz w:val="26"/>
              </w:rPr>
            </w:pPr>
          </w:p>
          <w:p w14:paraId="5852A6CE" w14:textId="77777777" w:rsidR="00B6441F" w:rsidRDefault="00B6441F" w:rsidP="009131A9">
            <w:pPr>
              <w:pStyle w:val="TableParagraph"/>
              <w:ind w:left="122"/>
              <w:rPr>
                <w:sz w:val="20"/>
              </w:rPr>
            </w:pPr>
            <w:r>
              <w:rPr>
                <w:w w:val="99"/>
                <w:sz w:val="20"/>
              </w:rPr>
              <w:t>I</w:t>
            </w:r>
          </w:p>
          <w:p w14:paraId="75D622FF" w14:textId="77777777" w:rsidR="00B6441F" w:rsidRDefault="00B6441F" w:rsidP="009131A9">
            <w:pPr>
              <w:pStyle w:val="TableParagraph"/>
              <w:rPr>
                <w:sz w:val="24"/>
              </w:rPr>
            </w:pPr>
          </w:p>
          <w:p w14:paraId="33097BA3" w14:textId="77777777" w:rsidR="00B6441F" w:rsidRDefault="00B6441F" w:rsidP="009131A9">
            <w:pPr>
              <w:pStyle w:val="TableParagraph"/>
              <w:rPr>
                <w:sz w:val="24"/>
              </w:rPr>
            </w:pPr>
          </w:p>
          <w:p w14:paraId="0DD8DE61" w14:textId="77777777" w:rsidR="00B6441F" w:rsidRDefault="00B6441F" w:rsidP="009131A9">
            <w:pPr>
              <w:pStyle w:val="TableParagraph"/>
              <w:spacing w:before="9"/>
              <w:rPr>
                <w:sz w:val="26"/>
              </w:rPr>
            </w:pPr>
          </w:p>
          <w:p w14:paraId="53D7F1A0" w14:textId="77777777" w:rsidR="00B6441F" w:rsidRDefault="00B6441F" w:rsidP="009131A9">
            <w:pPr>
              <w:pStyle w:val="TableParagraph"/>
              <w:spacing w:before="1"/>
              <w:ind w:left="122"/>
              <w:rPr>
                <w:sz w:val="20"/>
              </w:rPr>
            </w:pPr>
            <w:r>
              <w:rPr>
                <w:sz w:val="20"/>
              </w:rPr>
              <w:t>I,</w:t>
            </w:r>
            <w:r>
              <w:rPr>
                <w:spacing w:val="-3"/>
                <w:sz w:val="20"/>
              </w:rPr>
              <w:t xml:space="preserve"> </w:t>
            </w:r>
            <w:r>
              <w:rPr>
                <w:sz w:val="20"/>
              </w:rPr>
              <w:t>R,</w:t>
            </w:r>
            <w:r>
              <w:rPr>
                <w:spacing w:val="-3"/>
                <w:sz w:val="20"/>
              </w:rPr>
              <w:t xml:space="preserve"> </w:t>
            </w:r>
            <w:r>
              <w:rPr>
                <w:sz w:val="20"/>
              </w:rPr>
              <w:t>O,</w:t>
            </w:r>
            <w:r>
              <w:rPr>
                <w:spacing w:val="-2"/>
                <w:sz w:val="20"/>
              </w:rPr>
              <w:t xml:space="preserve"> </w:t>
            </w:r>
            <w:r>
              <w:rPr>
                <w:spacing w:val="-10"/>
                <w:sz w:val="20"/>
              </w:rPr>
              <w:t>N</w:t>
            </w:r>
          </w:p>
          <w:p w14:paraId="1E5D5E6B" w14:textId="77777777" w:rsidR="00B6441F" w:rsidRDefault="00B6441F" w:rsidP="009131A9">
            <w:pPr>
              <w:pStyle w:val="TableParagraph"/>
              <w:rPr>
                <w:sz w:val="24"/>
              </w:rPr>
            </w:pPr>
          </w:p>
          <w:p w14:paraId="7EFBF9CC" w14:textId="77777777" w:rsidR="00B6441F" w:rsidRDefault="00B6441F" w:rsidP="009131A9">
            <w:pPr>
              <w:pStyle w:val="TableParagraph"/>
              <w:rPr>
                <w:sz w:val="24"/>
              </w:rPr>
            </w:pPr>
          </w:p>
          <w:p w14:paraId="23AAF987" w14:textId="77777777" w:rsidR="00B6441F" w:rsidRDefault="00B6441F" w:rsidP="009131A9">
            <w:pPr>
              <w:pStyle w:val="TableParagraph"/>
              <w:rPr>
                <w:sz w:val="24"/>
              </w:rPr>
            </w:pPr>
          </w:p>
          <w:p w14:paraId="7133719A" w14:textId="77777777" w:rsidR="00B6441F" w:rsidRDefault="00B6441F" w:rsidP="009131A9">
            <w:pPr>
              <w:pStyle w:val="TableParagraph"/>
              <w:rPr>
                <w:sz w:val="24"/>
              </w:rPr>
            </w:pPr>
          </w:p>
          <w:p w14:paraId="5D9A1EAC" w14:textId="77777777" w:rsidR="00B6441F" w:rsidRDefault="00B6441F" w:rsidP="009131A9">
            <w:pPr>
              <w:pStyle w:val="TableParagraph"/>
              <w:spacing w:before="193"/>
              <w:ind w:left="122"/>
              <w:rPr>
                <w:sz w:val="20"/>
              </w:rPr>
            </w:pPr>
            <w:r>
              <w:rPr>
                <w:sz w:val="20"/>
              </w:rPr>
              <w:t>I,</w:t>
            </w:r>
            <w:r>
              <w:rPr>
                <w:spacing w:val="-3"/>
                <w:sz w:val="20"/>
              </w:rPr>
              <w:t xml:space="preserve"> </w:t>
            </w:r>
            <w:r>
              <w:rPr>
                <w:spacing w:val="-12"/>
                <w:sz w:val="20"/>
              </w:rPr>
              <w:t>O</w:t>
            </w:r>
          </w:p>
          <w:p w14:paraId="7C97A4E4" w14:textId="77777777" w:rsidR="00B6441F" w:rsidRDefault="00B6441F" w:rsidP="009131A9">
            <w:pPr>
              <w:pStyle w:val="TableParagraph"/>
              <w:rPr>
                <w:sz w:val="24"/>
              </w:rPr>
            </w:pPr>
          </w:p>
          <w:p w14:paraId="609DBB0F" w14:textId="77777777" w:rsidR="00B6441F" w:rsidRDefault="00B6441F" w:rsidP="009131A9">
            <w:pPr>
              <w:pStyle w:val="TableParagraph"/>
              <w:spacing w:before="10"/>
              <w:rPr>
                <w:sz w:val="31"/>
              </w:rPr>
            </w:pPr>
          </w:p>
          <w:p w14:paraId="1E1E0E96" w14:textId="77777777" w:rsidR="00B6441F" w:rsidRDefault="00B6441F" w:rsidP="009131A9">
            <w:pPr>
              <w:pStyle w:val="TableParagraph"/>
              <w:ind w:left="122"/>
              <w:rPr>
                <w:sz w:val="20"/>
              </w:rPr>
            </w:pPr>
            <w:r>
              <w:rPr>
                <w:w w:val="99"/>
                <w:sz w:val="20"/>
              </w:rPr>
              <w:t>Q</w:t>
            </w:r>
          </w:p>
          <w:p w14:paraId="022245B2" w14:textId="77777777" w:rsidR="00B6441F" w:rsidRDefault="00B6441F" w:rsidP="009131A9">
            <w:pPr>
              <w:pStyle w:val="TableParagraph"/>
              <w:rPr>
                <w:sz w:val="24"/>
              </w:rPr>
            </w:pPr>
          </w:p>
          <w:p w14:paraId="77D86FCA" w14:textId="77777777" w:rsidR="00B6441F" w:rsidRDefault="00B6441F" w:rsidP="009131A9">
            <w:pPr>
              <w:pStyle w:val="TableParagraph"/>
              <w:rPr>
                <w:sz w:val="24"/>
              </w:rPr>
            </w:pPr>
          </w:p>
          <w:p w14:paraId="45458615" w14:textId="77777777" w:rsidR="00B6441F" w:rsidRDefault="00B6441F" w:rsidP="009131A9">
            <w:pPr>
              <w:pStyle w:val="TableParagraph"/>
              <w:spacing w:before="10"/>
              <w:rPr>
                <w:sz w:val="26"/>
              </w:rPr>
            </w:pPr>
          </w:p>
          <w:p w14:paraId="17359B30" w14:textId="77777777" w:rsidR="00B6441F" w:rsidRDefault="00B6441F" w:rsidP="009131A9">
            <w:pPr>
              <w:pStyle w:val="TableParagraph"/>
              <w:ind w:left="122"/>
              <w:rPr>
                <w:sz w:val="20"/>
              </w:rPr>
            </w:pPr>
            <w:r>
              <w:rPr>
                <w:spacing w:val="-7"/>
                <w:sz w:val="20"/>
              </w:rPr>
              <w:t>F,</w:t>
            </w:r>
            <w:r>
              <w:rPr>
                <w:spacing w:val="-5"/>
                <w:sz w:val="20"/>
              </w:rPr>
              <w:t xml:space="preserve"> </w:t>
            </w:r>
            <w:r>
              <w:rPr>
                <w:spacing w:val="-12"/>
                <w:sz w:val="20"/>
              </w:rPr>
              <w:t>I</w:t>
            </w:r>
          </w:p>
          <w:p w14:paraId="7E8F45D1" w14:textId="77777777" w:rsidR="00B6441F" w:rsidRDefault="00B6441F" w:rsidP="009131A9">
            <w:pPr>
              <w:pStyle w:val="TableParagraph"/>
              <w:rPr>
                <w:sz w:val="24"/>
              </w:rPr>
            </w:pPr>
          </w:p>
          <w:p w14:paraId="59766AC5" w14:textId="77777777" w:rsidR="00B6441F" w:rsidRDefault="00B6441F" w:rsidP="009131A9">
            <w:pPr>
              <w:pStyle w:val="TableParagraph"/>
              <w:rPr>
                <w:sz w:val="24"/>
              </w:rPr>
            </w:pPr>
          </w:p>
          <w:p w14:paraId="2EEAED8C" w14:textId="77777777" w:rsidR="00B6441F" w:rsidRDefault="00B6441F" w:rsidP="009131A9">
            <w:pPr>
              <w:pStyle w:val="TableParagraph"/>
              <w:rPr>
                <w:sz w:val="24"/>
              </w:rPr>
            </w:pPr>
          </w:p>
          <w:p w14:paraId="05A7CF82" w14:textId="77777777" w:rsidR="00B6441F" w:rsidRDefault="00B6441F" w:rsidP="009131A9">
            <w:pPr>
              <w:pStyle w:val="TableParagraph"/>
              <w:rPr>
                <w:sz w:val="24"/>
              </w:rPr>
            </w:pPr>
          </w:p>
          <w:p w14:paraId="11D051D2" w14:textId="77777777" w:rsidR="00B6441F" w:rsidRDefault="00B6441F" w:rsidP="009131A9">
            <w:pPr>
              <w:pStyle w:val="TableParagraph"/>
              <w:spacing w:before="9"/>
              <w:rPr>
                <w:sz w:val="35"/>
              </w:rPr>
            </w:pPr>
          </w:p>
          <w:p w14:paraId="7FDFA37A" w14:textId="77777777" w:rsidR="00B6441F" w:rsidRDefault="00B6441F" w:rsidP="009131A9">
            <w:pPr>
              <w:pStyle w:val="TableParagraph"/>
              <w:ind w:left="122"/>
              <w:rPr>
                <w:sz w:val="20"/>
              </w:rPr>
            </w:pPr>
            <w:r>
              <w:rPr>
                <w:sz w:val="20"/>
              </w:rPr>
              <w:t>I,</w:t>
            </w:r>
            <w:r>
              <w:rPr>
                <w:spacing w:val="-3"/>
                <w:sz w:val="20"/>
              </w:rPr>
              <w:t xml:space="preserve"> </w:t>
            </w:r>
            <w:r>
              <w:rPr>
                <w:spacing w:val="-12"/>
                <w:sz w:val="20"/>
              </w:rPr>
              <w:t>O</w:t>
            </w:r>
          </w:p>
          <w:p w14:paraId="418F7662" w14:textId="77777777" w:rsidR="00B6441F" w:rsidRDefault="00B6441F" w:rsidP="009131A9">
            <w:pPr>
              <w:pStyle w:val="TableParagraph"/>
              <w:rPr>
                <w:sz w:val="24"/>
              </w:rPr>
            </w:pPr>
          </w:p>
          <w:p w14:paraId="37BD5934" w14:textId="77777777" w:rsidR="00B6441F" w:rsidRDefault="00B6441F" w:rsidP="009131A9">
            <w:pPr>
              <w:pStyle w:val="TableParagraph"/>
              <w:rPr>
                <w:sz w:val="24"/>
              </w:rPr>
            </w:pPr>
          </w:p>
          <w:p w14:paraId="7614044B" w14:textId="77777777" w:rsidR="00B6441F" w:rsidRDefault="00B6441F" w:rsidP="009131A9">
            <w:pPr>
              <w:pStyle w:val="TableParagraph"/>
              <w:rPr>
                <w:sz w:val="24"/>
              </w:rPr>
            </w:pPr>
          </w:p>
          <w:p w14:paraId="78F59A5E" w14:textId="77777777" w:rsidR="00B6441F" w:rsidRDefault="00B6441F" w:rsidP="009131A9">
            <w:pPr>
              <w:pStyle w:val="TableParagraph"/>
              <w:rPr>
                <w:sz w:val="24"/>
              </w:rPr>
            </w:pPr>
          </w:p>
          <w:p w14:paraId="0130025C" w14:textId="77777777" w:rsidR="00B6441F" w:rsidRDefault="00B6441F" w:rsidP="009131A9">
            <w:pPr>
              <w:pStyle w:val="TableParagraph"/>
              <w:spacing w:before="9"/>
              <w:rPr>
                <w:sz w:val="35"/>
              </w:rPr>
            </w:pPr>
          </w:p>
          <w:p w14:paraId="29D740CA" w14:textId="77777777" w:rsidR="00B6441F" w:rsidRDefault="00B6441F" w:rsidP="009131A9">
            <w:pPr>
              <w:pStyle w:val="TableParagraph"/>
              <w:spacing w:before="1"/>
              <w:ind w:left="122"/>
              <w:rPr>
                <w:sz w:val="20"/>
              </w:rPr>
            </w:pPr>
            <w:r>
              <w:rPr>
                <w:sz w:val="20"/>
              </w:rPr>
              <w:t>I,</w:t>
            </w:r>
            <w:r>
              <w:rPr>
                <w:spacing w:val="-3"/>
                <w:sz w:val="20"/>
              </w:rPr>
              <w:t xml:space="preserve"> </w:t>
            </w:r>
            <w:r>
              <w:rPr>
                <w:spacing w:val="-12"/>
                <w:sz w:val="20"/>
              </w:rPr>
              <w:t>N</w:t>
            </w:r>
          </w:p>
          <w:p w14:paraId="41DD5628" w14:textId="77777777" w:rsidR="00B6441F" w:rsidRDefault="00B6441F" w:rsidP="009131A9">
            <w:pPr>
              <w:pStyle w:val="TableParagraph"/>
              <w:rPr>
                <w:sz w:val="24"/>
              </w:rPr>
            </w:pPr>
          </w:p>
          <w:p w14:paraId="633F1A87" w14:textId="77777777" w:rsidR="00B6441F" w:rsidRDefault="00B6441F" w:rsidP="009131A9">
            <w:pPr>
              <w:pStyle w:val="TableParagraph"/>
              <w:rPr>
                <w:sz w:val="24"/>
              </w:rPr>
            </w:pPr>
          </w:p>
          <w:p w14:paraId="06E9950C" w14:textId="77777777" w:rsidR="00B6441F" w:rsidRDefault="00B6441F" w:rsidP="009131A9">
            <w:pPr>
              <w:pStyle w:val="TableParagraph"/>
              <w:rPr>
                <w:sz w:val="24"/>
              </w:rPr>
            </w:pPr>
          </w:p>
          <w:p w14:paraId="4A07A555" w14:textId="77777777" w:rsidR="00B6441F" w:rsidRDefault="00B6441F" w:rsidP="009131A9">
            <w:pPr>
              <w:pStyle w:val="TableParagraph"/>
              <w:rPr>
                <w:sz w:val="24"/>
              </w:rPr>
            </w:pPr>
          </w:p>
          <w:p w14:paraId="225E7BA8" w14:textId="77777777" w:rsidR="00B6441F" w:rsidRDefault="00B6441F" w:rsidP="009131A9">
            <w:pPr>
              <w:pStyle w:val="TableParagraph"/>
              <w:spacing w:before="202" w:line="228" w:lineRule="auto"/>
              <w:ind w:left="122"/>
              <w:rPr>
                <w:sz w:val="20"/>
              </w:rPr>
            </w:pPr>
            <w:r>
              <w:rPr>
                <w:sz w:val="20"/>
              </w:rPr>
              <w:t>Q,</w:t>
            </w:r>
            <w:r>
              <w:rPr>
                <w:spacing w:val="38"/>
                <w:sz w:val="20"/>
              </w:rPr>
              <w:t xml:space="preserve"> </w:t>
            </w:r>
            <w:r>
              <w:rPr>
                <w:sz w:val="20"/>
              </w:rPr>
              <w:t>R,</w:t>
            </w:r>
            <w:r>
              <w:rPr>
                <w:spacing w:val="38"/>
                <w:sz w:val="20"/>
              </w:rPr>
              <w:t xml:space="preserve"> </w:t>
            </w:r>
            <w:r>
              <w:rPr>
                <w:sz w:val="20"/>
              </w:rPr>
              <w:t>M, N, G</w:t>
            </w:r>
          </w:p>
        </w:tc>
        <w:tc>
          <w:tcPr>
            <w:tcW w:w="1380" w:type="dxa"/>
            <w:tcBorders>
              <w:left w:val="single" w:sz="4" w:space="0" w:color="000000"/>
              <w:right w:val="single" w:sz="4" w:space="0" w:color="000000"/>
            </w:tcBorders>
          </w:tcPr>
          <w:p w14:paraId="1DBAA457" w14:textId="77777777" w:rsidR="00B6441F" w:rsidRDefault="00B6441F" w:rsidP="009131A9">
            <w:pPr>
              <w:pStyle w:val="TableParagraph"/>
              <w:spacing w:line="190" w:lineRule="exact"/>
              <w:ind w:left="123"/>
              <w:rPr>
                <w:sz w:val="20"/>
              </w:rPr>
            </w:pPr>
            <w:r>
              <w:rPr>
                <w:spacing w:val="-2"/>
                <w:sz w:val="20"/>
              </w:rPr>
              <w:t>COVID-</w:t>
            </w:r>
            <w:r>
              <w:rPr>
                <w:spacing w:val="-5"/>
                <w:sz w:val="20"/>
              </w:rPr>
              <w:t>19;</w:t>
            </w:r>
          </w:p>
          <w:p w14:paraId="1C3F5BF3" w14:textId="77777777" w:rsidR="00B6441F" w:rsidRDefault="00B6441F" w:rsidP="009131A9">
            <w:pPr>
              <w:pStyle w:val="TableParagraph"/>
              <w:spacing w:line="224" w:lineRule="exact"/>
              <w:ind w:left="123"/>
              <w:rPr>
                <w:sz w:val="20"/>
              </w:rPr>
            </w:pPr>
            <w:r>
              <w:rPr>
                <w:spacing w:val="-2"/>
                <w:sz w:val="20"/>
              </w:rPr>
              <w:t>Normal</w:t>
            </w:r>
          </w:p>
          <w:p w14:paraId="45B7318C" w14:textId="77777777" w:rsidR="00B6441F" w:rsidRDefault="00B6441F" w:rsidP="009131A9">
            <w:pPr>
              <w:pStyle w:val="TableParagraph"/>
              <w:rPr>
                <w:sz w:val="24"/>
              </w:rPr>
            </w:pPr>
          </w:p>
          <w:p w14:paraId="1FF4B183" w14:textId="77777777" w:rsidR="00B6441F" w:rsidRDefault="00B6441F" w:rsidP="009131A9">
            <w:pPr>
              <w:pStyle w:val="TableParagraph"/>
              <w:spacing w:before="8"/>
              <w:rPr>
                <w:sz w:val="32"/>
              </w:rPr>
            </w:pPr>
          </w:p>
          <w:p w14:paraId="094AA66A" w14:textId="77777777" w:rsidR="00B6441F" w:rsidRDefault="00B6441F" w:rsidP="009131A9">
            <w:pPr>
              <w:pStyle w:val="TableParagraph"/>
              <w:spacing w:line="228" w:lineRule="auto"/>
              <w:ind w:left="123" w:right="283"/>
              <w:rPr>
                <w:sz w:val="20"/>
              </w:rPr>
            </w:pPr>
            <w:r>
              <w:rPr>
                <w:spacing w:val="-2"/>
                <w:sz w:val="20"/>
              </w:rPr>
              <w:t>Normal; COVID-19;</w:t>
            </w:r>
          </w:p>
          <w:p w14:paraId="0FDEF05A" w14:textId="77777777" w:rsidR="00B6441F" w:rsidRDefault="00B6441F" w:rsidP="009131A9">
            <w:pPr>
              <w:pStyle w:val="TableParagraph"/>
              <w:spacing w:line="228" w:lineRule="auto"/>
              <w:ind w:left="123" w:right="77" w:hanging="8"/>
              <w:rPr>
                <w:sz w:val="20"/>
              </w:rPr>
            </w:pPr>
            <w:r>
              <w:rPr>
                <w:spacing w:val="-2"/>
                <w:sz w:val="20"/>
              </w:rPr>
              <w:t>Viral</w:t>
            </w:r>
            <w:r>
              <w:rPr>
                <w:spacing w:val="-11"/>
                <w:sz w:val="20"/>
              </w:rPr>
              <w:t xml:space="preserve"> </w:t>
            </w:r>
            <w:r>
              <w:rPr>
                <w:spacing w:val="-2"/>
                <w:sz w:val="20"/>
              </w:rPr>
              <w:t xml:space="preserve">Pneumo- </w:t>
            </w:r>
            <w:r>
              <w:rPr>
                <w:sz w:val="20"/>
              </w:rPr>
              <w:t>nia;</w:t>
            </w:r>
            <w:r>
              <w:rPr>
                <w:spacing w:val="40"/>
                <w:sz w:val="20"/>
              </w:rPr>
              <w:t xml:space="preserve"> </w:t>
            </w:r>
            <w:r>
              <w:rPr>
                <w:sz w:val="20"/>
              </w:rPr>
              <w:t xml:space="preserve">Bacterial </w:t>
            </w:r>
            <w:r>
              <w:rPr>
                <w:spacing w:val="-2"/>
                <w:sz w:val="20"/>
              </w:rPr>
              <w:t>Pneumonia COVID-19;</w:t>
            </w:r>
          </w:p>
          <w:p w14:paraId="76B756E0" w14:textId="77777777" w:rsidR="00B6441F" w:rsidRDefault="00B6441F" w:rsidP="009131A9">
            <w:pPr>
              <w:pStyle w:val="TableParagraph"/>
              <w:spacing w:line="219" w:lineRule="exact"/>
              <w:ind w:left="123"/>
              <w:rPr>
                <w:sz w:val="20"/>
              </w:rPr>
            </w:pPr>
            <w:r>
              <w:rPr>
                <w:spacing w:val="-2"/>
                <w:sz w:val="20"/>
              </w:rPr>
              <w:t>Normal</w:t>
            </w:r>
          </w:p>
          <w:p w14:paraId="728CD9B1" w14:textId="77777777" w:rsidR="00B6441F" w:rsidRDefault="00B6441F" w:rsidP="009131A9">
            <w:pPr>
              <w:pStyle w:val="TableParagraph"/>
              <w:rPr>
                <w:sz w:val="24"/>
              </w:rPr>
            </w:pPr>
          </w:p>
          <w:p w14:paraId="20884121" w14:textId="77777777" w:rsidR="00B6441F" w:rsidRDefault="00B6441F" w:rsidP="009131A9">
            <w:pPr>
              <w:pStyle w:val="TableParagraph"/>
              <w:rPr>
                <w:sz w:val="24"/>
              </w:rPr>
            </w:pPr>
          </w:p>
          <w:p w14:paraId="26376322" w14:textId="77777777" w:rsidR="00B6441F" w:rsidRDefault="00B6441F" w:rsidP="009131A9">
            <w:pPr>
              <w:pStyle w:val="TableParagraph"/>
              <w:rPr>
                <w:sz w:val="24"/>
              </w:rPr>
            </w:pPr>
          </w:p>
          <w:p w14:paraId="35E2E884" w14:textId="77777777" w:rsidR="00B6441F" w:rsidRDefault="00B6441F" w:rsidP="009131A9">
            <w:pPr>
              <w:pStyle w:val="TableParagraph"/>
              <w:spacing w:before="9"/>
              <w:rPr>
                <w:sz w:val="21"/>
              </w:rPr>
            </w:pPr>
          </w:p>
          <w:p w14:paraId="5CFEEFA3" w14:textId="77777777" w:rsidR="00B6441F" w:rsidRDefault="00B6441F" w:rsidP="009131A9">
            <w:pPr>
              <w:pStyle w:val="TableParagraph"/>
              <w:spacing w:line="224" w:lineRule="exact"/>
              <w:ind w:left="123"/>
              <w:rPr>
                <w:sz w:val="20"/>
              </w:rPr>
            </w:pPr>
            <w:r>
              <w:rPr>
                <w:spacing w:val="-2"/>
                <w:sz w:val="20"/>
              </w:rPr>
              <w:t>COVID-</w:t>
            </w:r>
            <w:r>
              <w:rPr>
                <w:spacing w:val="-5"/>
                <w:sz w:val="20"/>
              </w:rPr>
              <w:t>19;</w:t>
            </w:r>
          </w:p>
          <w:p w14:paraId="3B3C1855" w14:textId="77777777" w:rsidR="00B6441F" w:rsidRDefault="00B6441F" w:rsidP="009131A9">
            <w:pPr>
              <w:pStyle w:val="TableParagraph"/>
              <w:spacing w:before="3" w:line="228" w:lineRule="auto"/>
              <w:ind w:left="123" w:right="345"/>
              <w:rPr>
                <w:sz w:val="20"/>
              </w:rPr>
            </w:pPr>
            <w:r>
              <w:rPr>
                <w:spacing w:val="-2"/>
                <w:sz w:val="20"/>
              </w:rPr>
              <w:t>Normal; Pneumonia</w:t>
            </w:r>
          </w:p>
          <w:p w14:paraId="0B7E3FBC" w14:textId="77777777" w:rsidR="00B6441F" w:rsidRDefault="00B6441F" w:rsidP="009131A9">
            <w:pPr>
              <w:pStyle w:val="TableParagraph"/>
              <w:spacing w:before="209" w:line="224" w:lineRule="exact"/>
              <w:ind w:left="123"/>
              <w:rPr>
                <w:sz w:val="20"/>
              </w:rPr>
            </w:pPr>
            <w:r>
              <w:rPr>
                <w:spacing w:val="-2"/>
                <w:sz w:val="20"/>
              </w:rPr>
              <w:t>COVID-</w:t>
            </w:r>
            <w:r>
              <w:rPr>
                <w:spacing w:val="-5"/>
                <w:sz w:val="20"/>
              </w:rPr>
              <w:t>19;</w:t>
            </w:r>
          </w:p>
          <w:p w14:paraId="055FD462" w14:textId="77777777" w:rsidR="00B6441F" w:rsidRDefault="00B6441F" w:rsidP="009131A9">
            <w:pPr>
              <w:pStyle w:val="TableParagraph"/>
              <w:spacing w:before="3" w:line="228" w:lineRule="auto"/>
              <w:ind w:left="123" w:right="125"/>
              <w:rPr>
                <w:sz w:val="20"/>
              </w:rPr>
            </w:pPr>
            <w:r>
              <w:rPr>
                <w:spacing w:val="-2"/>
                <w:sz w:val="20"/>
              </w:rPr>
              <w:t>Pathologi-</w:t>
            </w:r>
            <w:r>
              <w:rPr>
                <w:spacing w:val="80"/>
                <w:sz w:val="20"/>
              </w:rPr>
              <w:t xml:space="preserve"> </w:t>
            </w:r>
            <w:r>
              <w:rPr>
                <w:sz w:val="20"/>
              </w:rPr>
              <w:t>cal;</w:t>
            </w:r>
            <w:r>
              <w:rPr>
                <w:spacing w:val="80"/>
                <w:sz w:val="20"/>
              </w:rPr>
              <w:t xml:space="preserve"> </w:t>
            </w:r>
            <w:r>
              <w:rPr>
                <w:sz w:val="20"/>
              </w:rPr>
              <w:t xml:space="preserve">Normal; </w:t>
            </w:r>
            <w:r>
              <w:rPr>
                <w:spacing w:val="-2"/>
                <w:sz w:val="20"/>
              </w:rPr>
              <w:t>Combinations</w:t>
            </w:r>
          </w:p>
          <w:p w14:paraId="48637936" w14:textId="77777777" w:rsidR="00B6441F" w:rsidRDefault="00B6441F" w:rsidP="009131A9">
            <w:pPr>
              <w:pStyle w:val="TableParagraph"/>
              <w:spacing w:before="208" w:line="224" w:lineRule="exact"/>
              <w:ind w:left="123"/>
              <w:rPr>
                <w:sz w:val="20"/>
              </w:rPr>
            </w:pPr>
            <w:r>
              <w:rPr>
                <w:spacing w:val="-2"/>
                <w:sz w:val="20"/>
              </w:rPr>
              <w:t>COVID-</w:t>
            </w:r>
            <w:r>
              <w:rPr>
                <w:spacing w:val="-5"/>
                <w:sz w:val="20"/>
              </w:rPr>
              <w:t>19;</w:t>
            </w:r>
          </w:p>
          <w:p w14:paraId="2B2DDCA4" w14:textId="77777777" w:rsidR="00B6441F" w:rsidRDefault="00B6441F" w:rsidP="009131A9">
            <w:pPr>
              <w:pStyle w:val="TableParagraph"/>
              <w:spacing w:line="224" w:lineRule="exact"/>
              <w:ind w:left="123"/>
              <w:rPr>
                <w:sz w:val="20"/>
              </w:rPr>
            </w:pPr>
            <w:r>
              <w:rPr>
                <w:spacing w:val="-2"/>
                <w:sz w:val="20"/>
              </w:rPr>
              <w:t>Normal</w:t>
            </w:r>
          </w:p>
          <w:p w14:paraId="1976591F" w14:textId="77777777" w:rsidR="00B6441F" w:rsidRDefault="00B6441F" w:rsidP="009131A9">
            <w:pPr>
              <w:pStyle w:val="TableParagraph"/>
              <w:rPr>
                <w:sz w:val="24"/>
              </w:rPr>
            </w:pPr>
          </w:p>
          <w:p w14:paraId="6C45B00F" w14:textId="77777777" w:rsidR="00B6441F" w:rsidRDefault="00B6441F" w:rsidP="009131A9">
            <w:pPr>
              <w:pStyle w:val="TableParagraph"/>
              <w:rPr>
                <w:sz w:val="24"/>
              </w:rPr>
            </w:pPr>
          </w:p>
          <w:p w14:paraId="48801953" w14:textId="77777777" w:rsidR="00B6441F" w:rsidRDefault="00B6441F" w:rsidP="009131A9">
            <w:pPr>
              <w:pStyle w:val="TableParagraph"/>
              <w:rPr>
                <w:sz w:val="24"/>
              </w:rPr>
            </w:pPr>
          </w:p>
          <w:p w14:paraId="755851F3" w14:textId="77777777" w:rsidR="00B6441F" w:rsidRDefault="00B6441F" w:rsidP="009131A9">
            <w:pPr>
              <w:pStyle w:val="TableParagraph"/>
              <w:rPr>
                <w:sz w:val="24"/>
              </w:rPr>
            </w:pPr>
          </w:p>
          <w:p w14:paraId="584CDE72" w14:textId="77777777" w:rsidR="00B6441F" w:rsidRDefault="00B6441F" w:rsidP="009131A9">
            <w:pPr>
              <w:pStyle w:val="TableParagraph"/>
              <w:spacing w:before="193" w:line="224" w:lineRule="exact"/>
              <w:ind w:left="123"/>
              <w:rPr>
                <w:sz w:val="20"/>
              </w:rPr>
            </w:pPr>
            <w:r>
              <w:rPr>
                <w:spacing w:val="-2"/>
                <w:sz w:val="20"/>
              </w:rPr>
              <w:t>(COVID-</w:t>
            </w:r>
            <w:r>
              <w:rPr>
                <w:spacing w:val="-5"/>
                <w:sz w:val="20"/>
              </w:rPr>
              <w:t>19;</w:t>
            </w:r>
          </w:p>
          <w:p w14:paraId="17FEAF55" w14:textId="77777777" w:rsidR="00B6441F" w:rsidRDefault="00B6441F" w:rsidP="009131A9">
            <w:pPr>
              <w:pStyle w:val="TableParagraph"/>
              <w:spacing w:before="4" w:line="228" w:lineRule="auto"/>
              <w:ind w:left="117" w:right="222" w:firstLine="6"/>
              <w:rPr>
                <w:sz w:val="20"/>
              </w:rPr>
            </w:pPr>
            <w:r>
              <w:rPr>
                <w:spacing w:val="-2"/>
                <w:sz w:val="20"/>
              </w:rPr>
              <w:t>Normal); (COVID-19;</w:t>
            </w:r>
          </w:p>
          <w:p w14:paraId="20990348" w14:textId="77777777" w:rsidR="00B6441F" w:rsidRDefault="00B6441F" w:rsidP="009131A9">
            <w:pPr>
              <w:pStyle w:val="TableParagraph"/>
              <w:spacing w:line="228" w:lineRule="auto"/>
              <w:ind w:left="123" w:right="280"/>
              <w:rPr>
                <w:sz w:val="20"/>
              </w:rPr>
            </w:pPr>
            <w:r>
              <w:rPr>
                <w:spacing w:val="-2"/>
                <w:sz w:val="20"/>
              </w:rPr>
              <w:t>Normal; Bacterial Pneumonia)</w:t>
            </w:r>
          </w:p>
          <w:p w14:paraId="291FABDD" w14:textId="77777777" w:rsidR="00B6441F" w:rsidRDefault="00B6441F" w:rsidP="009131A9">
            <w:pPr>
              <w:pStyle w:val="TableParagraph"/>
              <w:rPr>
                <w:sz w:val="24"/>
              </w:rPr>
            </w:pPr>
          </w:p>
          <w:p w14:paraId="3F10F46F" w14:textId="77777777" w:rsidR="00B6441F" w:rsidRDefault="00B6441F" w:rsidP="009131A9">
            <w:pPr>
              <w:pStyle w:val="TableParagraph"/>
              <w:spacing w:before="149" w:line="224" w:lineRule="exact"/>
              <w:ind w:left="123"/>
              <w:rPr>
                <w:sz w:val="20"/>
              </w:rPr>
            </w:pPr>
            <w:r>
              <w:rPr>
                <w:spacing w:val="-2"/>
                <w:sz w:val="20"/>
              </w:rPr>
              <w:t>COVID-</w:t>
            </w:r>
            <w:r>
              <w:rPr>
                <w:spacing w:val="-5"/>
                <w:sz w:val="20"/>
              </w:rPr>
              <w:t>19;</w:t>
            </w:r>
          </w:p>
          <w:p w14:paraId="087E142E" w14:textId="77777777" w:rsidR="00B6441F" w:rsidRDefault="00B6441F" w:rsidP="009131A9">
            <w:pPr>
              <w:pStyle w:val="TableParagraph"/>
              <w:spacing w:before="4" w:line="228" w:lineRule="auto"/>
              <w:ind w:left="123" w:right="110"/>
              <w:jc w:val="both"/>
              <w:rPr>
                <w:sz w:val="20"/>
              </w:rPr>
            </w:pPr>
            <w:r>
              <w:rPr>
                <w:sz w:val="20"/>
              </w:rPr>
              <w:t xml:space="preserve">normal; 14 other chest </w:t>
            </w:r>
            <w:r>
              <w:rPr>
                <w:spacing w:val="-2"/>
                <w:sz w:val="20"/>
              </w:rPr>
              <w:t>diseases</w:t>
            </w:r>
          </w:p>
          <w:p w14:paraId="67D8D19F" w14:textId="77777777" w:rsidR="00B6441F" w:rsidRDefault="00B6441F" w:rsidP="009131A9">
            <w:pPr>
              <w:pStyle w:val="TableParagraph"/>
              <w:rPr>
                <w:sz w:val="24"/>
              </w:rPr>
            </w:pPr>
          </w:p>
          <w:p w14:paraId="03EEA159" w14:textId="77777777" w:rsidR="00B6441F" w:rsidRDefault="00B6441F" w:rsidP="009131A9">
            <w:pPr>
              <w:pStyle w:val="TableParagraph"/>
              <w:rPr>
                <w:sz w:val="32"/>
              </w:rPr>
            </w:pPr>
          </w:p>
          <w:p w14:paraId="74B08BFA" w14:textId="77777777" w:rsidR="00B6441F" w:rsidRDefault="00B6441F" w:rsidP="009131A9">
            <w:pPr>
              <w:pStyle w:val="TableParagraph"/>
              <w:spacing w:line="224" w:lineRule="exact"/>
              <w:ind w:left="123"/>
              <w:rPr>
                <w:sz w:val="20"/>
              </w:rPr>
            </w:pPr>
            <w:r>
              <w:rPr>
                <w:spacing w:val="-2"/>
                <w:sz w:val="20"/>
              </w:rPr>
              <w:t>COVID-</w:t>
            </w:r>
            <w:r>
              <w:rPr>
                <w:spacing w:val="-5"/>
                <w:sz w:val="20"/>
              </w:rPr>
              <w:t>19;</w:t>
            </w:r>
          </w:p>
          <w:p w14:paraId="33F6DBF3" w14:textId="77777777" w:rsidR="00B6441F" w:rsidRDefault="00B6441F" w:rsidP="009131A9">
            <w:pPr>
              <w:pStyle w:val="TableParagraph"/>
              <w:spacing w:before="4" w:line="228" w:lineRule="auto"/>
              <w:ind w:left="123"/>
              <w:rPr>
                <w:sz w:val="20"/>
              </w:rPr>
            </w:pPr>
            <w:r>
              <w:rPr>
                <w:spacing w:val="-2"/>
                <w:sz w:val="20"/>
              </w:rPr>
              <w:t>Pneumonia; Normal</w:t>
            </w:r>
          </w:p>
        </w:tc>
        <w:tc>
          <w:tcPr>
            <w:tcW w:w="1550" w:type="dxa"/>
            <w:tcBorders>
              <w:left w:val="single" w:sz="4" w:space="0" w:color="000000"/>
              <w:right w:val="single" w:sz="4" w:space="0" w:color="000000"/>
            </w:tcBorders>
          </w:tcPr>
          <w:p w14:paraId="2060C2EF" w14:textId="77777777" w:rsidR="00B6441F" w:rsidRDefault="00B6441F" w:rsidP="009131A9">
            <w:pPr>
              <w:pStyle w:val="TableParagraph"/>
              <w:spacing w:line="196" w:lineRule="exact"/>
              <w:ind w:left="124"/>
              <w:rPr>
                <w:sz w:val="20"/>
              </w:rPr>
            </w:pPr>
            <w:r>
              <w:rPr>
                <w:spacing w:val="-2"/>
                <w:sz w:val="20"/>
              </w:rPr>
              <w:t>Resize</w:t>
            </w:r>
          </w:p>
          <w:p w14:paraId="3B231381" w14:textId="77777777" w:rsidR="00B6441F" w:rsidRDefault="00B6441F" w:rsidP="009131A9">
            <w:pPr>
              <w:pStyle w:val="TableParagraph"/>
              <w:rPr>
                <w:sz w:val="24"/>
              </w:rPr>
            </w:pPr>
          </w:p>
          <w:p w14:paraId="4BB01D0B" w14:textId="77777777" w:rsidR="00B6441F" w:rsidRDefault="00B6441F" w:rsidP="009131A9">
            <w:pPr>
              <w:pStyle w:val="TableParagraph"/>
              <w:rPr>
                <w:sz w:val="24"/>
              </w:rPr>
            </w:pPr>
          </w:p>
          <w:p w14:paraId="3E571F64" w14:textId="77777777" w:rsidR="00B6441F" w:rsidRDefault="00B6441F" w:rsidP="009131A9">
            <w:pPr>
              <w:pStyle w:val="TableParagraph"/>
              <w:spacing w:before="10"/>
              <w:rPr>
                <w:sz w:val="26"/>
              </w:rPr>
            </w:pPr>
          </w:p>
          <w:p w14:paraId="2F5C047D"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150</w:t>
            </w:r>
            <w:r>
              <w:rPr>
                <w:spacing w:val="72"/>
                <w:w w:val="150"/>
                <w:sz w:val="20"/>
              </w:rPr>
              <w:t xml:space="preserve"> </w:t>
            </w:r>
            <w:r>
              <w:rPr>
                <w:spacing w:val="-10"/>
                <w:sz w:val="20"/>
              </w:rPr>
              <w:t>x</w:t>
            </w:r>
          </w:p>
          <w:p w14:paraId="7824FBFC" w14:textId="77777777" w:rsidR="00B6441F" w:rsidRDefault="00B6441F" w:rsidP="009131A9">
            <w:pPr>
              <w:pStyle w:val="TableParagraph"/>
              <w:spacing w:line="224" w:lineRule="exact"/>
              <w:ind w:left="109"/>
              <w:rPr>
                <w:sz w:val="20"/>
              </w:rPr>
            </w:pPr>
            <w:r>
              <w:rPr>
                <w:spacing w:val="-5"/>
                <w:sz w:val="20"/>
              </w:rPr>
              <w:t>150</w:t>
            </w:r>
          </w:p>
          <w:p w14:paraId="3DE3E4D0" w14:textId="77777777" w:rsidR="00B6441F" w:rsidRDefault="00B6441F" w:rsidP="009131A9">
            <w:pPr>
              <w:pStyle w:val="TableParagraph"/>
              <w:rPr>
                <w:sz w:val="24"/>
              </w:rPr>
            </w:pPr>
          </w:p>
          <w:p w14:paraId="6ACDD98D" w14:textId="77777777" w:rsidR="00B6441F" w:rsidRDefault="00B6441F" w:rsidP="009131A9">
            <w:pPr>
              <w:pStyle w:val="TableParagraph"/>
              <w:spacing w:before="10"/>
              <w:rPr>
                <w:sz w:val="31"/>
              </w:rPr>
            </w:pPr>
          </w:p>
          <w:p w14:paraId="761FD5D4" w14:textId="77777777" w:rsidR="00B6441F" w:rsidRDefault="00B6441F" w:rsidP="009131A9">
            <w:pPr>
              <w:pStyle w:val="TableParagraph"/>
              <w:spacing w:line="224" w:lineRule="exact"/>
              <w:ind w:left="124"/>
              <w:rPr>
                <w:sz w:val="20"/>
              </w:rPr>
            </w:pPr>
            <w:r>
              <w:rPr>
                <w:sz w:val="20"/>
              </w:rPr>
              <w:t>Resize,</w:t>
            </w:r>
            <w:r>
              <w:rPr>
                <w:spacing w:val="59"/>
                <w:w w:val="150"/>
                <w:sz w:val="20"/>
              </w:rPr>
              <w:t xml:space="preserve"> </w:t>
            </w:r>
            <w:r>
              <w:rPr>
                <w:sz w:val="20"/>
              </w:rPr>
              <w:t>(224</w:t>
            </w:r>
            <w:r>
              <w:rPr>
                <w:spacing w:val="67"/>
                <w:sz w:val="20"/>
              </w:rPr>
              <w:t xml:space="preserve"> </w:t>
            </w:r>
            <w:r>
              <w:rPr>
                <w:spacing w:val="-10"/>
                <w:sz w:val="20"/>
              </w:rPr>
              <w:t>x</w:t>
            </w:r>
          </w:p>
          <w:p w14:paraId="3E5B1D87" w14:textId="77777777" w:rsidR="00B6441F" w:rsidRDefault="00B6441F" w:rsidP="009131A9">
            <w:pPr>
              <w:pStyle w:val="TableParagraph"/>
              <w:spacing w:line="218" w:lineRule="exact"/>
              <w:ind w:left="124"/>
              <w:rPr>
                <w:sz w:val="20"/>
              </w:rPr>
            </w:pPr>
            <w:r>
              <w:rPr>
                <w:sz w:val="20"/>
              </w:rPr>
              <w:t>224;</w:t>
            </w:r>
            <w:r>
              <w:rPr>
                <w:spacing w:val="19"/>
                <w:sz w:val="20"/>
              </w:rPr>
              <w:t xml:space="preserve"> </w:t>
            </w:r>
            <w:r>
              <w:rPr>
                <w:sz w:val="20"/>
              </w:rPr>
              <w:t>299</w:t>
            </w:r>
            <w:r>
              <w:rPr>
                <w:spacing w:val="14"/>
                <w:sz w:val="20"/>
              </w:rPr>
              <w:t xml:space="preserve"> </w:t>
            </w:r>
            <w:r>
              <w:rPr>
                <w:sz w:val="20"/>
              </w:rPr>
              <w:t>x</w:t>
            </w:r>
            <w:r>
              <w:rPr>
                <w:spacing w:val="13"/>
                <w:sz w:val="20"/>
              </w:rPr>
              <w:t xml:space="preserve"> </w:t>
            </w:r>
            <w:r>
              <w:rPr>
                <w:spacing w:val="-4"/>
                <w:sz w:val="20"/>
              </w:rPr>
              <w:t>299;</w:t>
            </w:r>
          </w:p>
          <w:p w14:paraId="48889318" w14:textId="77777777" w:rsidR="00B6441F" w:rsidRDefault="00B6441F" w:rsidP="009131A9">
            <w:pPr>
              <w:pStyle w:val="TableParagraph"/>
              <w:spacing w:line="224" w:lineRule="exact"/>
              <w:ind w:left="124"/>
              <w:rPr>
                <w:sz w:val="20"/>
              </w:rPr>
            </w:pPr>
            <w:r>
              <w:rPr>
                <w:sz w:val="20"/>
              </w:rPr>
              <w:t>331</w:t>
            </w:r>
            <w:r>
              <w:rPr>
                <w:spacing w:val="-3"/>
                <w:sz w:val="20"/>
              </w:rPr>
              <w:t xml:space="preserve"> </w:t>
            </w:r>
            <w:r>
              <w:rPr>
                <w:sz w:val="20"/>
              </w:rPr>
              <w:t>x</w:t>
            </w:r>
            <w:r>
              <w:rPr>
                <w:spacing w:val="-3"/>
                <w:sz w:val="20"/>
              </w:rPr>
              <w:t xml:space="preserve"> </w:t>
            </w:r>
            <w:r>
              <w:rPr>
                <w:spacing w:val="-4"/>
                <w:sz w:val="20"/>
              </w:rPr>
              <w:t>331)</w:t>
            </w:r>
          </w:p>
          <w:p w14:paraId="3A7FCB66" w14:textId="77777777" w:rsidR="00B6441F" w:rsidRDefault="00B6441F" w:rsidP="009131A9">
            <w:pPr>
              <w:pStyle w:val="TableParagraph"/>
              <w:rPr>
                <w:sz w:val="24"/>
              </w:rPr>
            </w:pPr>
          </w:p>
          <w:p w14:paraId="53AACD10" w14:textId="77777777" w:rsidR="00B6441F" w:rsidRDefault="00B6441F" w:rsidP="009131A9">
            <w:pPr>
              <w:pStyle w:val="TableParagraph"/>
              <w:rPr>
                <w:sz w:val="24"/>
              </w:rPr>
            </w:pPr>
          </w:p>
          <w:p w14:paraId="5A89C3D1" w14:textId="77777777" w:rsidR="00B6441F" w:rsidRDefault="00B6441F" w:rsidP="009131A9">
            <w:pPr>
              <w:pStyle w:val="TableParagraph"/>
              <w:spacing w:before="8"/>
              <w:rPr>
                <w:sz w:val="27"/>
              </w:rPr>
            </w:pPr>
          </w:p>
          <w:p w14:paraId="7229FD11" w14:textId="77777777" w:rsidR="00B6441F" w:rsidRDefault="00B6441F" w:rsidP="009131A9">
            <w:pPr>
              <w:pStyle w:val="TableParagraph"/>
              <w:tabs>
                <w:tab w:val="left" w:pos="1081"/>
              </w:tabs>
              <w:spacing w:line="228" w:lineRule="auto"/>
              <w:ind w:left="124" w:right="76"/>
              <w:rPr>
                <w:sz w:val="20"/>
              </w:rPr>
            </w:pPr>
            <w:r>
              <w:rPr>
                <w:spacing w:val="-2"/>
                <w:sz w:val="20"/>
              </w:rPr>
              <w:t>Resize;</w:t>
            </w:r>
            <w:r>
              <w:rPr>
                <w:sz w:val="20"/>
              </w:rPr>
              <w:tab/>
            </w:r>
            <w:r>
              <w:rPr>
                <w:spacing w:val="-4"/>
                <w:sz w:val="20"/>
              </w:rPr>
              <w:t xml:space="preserve">Nor- </w:t>
            </w:r>
            <w:r>
              <w:rPr>
                <w:spacing w:val="-2"/>
                <w:sz w:val="20"/>
              </w:rPr>
              <w:t>malization; Histogram- equalization</w:t>
            </w:r>
            <w:r>
              <w:rPr>
                <w:spacing w:val="80"/>
                <w:sz w:val="20"/>
              </w:rPr>
              <w:t xml:space="preserve"> </w:t>
            </w:r>
            <w:r>
              <w:rPr>
                <w:spacing w:val="-4"/>
                <w:sz w:val="20"/>
              </w:rPr>
              <w:t>N/A</w:t>
            </w:r>
          </w:p>
          <w:p w14:paraId="4FDE74B4" w14:textId="77777777" w:rsidR="00B6441F" w:rsidRDefault="00B6441F" w:rsidP="009131A9">
            <w:pPr>
              <w:pStyle w:val="TableParagraph"/>
              <w:rPr>
                <w:sz w:val="24"/>
              </w:rPr>
            </w:pPr>
          </w:p>
          <w:p w14:paraId="242FFD3A" w14:textId="77777777" w:rsidR="00B6441F" w:rsidRDefault="00B6441F" w:rsidP="009131A9">
            <w:pPr>
              <w:pStyle w:val="TableParagraph"/>
              <w:rPr>
                <w:sz w:val="24"/>
              </w:rPr>
            </w:pPr>
          </w:p>
          <w:p w14:paraId="601259C2" w14:textId="77777777" w:rsidR="00B6441F" w:rsidRDefault="00B6441F" w:rsidP="009131A9">
            <w:pPr>
              <w:pStyle w:val="TableParagraph"/>
              <w:spacing w:before="11"/>
              <w:rPr>
                <w:sz w:val="26"/>
              </w:rPr>
            </w:pPr>
          </w:p>
          <w:p w14:paraId="3B0A5074" w14:textId="77777777" w:rsidR="00B6441F" w:rsidRDefault="00B6441F" w:rsidP="009131A9">
            <w:pPr>
              <w:pStyle w:val="TableParagraph"/>
              <w:ind w:left="124"/>
              <w:rPr>
                <w:sz w:val="20"/>
              </w:rPr>
            </w:pPr>
            <w:r>
              <w:rPr>
                <w:spacing w:val="-2"/>
                <w:sz w:val="20"/>
              </w:rPr>
              <w:t>Normalization</w:t>
            </w:r>
          </w:p>
          <w:p w14:paraId="15BD37FA" w14:textId="77777777" w:rsidR="00B6441F" w:rsidRDefault="00B6441F" w:rsidP="009131A9">
            <w:pPr>
              <w:pStyle w:val="TableParagraph"/>
              <w:rPr>
                <w:sz w:val="24"/>
              </w:rPr>
            </w:pPr>
          </w:p>
          <w:p w14:paraId="17193063" w14:textId="77777777" w:rsidR="00B6441F" w:rsidRDefault="00B6441F" w:rsidP="009131A9">
            <w:pPr>
              <w:pStyle w:val="TableParagraph"/>
              <w:rPr>
                <w:sz w:val="24"/>
              </w:rPr>
            </w:pPr>
          </w:p>
          <w:p w14:paraId="3C621324" w14:textId="77777777" w:rsidR="00B6441F" w:rsidRDefault="00B6441F" w:rsidP="009131A9">
            <w:pPr>
              <w:pStyle w:val="TableParagraph"/>
              <w:rPr>
                <w:sz w:val="24"/>
              </w:rPr>
            </w:pPr>
          </w:p>
          <w:p w14:paraId="1985295E" w14:textId="77777777" w:rsidR="00B6441F" w:rsidRDefault="00B6441F" w:rsidP="009131A9">
            <w:pPr>
              <w:pStyle w:val="TableParagraph"/>
              <w:rPr>
                <w:sz w:val="24"/>
              </w:rPr>
            </w:pPr>
          </w:p>
          <w:p w14:paraId="2490B419" w14:textId="77777777" w:rsidR="00B6441F" w:rsidRDefault="00B6441F" w:rsidP="009131A9">
            <w:pPr>
              <w:pStyle w:val="TableParagraph"/>
              <w:spacing w:before="9"/>
              <w:rPr>
                <w:sz w:val="35"/>
              </w:rPr>
            </w:pPr>
          </w:p>
          <w:p w14:paraId="5E59D85B" w14:textId="77777777" w:rsidR="00B6441F" w:rsidRDefault="00B6441F" w:rsidP="009131A9">
            <w:pPr>
              <w:pStyle w:val="TableParagraph"/>
              <w:spacing w:line="224" w:lineRule="exact"/>
              <w:ind w:left="124"/>
              <w:rPr>
                <w:sz w:val="20"/>
              </w:rPr>
            </w:pPr>
            <w:r>
              <w:rPr>
                <w:sz w:val="20"/>
              </w:rPr>
              <w:t>Resize,</w:t>
            </w:r>
            <w:r>
              <w:rPr>
                <w:spacing w:val="35"/>
                <w:sz w:val="20"/>
              </w:rPr>
              <w:t xml:space="preserve">  </w:t>
            </w:r>
            <w:r>
              <w:rPr>
                <w:sz w:val="20"/>
              </w:rPr>
              <w:t>224</w:t>
            </w:r>
            <w:r>
              <w:rPr>
                <w:spacing w:val="72"/>
                <w:w w:val="150"/>
                <w:sz w:val="20"/>
              </w:rPr>
              <w:t xml:space="preserve"> </w:t>
            </w:r>
            <w:r>
              <w:rPr>
                <w:spacing w:val="-10"/>
                <w:sz w:val="20"/>
              </w:rPr>
              <w:t>x</w:t>
            </w:r>
          </w:p>
          <w:p w14:paraId="37CDFA85" w14:textId="77777777" w:rsidR="00B6441F" w:rsidRDefault="00B6441F" w:rsidP="009131A9">
            <w:pPr>
              <w:pStyle w:val="TableParagraph"/>
              <w:spacing w:line="224" w:lineRule="exact"/>
              <w:ind w:left="124"/>
              <w:rPr>
                <w:sz w:val="20"/>
              </w:rPr>
            </w:pPr>
            <w:r>
              <w:rPr>
                <w:spacing w:val="-5"/>
                <w:sz w:val="20"/>
              </w:rPr>
              <w:t>224</w:t>
            </w:r>
          </w:p>
          <w:p w14:paraId="74108386" w14:textId="77777777" w:rsidR="00B6441F" w:rsidRDefault="00B6441F" w:rsidP="009131A9">
            <w:pPr>
              <w:pStyle w:val="TableParagraph"/>
              <w:rPr>
                <w:sz w:val="24"/>
              </w:rPr>
            </w:pPr>
          </w:p>
          <w:p w14:paraId="3892A943" w14:textId="77777777" w:rsidR="00B6441F" w:rsidRDefault="00B6441F" w:rsidP="009131A9">
            <w:pPr>
              <w:pStyle w:val="TableParagraph"/>
              <w:rPr>
                <w:sz w:val="24"/>
              </w:rPr>
            </w:pPr>
          </w:p>
          <w:p w14:paraId="6D74334C" w14:textId="77777777" w:rsidR="00B6441F" w:rsidRDefault="00B6441F" w:rsidP="009131A9">
            <w:pPr>
              <w:pStyle w:val="TableParagraph"/>
              <w:rPr>
                <w:sz w:val="24"/>
              </w:rPr>
            </w:pPr>
          </w:p>
          <w:p w14:paraId="1DE0E126" w14:textId="77777777" w:rsidR="00B6441F" w:rsidRDefault="00B6441F" w:rsidP="009131A9">
            <w:pPr>
              <w:pStyle w:val="TableParagraph"/>
              <w:rPr>
                <w:sz w:val="24"/>
              </w:rPr>
            </w:pPr>
          </w:p>
          <w:p w14:paraId="572A3011" w14:textId="77777777" w:rsidR="00B6441F" w:rsidRDefault="00B6441F" w:rsidP="009131A9">
            <w:pPr>
              <w:pStyle w:val="TableParagraph"/>
              <w:spacing w:before="203" w:line="228" w:lineRule="auto"/>
              <w:ind w:left="124" w:right="76"/>
              <w:rPr>
                <w:sz w:val="20"/>
              </w:rPr>
            </w:pPr>
            <w:r>
              <w:rPr>
                <w:spacing w:val="-2"/>
                <w:sz w:val="20"/>
              </w:rPr>
              <w:t xml:space="preserve">Histogram equalization; </w:t>
            </w:r>
            <w:r>
              <w:rPr>
                <w:sz w:val="20"/>
              </w:rPr>
              <w:t>Lung</w:t>
            </w:r>
            <w:r>
              <w:rPr>
                <w:spacing w:val="28"/>
                <w:sz w:val="20"/>
              </w:rPr>
              <w:t xml:space="preserve"> </w:t>
            </w:r>
            <w:r>
              <w:rPr>
                <w:sz w:val="20"/>
              </w:rPr>
              <w:t>and</w:t>
            </w:r>
            <w:r>
              <w:rPr>
                <w:spacing w:val="28"/>
                <w:sz w:val="20"/>
              </w:rPr>
              <w:t xml:space="preserve"> </w:t>
            </w:r>
            <w:r>
              <w:rPr>
                <w:sz w:val="20"/>
              </w:rPr>
              <w:t xml:space="preserve">heart </w:t>
            </w:r>
            <w:r>
              <w:rPr>
                <w:spacing w:val="-2"/>
                <w:sz w:val="20"/>
              </w:rPr>
              <w:t>segmentation</w:t>
            </w:r>
          </w:p>
          <w:p w14:paraId="0882DE09" w14:textId="77777777" w:rsidR="00B6441F" w:rsidRDefault="00B6441F" w:rsidP="009131A9">
            <w:pPr>
              <w:pStyle w:val="TableParagraph"/>
              <w:rPr>
                <w:sz w:val="24"/>
              </w:rPr>
            </w:pPr>
          </w:p>
          <w:p w14:paraId="1F8CBB4A" w14:textId="77777777" w:rsidR="00B6441F" w:rsidRDefault="00B6441F" w:rsidP="009131A9">
            <w:pPr>
              <w:pStyle w:val="TableParagraph"/>
              <w:spacing w:before="9"/>
              <w:rPr>
                <w:sz w:val="32"/>
              </w:rPr>
            </w:pPr>
          </w:p>
          <w:p w14:paraId="74F9CC50" w14:textId="77777777" w:rsidR="00B6441F" w:rsidRDefault="00B6441F" w:rsidP="009131A9">
            <w:pPr>
              <w:pStyle w:val="TableParagraph"/>
              <w:spacing w:line="228" w:lineRule="auto"/>
              <w:ind w:left="118" w:firstLine="6"/>
              <w:rPr>
                <w:sz w:val="20"/>
              </w:rPr>
            </w:pPr>
            <w:r>
              <w:rPr>
                <w:spacing w:val="-2"/>
                <w:sz w:val="20"/>
              </w:rPr>
              <w:t>Histogram equalization (CLAHE);</w:t>
            </w:r>
          </w:p>
          <w:p w14:paraId="2E200F60" w14:textId="77777777" w:rsidR="00B6441F" w:rsidRDefault="00B6441F" w:rsidP="009131A9">
            <w:pPr>
              <w:pStyle w:val="TableParagraph"/>
              <w:spacing w:line="228" w:lineRule="auto"/>
              <w:ind w:left="118" w:right="76" w:firstLine="6"/>
              <w:jc w:val="both"/>
              <w:rPr>
                <w:sz w:val="20"/>
              </w:rPr>
            </w:pPr>
            <w:r>
              <w:rPr>
                <w:sz w:val="20"/>
              </w:rPr>
              <w:t xml:space="preserve">Dynamic im- age filtering </w:t>
            </w:r>
            <w:r>
              <w:rPr>
                <w:spacing w:val="-2"/>
                <w:sz w:val="20"/>
              </w:rPr>
              <w:t>(NLMD)</w:t>
            </w:r>
          </w:p>
        </w:tc>
        <w:tc>
          <w:tcPr>
            <w:tcW w:w="1493" w:type="dxa"/>
            <w:tcBorders>
              <w:left w:val="single" w:sz="4" w:space="0" w:color="000000"/>
              <w:right w:val="single" w:sz="4" w:space="0" w:color="000000"/>
            </w:tcBorders>
          </w:tcPr>
          <w:p w14:paraId="1EFAA886" w14:textId="77777777" w:rsidR="00B6441F" w:rsidRDefault="00B6441F" w:rsidP="009131A9">
            <w:pPr>
              <w:pStyle w:val="TableParagraph"/>
              <w:spacing w:line="190" w:lineRule="exact"/>
              <w:ind w:left="125"/>
              <w:rPr>
                <w:sz w:val="20"/>
              </w:rPr>
            </w:pPr>
            <w:r>
              <w:rPr>
                <w:spacing w:val="-2"/>
                <w:sz w:val="20"/>
              </w:rPr>
              <w:t>Euclidean</w:t>
            </w:r>
          </w:p>
          <w:p w14:paraId="111FDD92" w14:textId="77777777" w:rsidR="00B6441F" w:rsidRDefault="00B6441F" w:rsidP="009131A9">
            <w:pPr>
              <w:pStyle w:val="TableParagraph"/>
              <w:tabs>
                <w:tab w:val="left" w:pos="706"/>
              </w:tabs>
              <w:spacing w:before="3" w:line="228" w:lineRule="auto"/>
              <w:ind w:left="125" w:right="93"/>
              <w:rPr>
                <w:sz w:val="20"/>
              </w:rPr>
            </w:pPr>
            <w:r>
              <w:rPr>
                <w:sz w:val="20"/>
              </w:rPr>
              <w:t>distance</w:t>
            </w:r>
            <w:r>
              <w:rPr>
                <w:spacing w:val="26"/>
                <w:sz w:val="20"/>
              </w:rPr>
              <w:t xml:space="preserve"> </w:t>
            </w:r>
            <w:r>
              <w:rPr>
                <w:sz w:val="20"/>
              </w:rPr>
              <w:t>of</w:t>
            </w:r>
            <w:r>
              <w:rPr>
                <w:spacing w:val="26"/>
                <w:sz w:val="20"/>
              </w:rPr>
              <w:t xml:space="preserve"> </w:t>
            </w:r>
            <w:r>
              <w:rPr>
                <w:sz w:val="20"/>
              </w:rPr>
              <w:t xml:space="preserve">1.1 </w:t>
            </w:r>
            <w:r>
              <w:rPr>
                <w:spacing w:val="-2"/>
                <w:sz w:val="20"/>
              </w:rPr>
              <w:t>between</w:t>
            </w:r>
            <w:r>
              <w:rPr>
                <w:spacing w:val="-11"/>
                <w:sz w:val="20"/>
              </w:rPr>
              <w:t xml:space="preserve"> </w:t>
            </w:r>
            <w:r>
              <w:rPr>
                <w:spacing w:val="-2"/>
                <w:sz w:val="20"/>
              </w:rPr>
              <w:t>1st</w:t>
            </w:r>
            <w:r>
              <w:rPr>
                <w:spacing w:val="-10"/>
                <w:sz w:val="20"/>
              </w:rPr>
              <w:t xml:space="preserve"> </w:t>
            </w:r>
            <w:r>
              <w:rPr>
                <w:spacing w:val="-2"/>
                <w:sz w:val="20"/>
              </w:rPr>
              <w:t xml:space="preserve">and </w:t>
            </w:r>
            <w:r>
              <w:rPr>
                <w:spacing w:val="-4"/>
                <w:sz w:val="20"/>
              </w:rPr>
              <w:t>2nd</w:t>
            </w:r>
            <w:r>
              <w:rPr>
                <w:sz w:val="20"/>
              </w:rPr>
              <w:tab/>
            </w:r>
            <w:r>
              <w:rPr>
                <w:spacing w:val="-2"/>
                <w:sz w:val="20"/>
              </w:rPr>
              <w:t>winning neurons Accuracy, 99.9%</w:t>
            </w:r>
          </w:p>
          <w:p w14:paraId="0E83E90F" w14:textId="77777777" w:rsidR="00B6441F" w:rsidRDefault="00B6441F" w:rsidP="009131A9">
            <w:pPr>
              <w:pStyle w:val="TableParagraph"/>
              <w:rPr>
                <w:sz w:val="24"/>
              </w:rPr>
            </w:pPr>
          </w:p>
          <w:p w14:paraId="75908EB5" w14:textId="77777777" w:rsidR="00B6441F" w:rsidRDefault="00B6441F" w:rsidP="009131A9">
            <w:pPr>
              <w:pStyle w:val="TableParagraph"/>
              <w:spacing w:before="9"/>
              <w:rPr>
                <w:sz w:val="32"/>
              </w:rPr>
            </w:pPr>
          </w:p>
          <w:p w14:paraId="45BFA0AD" w14:textId="77777777" w:rsidR="00B6441F" w:rsidRDefault="00B6441F" w:rsidP="009131A9">
            <w:pPr>
              <w:pStyle w:val="TableParagraph"/>
              <w:tabs>
                <w:tab w:val="left" w:pos="1286"/>
              </w:tabs>
              <w:spacing w:line="228" w:lineRule="auto"/>
              <w:ind w:left="118" w:right="80" w:firstLine="7"/>
              <w:rPr>
                <w:sz w:val="20"/>
              </w:rPr>
            </w:pPr>
            <w:r>
              <w:rPr>
                <w:spacing w:val="-2"/>
                <w:sz w:val="20"/>
              </w:rPr>
              <w:t>MobileNet</w:t>
            </w:r>
            <w:r>
              <w:rPr>
                <w:sz w:val="20"/>
              </w:rPr>
              <w:tab/>
            </w:r>
            <w:r>
              <w:rPr>
                <w:spacing w:val="-10"/>
                <w:sz w:val="20"/>
              </w:rPr>
              <w:t>+</w:t>
            </w:r>
            <w:r>
              <w:rPr>
                <w:sz w:val="20"/>
              </w:rPr>
              <w:t xml:space="preserve"> SVM (Linear): </w:t>
            </w:r>
            <w:r>
              <w:rPr>
                <w:spacing w:val="-2"/>
                <w:sz w:val="20"/>
              </w:rPr>
              <w:t>Accuracy, 98.6%;</w:t>
            </w:r>
          </w:p>
          <w:p w14:paraId="6383EE7A" w14:textId="77777777" w:rsidR="00B6441F" w:rsidRDefault="00B6441F" w:rsidP="009131A9">
            <w:pPr>
              <w:pStyle w:val="TableParagraph"/>
              <w:spacing w:line="228" w:lineRule="auto"/>
              <w:ind w:left="125" w:right="547"/>
              <w:rPr>
                <w:sz w:val="20"/>
              </w:rPr>
            </w:pPr>
            <w:r>
              <w:rPr>
                <w:spacing w:val="-2"/>
                <w:sz w:val="20"/>
              </w:rPr>
              <w:t>F1-score, 98.5%</w:t>
            </w:r>
          </w:p>
          <w:p w14:paraId="5760B229" w14:textId="77777777" w:rsidR="00B6441F" w:rsidRDefault="00B6441F" w:rsidP="009131A9">
            <w:pPr>
              <w:pStyle w:val="TableParagraph"/>
              <w:spacing w:before="9"/>
              <w:rPr>
                <w:sz w:val="18"/>
              </w:rPr>
            </w:pPr>
          </w:p>
          <w:p w14:paraId="339FA1B1" w14:textId="77777777" w:rsidR="00B6441F" w:rsidRDefault="00B6441F" w:rsidP="009131A9">
            <w:pPr>
              <w:pStyle w:val="TableParagraph"/>
              <w:spacing w:line="228" w:lineRule="auto"/>
              <w:ind w:left="125" w:right="539"/>
              <w:rPr>
                <w:sz w:val="20"/>
              </w:rPr>
            </w:pPr>
            <w:r>
              <w:rPr>
                <w:spacing w:val="-2"/>
                <w:sz w:val="20"/>
              </w:rPr>
              <w:t>Accuracy, 95.6%;</w:t>
            </w:r>
          </w:p>
          <w:p w14:paraId="0E0AD221" w14:textId="77777777" w:rsidR="00B6441F" w:rsidRDefault="00B6441F" w:rsidP="009131A9">
            <w:pPr>
              <w:pStyle w:val="TableParagraph"/>
              <w:spacing w:line="220" w:lineRule="exact"/>
              <w:ind w:left="118"/>
              <w:rPr>
                <w:sz w:val="20"/>
              </w:rPr>
            </w:pPr>
            <w:r>
              <w:rPr>
                <w:spacing w:val="-2"/>
                <w:sz w:val="20"/>
              </w:rPr>
              <w:t>AUC,</w:t>
            </w:r>
            <w:r>
              <w:rPr>
                <w:spacing w:val="-9"/>
                <w:sz w:val="20"/>
              </w:rPr>
              <w:t xml:space="preserve"> </w:t>
            </w:r>
            <w:r>
              <w:rPr>
                <w:spacing w:val="-2"/>
                <w:sz w:val="20"/>
              </w:rPr>
              <w:t>98.9%</w:t>
            </w:r>
          </w:p>
          <w:p w14:paraId="502BF2C3" w14:textId="77777777" w:rsidR="00B6441F" w:rsidRDefault="00B6441F" w:rsidP="009131A9">
            <w:pPr>
              <w:pStyle w:val="TableParagraph"/>
              <w:spacing w:before="9"/>
              <w:rPr>
                <w:sz w:val="18"/>
              </w:rPr>
            </w:pPr>
          </w:p>
          <w:p w14:paraId="410CF436" w14:textId="77777777" w:rsidR="00B6441F" w:rsidRDefault="00B6441F" w:rsidP="009131A9">
            <w:pPr>
              <w:pStyle w:val="TableParagraph"/>
              <w:tabs>
                <w:tab w:val="left" w:pos="1214"/>
              </w:tabs>
              <w:spacing w:line="228" w:lineRule="auto"/>
              <w:ind w:left="125" w:right="108"/>
              <w:rPr>
                <w:sz w:val="20"/>
              </w:rPr>
            </w:pPr>
            <w:r>
              <w:rPr>
                <w:spacing w:val="-2"/>
                <w:sz w:val="20"/>
              </w:rPr>
              <w:t>Accuracy, 90.3%</w:t>
            </w:r>
            <w:r>
              <w:rPr>
                <w:sz w:val="20"/>
              </w:rPr>
              <w:tab/>
            </w:r>
            <w:r>
              <w:rPr>
                <w:spacing w:val="-5"/>
                <w:sz w:val="20"/>
              </w:rPr>
              <w:t>in</w:t>
            </w:r>
          </w:p>
          <w:p w14:paraId="29019F80" w14:textId="77777777" w:rsidR="00B6441F" w:rsidRDefault="00B6441F" w:rsidP="009131A9">
            <w:pPr>
              <w:pStyle w:val="TableParagraph"/>
              <w:tabs>
                <w:tab w:val="left" w:pos="1230"/>
              </w:tabs>
              <w:spacing w:line="228" w:lineRule="auto"/>
              <w:ind w:left="120" w:right="92" w:hanging="2"/>
              <w:rPr>
                <w:sz w:val="20"/>
              </w:rPr>
            </w:pPr>
            <w:r>
              <w:rPr>
                <w:spacing w:val="-2"/>
                <w:sz w:val="20"/>
              </w:rPr>
              <w:t>(Normal</w:t>
            </w:r>
            <w:r>
              <w:rPr>
                <w:sz w:val="20"/>
              </w:rPr>
              <w:tab/>
            </w:r>
            <w:r>
              <w:rPr>
                <w:spacing w:val="-10"/>
                <w:sz w:val="20"/>
              </w:rPr>
              <w:t>&amp;</w:t>
            </w:r>
            <w:r>
              <w:rPr>
                <w:spacing w:val="-2"/>
                <w:sz w:val="20"/>
              </w:rPr>
              <w:t xml:space="preserve"> Pathological) </w:t>
            </w:r>
            <w:r>
              <w:rPr>
                <w:sz w:val="20"/>
              </w:rPr>
              <w:t>vs. COVID-19</w:t>
            </w:r>
          </w:p>
          <w:p w14:paraId="3E50A9D9" w14:textId="77777777" w:rsidR="00B6441F" w:rsidRDefault="00B6441F" w:rsidP="009131A9">
            <w:pPr>
              <w:pStyle w:val="TableParagraph"/>
              <w:spacing w:line="228" w:lineRule="auto"/>
              <w:ind w:left="125" w:right="445"/>
              <w:rPr>
                <w:sz w:val="20"/>
              </w:rPr>
            </w:pPr>
            <w:r>
              <w:rPr>
                <w:spacing w:val="-2"/>
                <w:sz w:val="20"/>
              </w:rPr>
              <w:t>ResNet34, 98.3%</w:t>
            </w:r>
          </w:p>
          <w:p w14:paraId="3790B416" w14:textId="77777777" w:rsidR="00B6441F" w:rsidRDefault="00B6441F" w:rsidP="009131A9">
            <w:pPr>
              <w:pStyle w:val="TableParagraph"/>
              <w:rPr>
                <w:sz w:val="24"/>
              </w:rPr>
            </w:pPr>
          </w:p>
          <w:p w14:paraId="45598A0E" w14:textId="77777777" w:rsidR="00B6441F" w:rsidRDefault="00B6441F" w:rsidP="009131A9">
            <w:pPr>
              <w:pStyle w:val="TableParagraph"/>
              <w:rPr>
                <w:sz w:val="24"/>
              </w:rPr>
            </w:pPr>
          </w:p>
          <w:p w14:paraId="171221AA" w14:textId="77777777" w:rsidR="00B6441F" w:rsidRDefault="00B6441F" w:rsidP="009131A9">
            <w:pPr>
              <w:pStyle w:val="TableParagraph"/>
              <w:rPr>
                <w:sz w:val="24"/>
              </w:rPr>
            </w:pPr>
          </w:p>
          <w:p w14:paraId="2DA243C9" w14:textId="77777777" w:rsidR="00B6441F" w:rsidRDefault="00B6441F" w:rsidP="009131A9">
            <w:pPr>
              <w:pStyle w:val="TableParagraph"/>
              <w:rPr>
                <w:sz w:val="24"/>
              </w:rPr>
            </w:pPr>
          </w:p>
          <w:p w14:paraId="450F455E" w14:textId="77777777" w:rsidR="00B6441F" w:rsidRDefault="00B6441F" w:rsidP="009131A9">
            <w:pPr>
              <w:pStyle w:val="TableParagraph"/>
              <w:spacing w:before="203" w:line="228" w:lineRule="auto"/>
              <w:ind w:left="118" w:right="74" w:firstLine="7"/>
              <w:rPr>
                <w:sz w:val="20"/>
              </w:rPr>
            </w:pPr>
            <w:r>
              <w:rPr>
                <w:sz w:val="20"/>
              </w:rPr>
              <w:t>Binary</w:t>
            </w:r>
            <w:r>
              <w:rPr>
                <w:spacing w:val="16"/>
                <w:sz w:val="20"/>
              </w:rPr>
              <w:t xml:space="preserve"> </w:t>
            </w:r>
            <w:r>
              <w:rPr>
                <w:sz w:val="20"/>
              </w:rPr>
              <w:t xml:space="preserve">classifi- </w:t>
            </w:r>
            <w:r>
              <w:rPr>
                <w:spacing w:val="-2"/>
                <w:sz w:val="20"/>
              </w:rPr>
              <w:t>cation: Accuracy, 98.7%;</w:t>
            </w:r>
          </w:p>
          <w:p w14:paraId="75E50EB2" w14:textId="77777777" w:rsidR="00B6441F" w:rsidRDefault="00B6441F" w:rsidP="009131A9">
            <w:pPr>
              <w:pStyle w:val="TableParagraph"/>
              <w:spacing w:line="228" w:lineRule="auto"/>
              <w:ind w:left="110" w:firstLine="14"/>
              <w:rPr>
                <w:sz w:val="20"/>
              </w:rPr>
            </w:pPr>
            <w:r>
              <w:rPr>
                <w:spacing w:val="-2"/>
                <w:sz w:val="20"/>
              </w:rPr>
              <w:t>Sensitivity, 100%;</w:t>
            </w:r>
          </w:p>
          <w:p w14:paraId="6F71C3EA" w14:textId="77777777" w:rsidR="00B6441F" w:rsidRDefault="00B6441F" w:rsidP="009131A9">
            <w:pPr>
              <w:pStyle w:val="TableParagraph"/>
              <w:spacing w:line="228" w:lineRule="auto"/>
              <w:ind w:left="125" w:right="445"/>
              <w:rPr>
                <w:sz w:val="20"/>
              </w:rPr>
            </w:pPr>
            <w:r>
              <w:rPr>
                <w:spacing w:val="-2"/>
                <w:sz w:val="20"/>
              </w:rPr>
              <w:t>Specificity, 98.3%</w:t>
            </w:r>
          </w:p>
          <w:p w14:paraId="7A75CE95" w14:textId="77777777" w:rsidR="00B6441F" w:rsidRDefault="00B6441F" w:rsidP="009131A9">
            <w:pPr>
              <w:pStyle w:val="TableParagraph"/>
              <w:spacing w:line="228" w:lineRule="auto"/>
              <w:ind w:left="118" w:right="92" w:firstLine="7"/>
              <w:rPr>
                <w:sz w:val="20"/>
              </w:rPr>
            </w:pPr>
            <w:r>
              <w:rPr>
                <w:spacing w:val="-2"/>
                <w:sz w:val="20"/>
              </w:rPr>
              <w:t>First</w:t>
            </w:r>
            <w:r>
              <w:rPr>
                <w:spacing w:val="-11"/>
                <w:sz w:val="20"/>
              </w:rPr>
              <w:t xml:space="preserve"> </w:t>
            </w:r>
            <w:r>
              <w:rPr>
                <w:spacing w:val="-2"/>
                <w:sz w:val="20"/>
              </w:rPr>
              <w:t>classifier: Accuracy, 96.3%</w:t>
            </w:r>
          </w:p>
          <w:p w14:paraId="14831D99" w14:textId="77777777" w:rsidR="00B6441F" w:rsidRDefault="00B6441F" w:rsidP="009131A9">
            <w:pPr>
              <w:pStyle w:val="TableParagraph"/>
              <w:spacing w:line="228" w:lineRule="auto"/>
              <w:ind w:left="125"/>
              <w:rPr>
                <w:sz w:val="20"/>
              </w:rPr>
            </w:pPr>
            <w:r>
              <w:rPr>
                <w:sz w:val="20"/>
              </w:rPr>
              <w:t>Second</w:t>
            </w:r>
            <w:r>
              <w:rPr>
                <w:spacing w:val="80"/>
                <w:sz w:val="20"/>
              </w:rPr>
              <w:t xml:space="preserve"> </w:t>
            </w:r>
            <w:r>
              <w:rPr>
                <w:sz w:val="20"/>
              </w:rPr>
              <w:t xml:space="preserve">classi- </w:t>
            </w:r>
            <w:r>
              <w:rPr>
                <w:spacing w:val="-2"/>
                <w:sz w:val="20"/>
              </w:rPr>
              <w:t>fier:</w:t>
            </w:r>
          </w:p>
          <w:p w14:paraId="0513269D" w14:textId="77777777" w:rsidR="00B6441F" w:rsidRDefault="00B6441F" w:rsidP="009131A9">
            <w:pPr>
              <w:pStyle w:val="TableParagraph"/>
              <w:spacing w:line="228" w:lineRule="auto"/>
              <w:ind w:left="125" w:right="547" w:hanging="8"/>
              <w:rPr>
                <w:sz w:val="20"/>
              </w:rPr>
            </w:pPr>
            <w:r>
              <w:rPr>
                <w:spacing w:val="-2"/>
                <w:sz w:val="20"/>
              </w:rPr>
              <w:t>Accuracy, 87.8%</w:t>
            </w:r>
          </w:p>
          <w:p w14:paraId="4ABD1912" w14:textId="77777777" w:rsidR="00B6441F" w:rsidRDefault="00B6441F" w:rsidP="009131A9">
            <w:pPr>
              <w:pStyle w:val="TableParagraph"/>
              <w:spacing w:line="228" w:lineRule="auto"/>
              <w:ind w:left="125" w:right="539"/>
              <w:rPr>
                <w:sz w:val="20"/>
              </w:rPr>
            </w:pPr>
            <w:r>
              <w:rPr>
                <w:spacing w:val="-2"/>
                <w:sz w:val="20"/>
              </w:rPr>
              <w:t>Accuracy, 98.7%</w:t>
            </w:r>
          </w:p>
        </w:tc>
      </w:tr>
    </w:tbl>
    <w:p w14:paraId="2F0F5C91" w14:textId="77777777" w:rsidR="00B6441F" w:rsidRDefault="00B6441F" w:rsidP="00B6441F">
      <w:pPr>
        <w:spacing w:line="228" w:lineRule="auto"/>
        <w:rPr>
          <w:sz w:val="20"/>
        </w:rPr>
        <w:sectPr w:rsidR="00B6441F">
          <w:pgSz w:w="12240" w:h="15840"/>
          <w:pgMar w:top="1300" w:right="1260" w:bottom="1020" w:left="1320" w:header="686" w:footer="826" w:gutter="0"/>
          <w:cols w:space="720"/>
        </w:sectPr>
      </w:pPr>
    </w:p>
    <w:p w14:paraId="7B5EFAF8" w14:textId="77777777" w:rsidR="006931E1" w:rsidRDefault="006931E1" w:rsidP="00B6441F">
      <w:pPr>
        <w:spacing w:line="228" w:lineRule="auto"/>
        <w:jc w:val="both"/>
      </w:pPr>
    </w:p>
    <w:p w14:paraId="05CEE333" w14:textId="77777777" w:rsidR="006931E1" w:rsidRDefault="006931E1" w:rsidP="00B6441F">
      <w:pPr>
        <w:spacing w:line="228" w:lineRule="auto"/>
        <w:jc w:val="both"/>
      </w:pPr>
    </w:p>
    <w:p w14:paraId="6CEECC9A" w14:textId="77777777" w:rsidR="006931E1" w:rsidRDefault="006931E1" w:rsidP="00B6441F">
      <w:pPr>
        <w:spacing w:line="228" w:lineRule="auto"/>
        <w:jc w:val="both"/>
      </w:pPr>
    </w:p>
    <w:p w14:paraId="202C2F2D" w14:textId="77777777" w:rsidR="006931E1" w:rsidRDefault="006931E1" w:rsidP="006931E1">
      <w:pPr>
        <w:spacing w:before="181" w:line="177" w:lineRule="auto"/>
        <w:ind w:left="120" w:firstLine="473"/>
        <w:rPr>
          <w:rFonts w:ascii="Georgia"/>
          <w:i/>
          <w:sz w:val="23"/>
        </w:rPr>
      </w:pPr>
      <w:r>
        <w:br w:type="column"/>
      </w:r>
    </w:p>
    <w:p w14:paraId="5A1A954E" w14:textId="77777777" w:rsidR="006931E1" w:rsidRDefault="006931E1" w:rsidP="006931E1">
      <w:pPr>
        <w:spacing w:before="3"/>
        <w:rPr>
          <w:rFonts w:ascii="Georgia"/>
          <w:i/>
          <w:sz w:val="23"/>
        </w:rPr>
      </w:pPr>
    </w:p>
    <w:p w14:paraId="48DEC7DF" w14:textId="77777777" w:rsidR="006931E1" w:rsidRDefault="006931E1" w:rsidP="006931E1">
      <w:pPr>
        <w:pStyle w:val="BodyText"/>
        <w:sectPr w:rsidR="006931E1" w:rsidSect="006931E1">
          <w:pgSz w:w="12240" w:h="15840"/>
          <w:pgMar w:top="1580" w:right="1260" w:bottom="280" w:left="1320" w:header="686" w:footer="826" w:gutter="0"/>
          <w:cols w:num="3" w:space="720" w:equalWidth="0">
            <w:col w:w="3482" w:space="936"/>
            <w:col w:w="1378" w:space="3332"/>
            <w:col w:w="532"/>
          </w:cols>
        </w:sectPr>
      </w:pPr>
    </w:p>
    <w:p w14:paraId="25A69D7D" w14:textId="77777777" w:rsidR="00B6441F" w:rsidRDefault="00B6441F" w:rsidP="00B6441F">
      <w:pPr>
        <w:spacing w:before="9"/>
        <w:rPr>
          <w:rFonts w:ascii="Georgia"/>
          <w:sz w:val="11"/>
        </w:rPr>
      </w:pPr>
    </w:p>
    <w:p w14:paraId="03F49855" w14:textId="5B751754" w:rsidR="00B6441F" w:rsidRDefault="00BF4B2A" w:rsidP="00B6441F">
      <w:pPr>
        <w:pStyle w:val="BodyText"/>
        <w:spacing w:line="20" w:lineRule="exact"/>
        <w:ind w:left="-17" w:right="-72"/>
        <w:rPr>
          <w:rFonts w:ascii="Georgia"/>
          <w:sz w:val="2"/>
        </w:rPr>
      </w:pPr>
      <w:r>
        <w:rPr>
          <w:rFonts w:ascii="Georgia"/>
          <w:noProof/>
          <w:sz w:val="2"/>
          <w:lang w:val="en-IN" w:eastAsia="en-IN" w:bidi="ta-IN"/>
        </w:rPr>
        <mc:AlternateContent>
          <mc:Choice Requires="wpg">
            <w:drawing>
              <wp:inline distT="0" distB="0" distL="0" distR="0" wp14:anchorId="0314DD4A" wp14:editId="249AA33D">
                <wp:extent cx="1069975" cy="5080"/>
                <wp:effectExtent l="8255" t="3810" r="7620" b="10160"/>
                <wp:docPr id="83607799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975" cy="5080"/>
                          <a:chOff x="0" y="0"/>
                          <a:chExt cx="1685" cy="8"/>
                        </a:xfrm>
                      </wpg:grpSpPr>
                      <wps:wsp>
                        <wps:cNvPr id="1156096584" name="Line 121"/>
                        <wps:cNvCnPr>
                          <a:cxnSpLocks noChangeShapeType="1"/>
                        </wps:cNvCnPr>
                        <wps:spPr bwMode="auto">
                          <a:xfrm>
                            <a:off x="0" y="4"/>
                            <a:ext cx="1684"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0FF9048" id="Group 120" o:spid="_x0000_s1026" style="width:84.25pt;height:.4pt;mso-position-horizontal-relative:char;mso-position-vertical-relative:line" coordsize="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">
                <v:line id="Line 121" o:spid="_x0000_s1027" style="position:absolute;visibility:visible;mso-wrap-style:square" from="0,4" to="1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" strokeweight=".14042mm"/>
                <w10:anchorlock/>
              </v:group>
            </w:pict>
          </mc:Fallback>
        </mc:AlternateContent>
      </w:r>
    </w:p>
    <w:p w14:paraId="5984B923" w14:textId="77777777" w:rsidR="00B6441F" w:rsidRDefault="00B6441F" w:rsidP="00B6441F">
      <w:pPr>
        <w:ind w:left="-17"/>
        <w:rPr>
          <w:rFonts w:ascii="Georgia"/>
          <w:i/>
          <w:sz w:val="20"/>
        </w:rPr>
      </w:pPr>
      <w:r>
        <w:rPr>
          <w:rFonts w:ascii="Georgia"/>
          <w:i/>
          <w:sz w:val="20"/>
        </w:rPr>
        <w:t>Precision</w:t>
      </w:r>
      <w:r>
        <w:rPr>
          <w:rFonts w:ascii="Georgia"/>
          <w:i/>
          <w:spacing w:val="29"/>
          <w:sz w:val="20"/>
        </w:rPr>
        <w:t xml:space="preserve"> </w:t>
      </w:r>
      <w:r>
        <w:rPr>
          <w:rFonts w:ascii="Georgia"/>
          <w:sz w:val="20"/>
        </w:rPr>
        <w:t>+</w:t>
      </w:r>
      <w:r>
        <w:rPr>
          <w:rFonts w:ascii="Georgia"/>
          <w:spacing w:val="28"/>
          <w:sz w:val="20"/>
        </w:rPr>
        <w:t xml:space="preserve"> </w:t>
      </w:r>
      <w:r>
        <w:rPr>
          <w:rFonts w:ascii="Georgia"/>
          <w:i/>
          <w:spacing w:val="-2"/>
          <w:sz w:val="20"/>
        </w:rPr>
        <w:t>Recall</w:t>
      </w:r>
    </w:p>
    <w:p w14:paraId="53BF5FC3" w14:textId="77777777" w:rsidR="006931E1" w:rsidRDefault="006931E1" w:rsidP="006931E1">
      <w:pPr>
        <w:pStyle w:val="Heading2"/>
        <w:numPr>
          <w:ilvl w:val="2"/>
          <w:numId w:val="6"/>
        </w:numPr>
        <w:tabs>
          <w:tab w:val="left" w:pos="718"/>
        </w:tabs>
      </w:pPr>
      <w:r>
        <w:t>Interpretability</w:t>
      </w:r>
      <w:r>
        <w:rPr>
          <w:spacing w:val="-10"/>
        </w:rPr>
        <w:t xml:space="preserve"> </w:t>
      </w:r>
      <w:r>
        <w:t>and</w:t>
      </w:r>
      <w:r>
        <w:rPr>
          <w:spacing w:val="-10"/>
        </w:rPr>
        <w:t xml:space="preserve"> </w:t>
      </w:r>
      <w:r>
        <w:t>CNN</w:t>
      </w:r>
      <w:r>
        <w:rPr>
          <w:spacing w:val="-10"/>
        </w:rPr>
        <w:t xml:space="preserve"> </w:t>
      </w:r>
      <w:r>
        <w:rPr>
          <w:spacing w:val="-2"/>
        </w:rPr>
        <w:t>benchmarking</w:t>
      </w:r>
    </w:p>
    <w:p w14:paraId="6FC992D4" w14:textId="77777777" w:rsidR="006931E1" w:rsidRDefault="0041340E" w:rsidP="006931E1">
      <w:pPr>
        <w:pStyle w:val="BodyText"/>
        <w:spacing w:before="152" w:line="228" w:lineRule="auto"/>
        <w:ind w:left="120" w:right="161"/>
        <w:jc w:val="both"/>
      </w:pPr>
      <w:hyperlink w:anchor="_bookmark85" w:history="1">
        <w:r w:rsidR="006931E1">
          <w:t>Nayak</w:t>
        </w:r>
        <w:r w:rsidR="006931E1">
          <w:rPr>
            <w:spacing w:val="-7"/>
          </w:rPr>
          <w:t xml:space="preserve"> </w:t>
        </w:r>
        <w:r w:rsidR="006931E1">
          <w:t>et</w:t>
        </w:r>
        <w:r w:rsidR="006931E1">
          <w:rPr>
            <w:spacing w:val="-7"/>
          </w:rPr>
          <w:t xml:space="preserve"> </w:t>
        </w:r>
        <w:r w:rsidR="006931E1">
          <w:t>al.</w:t>
        </w:r>
      </w:hyperlink>
      <w:r w:rsidR="006931E1">
        <w:rPr>
          <w:spacing w:val="-7"/>
        </w:rPr>
        <w:t xml:space="preserve"> </w:t>
      </w:r>
      <w:hyperlink w:anchor="_bookmark85" w:history="1">
        <w:r w:rsidR="006931E1">
          <w:t>[2021b],</w:t>
        </w:r>
      </w:hyperlink>
      <w:r w:rsidR="006931E1">
        <w:rPr>
          <w:spacing w:val="-7"/>
        </w:rPr>
        <w:t xml:space="preserve"> </w:t>
      </w:r>
      <w:r w:rsidR="006931E1">
        <w:t>analyze</w:t>
      </w:r>
      <w:r w:rsidR="006931E1">
        <w:rPr>
          <w:spacing w:val="-7"/>
        </w:rPr>
        <w:t xml:space="preserve"> </w:t>
      </w:r>
      <w:r w:rsidR="006931E1">
        <w:t>the</w:t>
      </w:r>
      <w:r w:rsidR="006931E1">
        <w:rPr>
          <w:spacing w:val="-7"/>
        </w:rPr>
        <w:t xml:space="preserve"> </w:t>
      </w:r>
      <w:r w:rsidR="006931E1">
        <w:t>performance</w:t>
      </w:r>
      <w:r w:rsidR="006931E1">
        <w:rPr>
          <w:spacing w:val="-7"/>
        </w:rPr>
        <w:t xml:space="preserve"> </w:t>
      </w:r>
      <w:r w:rsidR="006931E1">
        <w:t>of</w:t>
      </w:r>
      <w:r w:rsidR="006931E1">
        <w:rPr>
          <w:spacing w:val="-7"/>
        </w:rPr>
        <w:t xml:space="preserve"> </w:t>
      </w:r>
      <w:r w:rsidR="006931E1">
        <w:t>eight</w:t>
      </w:r>
      <w:r w:rsidR="006931E1">
        <w:rPr>
          <w:spacing w:val="-7"/>
        </w:rPr>
        <w:t xml:space="preserve"> </w:t>
      </w:r>
      <w:r w:rsidR="006931E1">
        <w:t>state-of-the-art</w:t>
      </w:r>
      <w:r w:rsidR="006931E1">
        <w:rPr>
          <w:spacing w:val="-7"/>
        </w:rPr>
        <w:t xml:space="preserve"> </w:t>
      </w:r>
      <w:r w:rsidR="006931E1">
        <w:t>CNNs,</w:t>
      </w:r>
      <w:r w:rsidR="006931E1">
        <w:rPr>
          <w:spacing w:val="-7"/>
        </w:rPr>
        <w:t xml:space="preserve"> </w:t>
      </w:r>
      <w:r w:rsidR="006931E1">
        <w:t>they</w:t>
      </w:r>
      <w:r w:rsidR="006931E1">
        <w:rPr>
          <w:spacing w:val="-7"/>
        </w:rPr>
        <w:t xml:space="preserve"> </w:t>
      </w:r>
      <w:r w:rsidR="006931E1">
        <w:t>tune</w:t>
      </w:r>
      <w:r w:rsidR="006931E1">
        <w:rPr>
          <w:spacing w:val="-7"/>
        </w:rPr>
        <w:t xml:space="preserve"> </w:t>
      </w:r>
      <w:r w:rsidR="006931E1">
        <w:t>the</w:t>
      </w:r>
      <w:r w:rsidR="006931E1">
        <w:rPr>
          <w:spacing w:val="-7"/>
        </w:rPr>
        <w:t xml:space="preserve"> </w:t>
      </w:r>
      <w:r w:rsidR="006931E1">
        <w:t>number</w:t>
      </w:r>
      <w:r w:rsidR="006931E1">
        <w:rPr>
          <w:spacing w:val="-7"/>
        </w:rPr>
        <w:t xml:space="preserve"> </w:t>
      </w:r>
      <w:r w:rsidR="006931E1">
        <w:t>of</w:t>
      </w:r>
      <w:r w:rsidR="006931E1">
        <w:rPr>
          <w:spacing w:val="-7"/>
        </w:rPr>
        <w:t xml:space="preserve"> </w:t>
      </w:r>
      <w:r w:rsidR="006931E1">
        <w:t>trainable</w:t>
      </w:r>
      <w:r w:rsidR="006931E1">
        <w:rPr>
          <w:spacing w:val="-7"/>
        </w:rPr>
        <w:t xml:space="preserve"> </w:t>
      </w:r>
      <w:r w:rsidR="006931E1">
        <w:t xml:space="preserve">layers of the network, nodes, epochs, layers of the classifier placed at the top of the network, the batch size, the learning rate, and the optimizer algorithm, they find that the ResNet family of architectures has the highest classification accuracy; a similar analysis is implemented by </w:t>
      </w:r>
      <w:hyperlink w:anchor="_bookmark95" w:history="1">
        <w:r w:rsidR="006931E1">
          <w:t>[Majeed et al.,</w:t>
        </w:r>
      </w:hyperlink>
      <w:r w:rsidR="006931E1">
        <w:t xml:space="preserve"> </w:t>
      </w:r>
      <w:hyperlink w:anchor="_bookmark95" w:history="1">
        <w:r w:rsidR="006931E1">
          <w:t>2020]</w:t>
        </w:r>
      </w:hyperlink>
      <w:r w:rsidR="006931E1">
        <w:t xml:space="preserve"> using transfer learning and 12 state-of-the-art CNNs architectures, a critical analysis that includes the needed time to train each network is also presented, in the binary scenario the best results were obtained using the networks Xception, Inception-ResnetV2, and SqueezeNet; likewise, </w:t>
      </w:r>
      <w:hyperlink w:anchor="_bookmark71" w:history="1">
        <w:r w:rsidR="006931E1">
          <w:t>Apostolopoulos and Mpesiana</w:t>
        </w:r>
      </w:hyperlink>
      <w:r w:rsidR="006931E1">
        <w:t xml:space="preserve"> </w:t>
      </w:r>
      <w:hyperlink w:anchor="_bookmark71" w:history="1">
        <w:r w:rsidR="006931E1">
          <w:t>[2020]</w:t>
        </w:r>
      </w:hyperlink>
      <w:r w:rsidR="006931E1">
        <w:t xml:space="preserve"> implement transfer learning to compare 5 state-of-the-art CNNs, the best result are obtained using the VGG19.</w:t>
      </w:r>
    </w:p>
    <w:p w14:paraId="2312CACD" w14:textId="77777777" w:rsidR="006931E1" w:rsidRDefault="0041340E" w:rsidP="006931E1">
      <w:pPr>
        <w:pStyle w:val="BodyText"/>
        <w:spacing w:before="107" w:line="228" w:lineRule="auto"/>
        <w:ind w:left="113" w:right="143" w:firstLine="6"/>
        <w:jc w:val="both"/>
      </w:pPr>
      <w:hyperlink w:anchor="_bookmark41" w:history="1">
        <w:r w:rsidR="006931E1">
          <w:t>Pham</w:t>
        </w:r>
      </w:hyperlink>
      <w:r w:rsidR="006931E1">
        <w:t xml:space="preserve"> </w:t>
      </w:r>
      <w:hyperlink w:anchor="_bookmark41" w:history="1">
        <w:r w:rsidR="006931E1">
          <w:t>[2021],</w:t>
        </w:r>
      </w:hyperlink>
      <w:r w:rsidR="006931E1">
        <w:t xml:space="preserve"> compare the performance of state-of-the-art fine-tuned CNNs and recently developed networks like CovidGAN, CoroNet, and DarkCovidNet, using an experimental setup as similar as possible to the original studies. Despite exact comparisons are not possible due to databases updates, it is concluded that similar performances are </w:t>
      </w:r>
      <w:r w:rsidR="006931E1">
        <w:rPr>
          <w:spacing w:val="-2"/>
        </w:rPr>
        <w:t>obtained</w:t>
      </w:r>
      <w:r w:rsidR="006931E1">
        <w:rPr>
          <w:spacing w:val="-10"/>
        </w:rPr>
        <w:t xml:space="preserve"> </w:t>
      </w:r>
      <w:r w:rsidR="006931E1">
        <w:rPr>
          <w:spacing w:val="-2"/>
        </w:rPr>
        <w:t>using</w:t>
      </w:r>
      <w:r w:rsidR="006931E1">
        <w:rPr>
          <w:spacing w:val="-10"/>
        </w:rPr>
        <w:t xml:space="preserve"> </w:t>
      </w:r>
      <w:r w:rsidR="006931E1">
        <w:rPr>
          <w:spacing w:val="-2"/>
        </w:rPr>
        <w:t>relatively</w:t>
      </w:r>
      <w:r w:rsidR="006931E1">
        <w:rPr>
          <w:spacing w:val="-10"/>
        </w:rPr>
        <w:t xml:space="preserve"> </w:t>
      </w:r>
      <w:r w:rsidR="006931E1">
        <w:rPr>
          <w:spacing w:val="-2"/>
        </w:rPr>
        <w:t>small</w:t>
      </w:r>
      <w:r w:rsidR="006931E1">
        <w:rPr>
          <w:spacing w:val="-10"/>
        </w:rPr>
        <w:t xml:space="preserve"> </w:t>
      </w:r>
      <w:r w:rsidR="006931E1">
        <w:rPr>
          <w:spacing w:val="-2"/>
        </w:rPr>
        <w:t>CNNs</w:t>
      </w:r>
      <w:r w:rsidR="006931E1">
        <w:rPr>
          <w:spacing w:val="-10"/>
        </w:rPr>
        <w:t xml:space="preserve"> </w:t>
      </w:r>
      <w:r w:rsidR="006931E1">
        <w:rPr>
          <w:spacing w:val="-2"/>
        </w:rPr>
        <w:t>like</w:t>
      </w:r>
      <w:r w:rsidR="006931E1">
        <w:rPr>
          <w:spacing w:val="-10"/>
        </w:rPr>
        <w:t xml:space="preserve"> </w:t>
      </w:r>
      <w:r w:rsidR="006931E1">
        <w:rPr>
          <w:spacing w:val="-2"/>
        </w:rPr>
        <w:t>AlexNet</w:t>
      </w:r>
      <w:r w:rsidR="006931E1">
        <w:rPr>
          <w:spacing w:val="-10"/>
        </w:rPr>
        <w:t xml:space="preserve"> </w:t>
      </w:r>
      <w:r w:rsidR="006931E1">
        <w:rPr>
          <w:spacing w:val="-2"/>
        </w:rPr>
        <w:t>or</w:t>
      </w:r>
      <w:r w:rsidR="006931E1">
        <w:rPr>
          <w:spacing w:val="-10"/>
        </w:rPr>
        <w:t xml:space="preserve"> </w:t>
      </w:r>
      <w:r w:rsidR="006931E1">
        <w:rPr>
          <w:spacing w:val="-2"/>
        </w:rPr>
        <w:t>SqueeNet</w:t>
      </w:r>
      <w:r w:rsidR="006931E1">
        <w:rPr>
          <w:spacing w:val="-10"/>
        </w:rPr>
        <w:t xml:space="preserve"> </w:t>
      </w:r>
      <w:r w:rsidR="006931E1">
        <w:rPr>
          <w:spacing w:val="-2"/>
        </w:rPr>
        <w:t>and</w:t>
      </w:r>
      <w:r w:rsidR="006931E1">
        <w:rPr>
          <w:spacing w:val="-10"/>
        </w:rPr>
        <w:t xml:space="preserve"> </w:t>
      </w:r>
      <w:r w:rsidR="006931E1">
        <w:rPr>
          <w:spacing w:val="-2"/>
        </w:rPr>
        <w:t>the</w:t>
      </w:r>
      <w:r w:rsidR="006931E1">
        <w:rPr>
          <w:spacing w:val="-10"/>
        </w:rPr>
        <w:t xml:space="preserve"> </w:t>
      </w:r>
      <w:r w:rsidR="006931E1">
        <w:rPr>
          <w:spacing w:val="-2"/>
        </w:rPr>
        <w:t>new</w:t>
      </w:r>
      <w:r w:rsidR="006931E1">
        <w:rPr>
          <w:spacing w:val="-10"/>
        </w:rPr>
        <w:t xml:space="preserve"> </w:t>
      </w:r>
      <w:r w:rsidR="006931E1">
        <w:rPr>
          <w:spacing w:val="-2"/>
        </w:rPr>
        <w:t>and</w:t>
      </w:r>
      <w:r w:rsidR="006931E1">
        <w:rPr>
          <w:spacing w:val="-10"/>
        </w:rPr>
        <w:t xml:space="preserve"> </w:t>
      </w:r>
      <w:r w:rsidR="006931E1">
        <w:rPr>
          <w:spacing w:val="-2"/>
        </w:rPr>
        <w:t>sometimes</w:t>
      </w:r>
      <w:r w:rsidR="006931E1">
        <w:rPr>
          <w:spacing w:val="-10"/>
        </w:rPr>
        <w:t xml:space="preserve"> </w:t>
      </w:r>
      <w:r w:rsidR="006931E1">
        <w:rPr>
          <w:spacing w:val="-2"/>
        </w:rPr>
        <w:t>more</w:t>
      </w:r>
      <w:r w:rsidR="006931E1">
        <w:rPr>
          <w:spacing w:val="-10"/>
        </w:rPr>
        <w:t xml:space="preserve"> </w:t>
      </w:r>
      <w:r w:rsidR="006931E1">
        <w:rPr>
          <w:spacing w:val="-2"/>
        </w:rPr>
        <w:t>complex</w:t>
      </w:r>
      <w:r w:rsidR="006931E1">
        <w:rPr>
          <w:spacing w:val="-10"/>
        </w:rPr>
        <w:t xml:space="preserve"> </w:t>
      </w:r>
      <w:r w:rsidR="006931E1">
        <w:rPr>
          <w:spacing w:val="-2"/>
        </w:rPr>
        <w:t xml:space="preserve">architectures. </w:t>
      </w:r>
      <w:hyperlink w:anchor="_bookmark96" w:history="1">
        <w:r w:rsidR="006931E1">
          <w:t>Tartaglione</w:t>
        </w:r>
        <w:r w:rsidR="006931E1">
          <w:rPr>
            <w:spacing w:val="-7"/>
          </w:rPr>
          <w:t xml:space="preserve"> </w:t>
        </w:r>
        <w:r w:rsidR="006931E1">
          <w:t>et</w:t>
        </w:r>
        <w:r w:rsidR="006931E1">
          <w:rPr>
            <w:spacing w:val="-6"/>
          </w:rPr>
          <w:t xml:space="preserve"> </w:t>
        </w:r>
        <w:r w:rsidR="006931E1">
          <w:t>al.</w:t>
        </w:r>
      </w:hyperlink>
      <w:r w:rsidR="006931E1">
        <w:rPr>
          <w:spacing w:val="-7"/>
        </w:rPr>
        <w:t xml:space="preserve"> </w:t>
      </w:r>
      <w:hyperlink w:anchor="_bookmark96" w:history="1">
        <w:r w:rsidR="006931E1">
          <w:t>[2020],</w:t>
        </w:r>
      </w:hyperlink>
      <w:r w:rsidR="006931E1">
        <w:rPr>
          <w:spacing w:val="-6"/>
        </w:rPr>
        <w:t xml:space="preserve"> </w:t>
      </w:r>
      <w:r w:rsidR="006931E1">
        <w:t>provide</w:t>
      </w:r>
      <w:r w:rsidR="006931E1">
        <w:rPr>
          <w:spacing w:val="-6"/>
        </w:rPr>
        <w:t xml:space="preserve"> </w:t>
      </w:r>
      <w:r w:rsidR="006931E1">
        <w:t>insights</w:t>
      </w:r>
      <w:r w:rsidR="006931E1">
        <w:rPr>
          <w:spacing w:val="-7"/>
        </w:rPr>
        <w:t xml:space="preserve"> </w:t>
      </w:r>
      <w:r w:rsidR="006931E1">
        <w:t>and</w:t>
      </w:r>
      <w:r w:rsidR="006931E1">
        <w:rPr>
          <w:spacing w:val="-6"/>
        </w:rPr>
        <w:t xml:space="preserve"> </w:t>
      </w:r>
      <w:r w:rsidR="006931E1">
        <w:t>also</w:t>
      </w:r>
      <w:r w:rsidR="006931E1">
        <w:rPr>
          <w:spacing w:val="-7"/>
        </w:rPr>
        <w:t xml:space="preserve"> </w:t>
      </w:r>
      <w:r w:rsidR="006931E1">
        <w:t>raise</w:t>
      </w:r>
      <w:r w:rsidR="006931E1">
        <w:rPr>
          <w:spacing w:val="-6"/>
        </w:rPr>
        <w:t xml:space="preserve"> </w:t>
      </w:r>
      <w:r w:rsidR="006931E1">
        <w:t>warnings</w:t>
      </w:r>
      <w:r w:rsidR="006931E1">
        <w:rPr>
          <w:spacing w:val="-7"/>
        </w:rPr>
        <w:t xml:space="preserve"> </w:t>
      </w:r>
      <w:r w:rsidR="006931E1">
        <w:t>regarding</w:t>
      </w:r>
      <w:r w:rsidR="006931E1">
        <w:rPr>
          <w:spacing w:val="-6"/>
        </w:rPr>
        <w:t xml:space="preserve"> </w:t>
      </w:r>
      <w:r w:rsidR="006931E1">
        <w:t>the</w:t>
      </w:r>
      <w:r w:rsidR="006931E1">
        <w:rPr>
          <w:spacing w:val="-6"/>
        </w:rPr>
        <w:t xml:space="preserve"> </w:t>
      </w:r>
      <w:r w:rsidR="006931E1">
        <w:t>generality</w:t>
      </w:r>
      <w:r w:rsidR="006931E1">
        <w:rPr>
          <w:spacing w:val="-6"/>
        </w:rPr>
        <w:t xml:space="preserve"> </w:t>
      </w:r>
      <w:r w:rsidR="006931E1">
        <w:t>of</w:t>
      </w:r>
      <w:r w:rsidR="006931E1">
        <w:rPr>
          <w:spacing w:val="-6"/>
        </w:rPr>
        <w:t xml:space="preserve"> </w:t>
      </w:r>
      <w:r w:rsidR="006931E1">
        <w:t>the</w:t>
      </w:r>
      <w:r w:rsidR="006931E1">
        <w:rPr>
          <w:spacing w:val="-7"/>
        </w:rPr>
        <w:t xml:space="preserve"> </w:t>
      </w:r>
      <w:r w:rsidR="006931E1">
        <w:t>results</w:t>
      </w:r>
      <w:r w:rsidR="006931E1">
        <w:rPr>
          <w:spacing w:val="-6"/>
        </w:rPr>
        <w:t xml:space="preserve"> </w:t>
      </w:r>
      <w:r w:rsidR="006931E1">
        <w:t>of</w:t>
      </w:r>
      <w:r w:rsidR="006931E1">
        <w:rPr>
          <w:spacing w:val="-7"/>
        </w:rPr>
        <w:t xml:space="preserve"> </w:t>
      </w:r>
      <w:r w:rsidR="006931E1">
        <w:t>COVID-19 classification</w:t>
      </w:r>
      <w:r w:rsidR="006931E1">
        <w:rPr>
          <w:spacing w:val="-11"/>
        </w:rPr>
        <w:t xml:space="preserve"> </w:t>
      </w:r>
      <w:r w:rsidR="006931E1">
        <w:t>using</w:t>
      </w:r>
      <w:r w:rsidR="006931E1">
        <w:rPr>
          <w:spacing w:val="-11"/>
        </w:rPr>
        <w:t xml:space="preserve"> </w:t>
      </w:r>
      <w:r w:rsidR="006931E1">
        <w:t>deep</w:t>
      </w:r>
      <w:r w:rsidR="006931E1">
        <w:rPr>
          <w:spacing w:val="-11"/>
        </w:rPr>
        <w:t xml:space="preserve"> </w:t>
      </w:r>
      <w:r w:rsidR="006931E1">
        <w:t>learning</w:t>
      </w:r>
      <w:r w:rsidR="006931E1">
        <w:rPr>
          <w:spacing w:val="-11"/>
        </w:rPr>
        <w:t xml:space="preserve"> </w:t>
      </w:r>
      <w:r w:rsidR="006931E1">
        <w:t>and</w:t>
      </w:r>
      <w:r w:rsidR="006931E1">
        <w:rPr>
          <w:spacing w:val="-11"/>
        </w:rPr>
        <w:t xml:space="preserve"> </w:t>
      </w:r>
      <w:r w:rsidR="006931E1">
        <w:t>chest</w:t>
      </w:r>
      <w:r w:rsidR="006931E1">
        <w:rPr>
          <w:spacing w:val="-11"/>
        </w:rPr>
        <w:t xml:space="preserve"> </w:t>
      </w:r>
      <w:r w:rsidR="006931E1">
        <w:t>X-ray</w:t>
      </w:r>
      <w:r w:rsidR="006931E1">
        <w:rPr>
          <w:spacing w:val="-11"/>
        </w:rPr>
        <w:t xml:space="preserve"> </w:t>
      </w:r>
      <w:r w:rsidR="006931E1">
        <w:t>images.</w:t>
      </w:r>
      <w:r w:rsidR="006931E1">
        <w:rPr>
          <w:spacing w:val="-1"/>
        </w:rPr>
        <w:t xml:space="preserve"> </w:t>
      </w:r>
      <w:r w:rsidR="006931E1">
        <w:t>Alternately</w:t>
      </w:r>
      <w:r w:rsidR="006931E1">
        <w:rPr>
          <w:spacing w:val="-11"/>
        </w:rPr>
        <w:t xml:space="preserve"> </w:t>
      </w:r>
      <w:hyperlink w:anchor="_bookmark81" w:history="1">
        <w:r w:rsidR="006931E1">
          <w:t>Horry</w:t>
        </w:r>
        <w:r w:rsidR="006931E1">
          <w:rPr>
            <w:spacing w:val="-11"/>
          </w:rPr>
          <w:t xml:space="preserve"> </w:t>
        </w:r>
        <w:r w:rsidR="006931E1">
          <w:t>et</w:t>
        </w:r>
        <w:r w:rsidR="006931E1">
          <w:rPr>
            <w:spacing w:val="-11"/>
          </w:rPr>
          <w:t xml:space="preserve"> </w:t>
        </w:r>
        <w:r w:rsidR="006931E1">
          <w:t>al.</w:t>
        </w:r>
      </w:hyperlink>
      <w:r w:rsidR="006931E1">
        <w:rPr>
          <w:spacing w:val="-11"/>
        </w:rPr>
        <w:t xml:space="preserve"> </w:t>
      </w:r>
      <w:hyperlink w:anchor="_bookmark81" w:history="1">
        <w:r w:rsidR="006931E1">
          <w:t>[2020]</w:t>
        </w:r>
      </w:hyperlink>
      <w:r w:rsidR="006931E1">
        <w:rPr>
          <w:spacing w:val="-11"/>
        </w:rPr>
        <w:t xml:space="preserve"> </w:t>
      </w:r>
      <w:r w:rsidR="006931E1">
        <w:t>compare</w:t>
      </w:r>
      <w:r w:rsidR="006931E1">
        <w:rPr>
          <w:spacing w:val="-11"/>
        </w:rPr>
        <w:t xml:space="preserve"> </w:t>
      </w:r>
      <w:r w:rsidR="006931E1">
        <w:t>the</w:t>
      </w:r>
      <w:r w:rsidR="006931E1">
        <w:rPr>
          <w:spacing w:val="-11"/>
        </w:rPr>
        <w:t xml:space="preserve"> </w:t>
      </w:r>
      <w:r w:rsidR="006931E1">
        <w:t>results</w:t>
      </w:r>
      <w:r w:rsidR="006931E1">
        <w:rPr>
          <w:spacing w:val="-11"/>
        </w:rPr>
        <w:t xml:space="preserve"> </w:t>
      </w:r>
      <w:r w:rsidR="006931E1">
        <w:t>achieved training the VGG16 network using CT, X-ray, and Ultrasound chest images to classify COVID-19, pneumonia and healthy subjects. The best result is achieved using Ultrasound images.</w:t>
      </w:r>
    </w:p>
    <w:p w14:paraId="22FAD0A6" w14:textId="77777777" w:rsidR="006931E1" w:rsidRDefault="006931E1" w:rsidP="006931E1">
      <w:pPr>
        <w:pStyle w:val="BodyText"/>
        <w:spacing w:before="107" w:line="228" w:lineRule="auto"/>
        <w:ind w:left="112" w:right="171" w:firstLine="7"/>
        <w:jc w:val="both"/>
      </w:pPr>
      <w:r>
        <w:t>One of</w:t>
      </w:r>
      <w:r>
        <w:rPr>
          <w:spacing w:val="-1"/>
        </w:rPr>
        <w:t xml:space="preserve"> </w:t>
      </w:r>
      <w:r>
        <w:t>the main drawbacks of deep</w:t>
      </w:r>
      <w:r>
        <w:rPr>
          <w:spacing w:val="-1"/>
        </w:rPr>
        <w:t xml:space="preserve"> </w:t>
      </w:r>
      <w:r>
        <w:t>learning is the</w:t>
      </w:r>
      <w:r>
        <w:rPr>
          <w:spacing w:val="-1"/>
        </w:rPr>
        <w:t xml:space="preserve"> </w:t>
      </w:r>
      <w:r>
        <w:t>lack of interpretability, which has imitated</w:t>
      </w:r>
      <w:r>
        <w:rPr>
          <w:spacing w:val="-1"/>
        </w:rPr>
        <w:t xml:space="preserve"> </w:t>
      </w:r>
      <w:r>
        <w:t>its application in some areas</w:t>
      </w:r>
      <w:r>
        <w:rPr>
          <w:spacing w:val="-13"/>
        </w:rPr>
        <w:t xml:space="preserve"> </w:t>
      </w:r>
      <w:hyperlink w:anchor="_bookmark107" w:history="1">
        <w:r>
          <w:t>[Singh</w:t>
        </w:r>
        <w:r>
          <w:rPr>
            <w:spacing w:val="-12"/>
          </w:rPr>
          <w:t xml:space="preserve"> </w:t>
        </w:r>
        <w:r>
          <w:t>et</w:t>
        </w:r>
        <w:r>
          <w:rPr>
            <w:spacing w:val="-13"/>
          </w:rPr>
          <w:t xml:space="preserve"> </w:t>
        </w:r>
        <w:r>
          <w:t>al.,</w:t>
        </w:r>
      </w:hyperlink>
      <w:r>
        <w:rPr>
          <w:spacing w:val="-12"/>
        </w:rPr>
        <w:t xml:space="preserve"> </w:t>
      </w:r>
      <w:hyperlink w:anchor="_bookmark107" w:history="1">
        <w:r>
          <w:t>2020].</w:t>
        </w:r>
      </w:hyperlink>
      <w:r>
        <w:rPr>
          <w:spacing w:val="-11"/>
        </w:rPr>
        <w:t xml:space="preserve"> </w:t>
      </w:r>
      <w:r>
        <w:t>That</w:t>
      </w:r>
      <w:r>
        <w:rPr>
          <w:spacing w:val="-13"/>
        </w:rPr>
        <w:t xml:space="preserve"> </w:t>
      </w:r>
      <w:r>
        <w:t>is</w:t>
      </w:r>
      <w:r>
        <w:rPr>
          <w:spacing w:val="-12"/>
        </w:rPr>
        <w:t xml:space="preserve"> </w:t>
      </w:r>
      <w:r>
        <w:t>why,</w:t>
      </w:r>
      <w:r>
        <w:rPr>
          <w:spacing w:val="-13"/>
        </w:rPr>
        <w:t xml:space="preserve"> </w:t>
      </w:r>
      <w:r>
        <w:t>some</w:t>
      </w:r>
      <w:r>
        <w:rPr>
          <w:spacing w:val="-12"/>
        </w:rPr>
        <w:t xml:space="preserve"> </w:t>
      </w:r>
      <w:r>
        <w:t>authors</w:t>
      </w:r>
      <w:r>
        <w:rPr>
          <w:spacing w:val="-13"/>
        </w:rPr>
        <w:t xml:space="preserve"> </w:t>
      </w:r>
      <w:r>
        <w:t>have</w:t>
      </w:r>
      <w:r>
        <w:rPr>
          <w:spacing w:val="-12"/>
        </w:rPr>
        <w:t xml:space="preserve"> </w:t>
      </w:r>
      <w:r>
        <w:t>included</w:t>
      </w:r>
      <w:r>
        <w:rPr>
          <w:spacing w:val="-13"/>
        </w:rPr>
        <w:t xml:space="preserve"> </w:t>
      </w:r>
      <w:r>
        <w:t>visualization</w:t>
      </w:r>
      <w:r>
        <w:rPr>
          <w:spacing w:val="-12"/>
        </w:rPr>
        <w:t xml:space="preserve"> </w:t>
      </w:r>
      <w:r>
        <w:t>methods</w:t>
      </w:r>
      <w:r>
        <w:rPr>
          <w:spacing w:val="-13"/>
        </w:rPr>
        <w:t xml:space="preserve"> </w:t>
      </w:r>
      <w:r>
        <w:t>that</w:t>
      </w:r>
      <w:r>
        <w:rPr>
          <w:spacing w:val="-12"/>
        </w:rPr>
        <w:t xml:space="preserve"> </w:t>
      </w:r>
      <w:r>
        <w:t>could</w:t>
      </w:r>
      <w:r>
        <w:rPr>
          <w:spacing w:val="-13"/>
        </w:rPr>
        <w:t xml:space="preserve"> </w:t>
      </w:r>
      <w:r>
        <w:t>provide</w:t>
      </w:r>
      <w:r>
        <w:rPr>
          <w:spacing w:val="-12"/>
        </w:rPr>
        <w:t xml:space="preserve"> </w:t>
      </w:r>
      <w:r>
        <w:t>credibility and</w:t>
      </w:r>
      <w:r>
        <w:rPr>
          <w:spacing w:val="-8"/>
        </w:rPr>
        <w:t xml:space="preserve"> </w:t>
      </w:r>
      <w:r>
        <w:t>increase</w:t>
      </w:r>
      <w:r>
        <w:rPr>
          <w:spacing w:val="-8"/>
        </w:rPr>
        <w:t xml:space="preserve"> </w:t>
      </w:r>
      <w:r>
        <w:t>trust</w:t>
      </w:r>
      <w:r>
        <w:rPr>
          <w:spacing w:val="-8"/>
        </w:rPr>
        <w:t xml:space="preserve"> </w:t>
      </w:r>
      <w:r>
        <w:t>in</w:t>
      </w:r>
      <w:r>
        <w:rPr>
          <w:spacing w:val="-8"/>
        </w:rPr>
        <w:t xml:space="preserve"> </w:t>
      </w:r>
      <w:r>
        <w:t>users. Particular</w:t>
      </w:r>
      <w:r>
        <w:rPr>
          <w:spacing w:val="-8"/>
        </w:rPr>
        <w:t xml:space="preserve"> </w:t>
      </w:r>
      <w:r>
        <w:t>focus</w:t>
      </w:r>
      <w:r>
        <w:rPr>
          <w:spacing w:val="-8"/>
        </w:rPr>
        <w:t xml:space="preserve"> </w:t>
      </w:r>
      <w:r>
        <w:t>has</w:t>
      </w:r>
      <w:r>
        <w:rPr>
          <w:spacing w:val="-8"/>
        </w:rPr>
        <w:t xml:space="preserve"> </w:t>
      </w:r>
      <w:r>
        <w:t>been</w:t>
      </w:r>
      <w:r>
        <w:rPr>
          <w:spacing w:val="-8"/>
        </w:rPr>
        <w:t xml:space="preserve"> </w:t>
      </w:r>
      <w:r>
        <w:t>given</w:t>
      </w:r>
      <w:r>
        <w:rPr>
          <w:spacing w:val="-8"/>
        </w:rPr>
        <w:t xml:space="preserve"> </w:t>
      </w:r>
      <w:r>
        <w:t>to</w:t>
      </w:r>
      <w:r>
        <w:rPr>
          <w:spacing w:val="-8"/>
        </w:rPr>
        <w:t xml:space="preserve"> </w:t>
      </w:r>
      <w:r>
        <w:t>heat</w:t>
      </w:r>
      <w:r>
        <w:rPr>
          <w:spacing w:val="-8"/>
        </w:rPr>
        <w:t xml:space="preserve"> </w:t>
      </w:r>
      <w:r>
        <w:t>maps. In</w:t>
      </w:r>
      <w:r>
        <w:rPr>
          <w:spacing w:val="-8"/>
        </w:rPr>
        <w:t xml:space="preserve"> </w:t>
      </w:r>
      <w:hyperlink w:anchor="_bookmark73" w:history="1">
        <w:r>
          <w:t>[Ozturk</w:t>
        </w:r>
        <w:r>
          <w:rPr>
            <w:spacing w:val="-8"/>
          </w:rPr>
          <w:t xml:space="preserve"> </w:t>
        </w:r>
        <w:r>
          <w:t>et</w:t>
        </w:r>
        <w:r>
          <w:rPr>
            <w:spacing w:val="-8"/>
          </w:rPr>
          <w:t xml:space="preserve"> </w:t>
        </w:r>
        <w:r>
          <w:t>al.,</w:t>
        </w:r>
      </w:hyperlink>
      <w:r>
        <w:rPr>
          <w:spacing w:val="-8"/>
        </w:rPr>
        <w:t xml:space="preserve"> </w:t>
      </w:r>
      <w:hyperlink w:anchor="_bookmark73" w:history="1">
        <w:r>
          <w:t>2020]</w:t>
        </w:r>
      </w:hyperlink>
      <w:r>
        <w:rPr>
          <w:spacing w:val="-8"/>
        </w:rPr>
        <w:t xml:space="preserve"> </w:t>
      </w:r>
      <w:r>
        <w:t>is</w:t>
      </w:r>
      <w:r>
        <w:rPr>
          <w:spacing w:val="-8"/>
        </w:rPr>
        <w:t xml:space="preserve"> </w:t>
      </w:r>
      <w:r>
        <w:t>proposed</w:t>
      </w:r>
      <w:r>
        <w:rPr>
          <w:spacing w:val="-8"/>
        </w:rPr>
        <w:t xml:space="preserve"> </w:t>
      </w:r>
      <w:r>
        <w:t>a</w:t>
      </w:r>
      <w:r>
        <w:rPr>
          <w:spacing w:val="-8"/>
        </w:rPr>
        <w:t xml:space="preserve"> </w:t>
      </w:r>
      <w:r>
        <w:t>network that</w:t>
      </w:r>
      <w:r>
        <w:rPr>
          <w:spacing w:val="-3"/>
        </w:rPr>
        <w:t xml:space="preserve"> </w:t>
      </w:r>
      <w:r>
        <w:t>provides</w:t>
      </w:r>
      <w:r>
        <w:rPr>
          <w:spacing w:val="-3"/>
        </w:rPr>
        <w:t xml:space="preserve"> </w:t>
      </w:r>
      <w:r>
        <w:t>a</w:t>
      </w:r>
      <w:r>
        <w:rPr>
          <w:spacing w:val="-3"/>
        </w:rPr>
        <w:t xml:space="preserve"> </w:t>
      </w:r>
      <w:r>
        <w:t>heat</w:t>
      </w:r>
      <w:r>
        <w:rPr>
          <w:spacing w:val="-3"/>
        </w:rPr>
        <w:t xml:space="preserve"> </w:t>
      </w:r>
      <w:r>
        <w:t>map</w:t>
      </w:r>
      <w:r>
        <w:rPr>
          <w:spacing w:val="-3"/>
        </w:rPr>
        <w:t xml:space="preserve"> </w:t>
      </w:r>
      <w:r>
        <w:t>along</w:t>
      </w:r>
      <w:r>
        <w:rPr>
          <w:spacing w:val="-3"/>
        </w:rPr>
        <w:t xml:space="preserve"> </w:t>
      </w:r>
      <w:r>
        <w:t>with</w:t>
      </w:r>
      <w:r>
        <w:rPr>
          <w:spacing w:val="-3"/>
        </w:rPr>
        <w:t xml:space="preserve"> </w:t>
      </w:r>
      <w:r>
        <w:t>the</w:t>
      </w:r>
      <w:r>
        <w:rPr>
          <w:spacing w:val="-3"/>
        </w:rPr>
        <w:t xml:space="preserve"> </w:t>
      </w:r>
      <w:r>
        <w:t>classifications,</w:t>
      </w:r>
      <w:r>
        <w:rPr>
          <w:spacing w:val="-3"/>
        </w:rPr>
        <w:t xml:space="preserve"> </w:t>
      </w:r>
      <w:r>
        <w:t>results</w:t>
      </w:r>
      <w:r>
        <w:rPr>
          <w:spacing w:val="-3"/>
        </w:rPr>
        <w:t xml:space="preserve"> </w:t>
      </w:r>
      <w:r>
        <w:t>are</w:t>
      </w:r>
      <w:r>
        <w:rPr>
          <w:spacing w:val="-3"/>
        </w:rPr>
        <w:t xml:space="preserve"> </w:t>
      </w:r>
      <w:r>
        <w:t>evaluated</w:t>
      </w:r>
      <w:r>
        <w:rPr>
          <w:spacing w:val="-3"/>
        </w:rPr>
        <w:t xml:space="preserve"> </w:t>
      </w:r>
      <w:r>
        <w:t>by</w:t>
      </w:r>
      <w:r>
        <w:rPr>
          <w:spacing w:val="-3"/>
        </w:rPr>
        <w:t xml:space="preserve"> </w:t>
      </w:r>
      <w:r>
        <w:t>a</w:t>
      </w:r>
      <w:r>
        <w:rPr>
          <w:spacing w:val="-3"/>
        </w:rPr>
        <w:t xml:space="preserve"> </w:t>
      </w:r>
      <w:r>
        <w:t>radiologist</w:t>
      </w:r>
      <w:r>
        <w:rPr>
          <w:spacing w:val="-3"/>
        </w:rPr>
        <w:t xml:space="preserve"> </w:t>
      </w:r>
      <w:r>
        <w:t>who</w:t>
      </w:r>
      <w:r>
        <w:rPr>
          <w:spacing w:val="-3"/>
        </w:rPr>
        <w:t xml:space="preserve"> </w:t>
      </w:r>
      <w:r>
        <w:t>concludes</w:t>
      </w:r>
      <w:r>
        <w:rPr>
          <w:spacing w:val="-3"/>
        </w:rPr>
        <w:t xml:space="preserve"> </w:t>
      </w:r>
      <w:r>
        <w:t>that</w:t>
      </w:r>
      <w:r>
        <w:rPr>
          <w:spacing w:val="-3"/>
        </w:rPr>
        <w:t xml:space="preserve"> </w:t>
      </w:r>
      <w:r>
        <w:t>‘The heat map showed a greater concentration area in the X-rays of patients with COVID-19 than the area in which the disease</w:t>
      </w:r>
      <w:r>
        <w:rPr>
          <w:spacing w:val="-3"/>
        </w:rPr>
        <w:t xml:space="preserve"> </w:t>
      </w:r>
      <w:r>
        <w:t>is</w:t>
      </w:r>
      <w:r>
        <w:rPr>
          <w:spacing w:val="-3"/>
        </w:rPr>
        <w:t xml:space="preserve"> </w:t>
      </w:r>
      <w:r>
        <w:t>not</w:t>
      </w:r>
      <w:r>
        <w:rPr>
          <w:spacing w:val="-3"/>
        </w:rPr>
        <w:t xml:space="preserve"> </w:t>
      </w:r>
      <w:r>
        <w:t>seen’. Besides</w:t>
      </w:r>
      <w:r>
        <w:rPr>
          <w:spacing w:val="-3"/>
        </w:rPr>
        <w:t xml:space="preserve"> </w:t>
      </w:r>
      <w:r>
        <w:t>heat</w:t>
      </w:r>
      <w:r>
        <w:rPr>
          <w:spacing w:val="-3"/>
        </w:rPr>
        <w:t xml:space="preserve"> </w:t>
      </w:r>
      <w:r>
        <w:t>maps,</w:t>
      </w:r>
      <w:r>
        <w:rPr>
          <w:spacing w:val="-3"/>
        </w:rPr>
        <w:t xml:space="preserve"> </w:t>
      </w:r>
      <w:r>
        <w:t>t-SNE</w:t>
      </w:r>
      <w:r>
        <w:rPr>
          <w:spacing w:val="-3"/>
        </w:rPr>
        <w:t xml:space="preserve"> </w:t>
      </w:r>
      <w:r>
        <w:t>is</w:t>
      </w:r>
      <w:r>
        <w:rPr>
          <w:spacing w:val="-3"/>
        </w:rPr>
        <w:t xml:space="preserve"> </w:t>
      </w:r>
      <w:r>
        <w:t>also</w:t>
      </w:r>
      <w:r>
        <w:rPr>
          <w:spacing w:val="-3"/>
        </w:rPr>
        <w:t xml:space="preserve"> </w:t>
      </w:r>
      <w:r>
        <w:t>used</w:t>
      </w:r>
      <w:r>
        <w:rPr>
          <w:spacing w:val="-3"/>
        </w:rPr>
        <w:t xml:space="preserve"> </w:t>
      </w:r>
      <w:r>
        <w:t>to</w:t>
      </w:r>
      <w:r>
        <w:rPr>
          <w:spacing w:val="-3"/>
        </w:rPr>
        <w:t xml:space="preserve"> </w:t>
      </w:r>
      <w:r>
        <w:t>improve</w:t>
      </w:r>
      <w:r>
        <w:rPr>
          <w:spacing w:val="-3"/>
        </w:rPr>
        <w:t xml:space="preserve"> </w:t>
      </w:r>
      <w:r>
        <w:t>explainability</w:t>
      </w:r>
      <w:r>
        <w:rPr>
          <w:spacing w:val="-3"/>
        </w:rPr>
        <w:t xml:space="preserve"> </w:t>
      </w:r>
      <w:hyperlink w:anchor="_bookmark92" w:history="1">
        <w:r>
          <w:t>[Arias-Londono</w:t>
        </w:r>
        <w:r>
          <w:rPr>
            <w:spacing w:val="-3"/>
          </w:rPr>
          <w:t xml:space="preserve"> </w:t>
        </w:r>
        <w:r>
          <w:t>et</w:t>
        </w:r>
        <w:r>
          <w:rPr>
            <w:spacing w:val="-3"/>
          </w:rPr>
          <w:t xml:space="preserve"> </w:t>
        </w:r>
        <w:r>
          <w:t>al.,</w:t>
        </w:r>
      </w:hyperlink>
      <w:r>
        <w:rPr>
          <w:spacing w:val="-3"/>
        </w:rPr>
        <w:t xml:space="preserve"> </w:t>
      </w:r>
      <w:hyperlink w:anchor="_bookmark92" w:history="1">
        <w:r>
          <w:t>2020],</w:t>
        </w:r>
      </w:hyperlink>
      <w:r>
        <w:rPr>
          <w:spacing w:val="-3"/>
        </w:rPr>
        <w:t xml:space="preserve"> </w:t>
      </w:r>
      <w:r>
        <w:t xml:space="preserve">as well as class activation maps </w:t>
      </w:r>
      <w:hyperlink w:anchor="_bookmark72" w:history="1">
        <w:r>
          <w:t>[Ucar and Korkmaz,</w:t>
        </w:r>
      </w:hyperlink>
      <w:r>
        <w:t xml:space="preserve"> </w:t>
      </w:r>
      <w:hyperlink w:anchor="_bookmark72" w:history="1">
        <w:r>
          <w:t>2020].</w:t>
        </w:r>
      </w:hyperlink>
    </w:p>
    <w:p w14:paraId="0B23304C" w14:textId="77777777" w:rsidR="006931E1" w:rsidRDefault="006931E1" w:rsidP="006931E1">
      <w:pPr>
        <w:pStyle w:val="BodyText"/>
        <w:spacing w:before="108" w:line="228" w:lineRule="auto"/>
        <w:ind w:left="120" w:right="178"/>
        <w:jc w:val="both"/>
      </w:pPr>
      <w:r>
        <w:t xml:space="preserve">Finally, a widely used and accepted visualization method is the grand cam, which is used in multiple works </w:t>
      </w:r>
      <w:hyperlink w:anchor="_bookmark88" w:history="1">
        <w:r>
          <w:t>[Singh</w:t>
        </w:r>
      </w:hyperlink>
      <w:r>
        <w:rPr>
          <w:spacing w:val="40"/>
        </w:rPr>
        <w:t xml:space="preserve"> </w:t>
      </w:r>
      <w:hyperlink w:anchor="_bookmark88" w:history="1">
        <w:r>
          <w:t>et al.,</w:t>
        </w:r>
      </w:hyperlink>
      <w:r>
        <w:t xml:space="preserve"> </w:t>
      </w:r>
      <w:hyperlink w:anchor="_bookmark88" w:history="1">
        <w:r>
          <w:t>2021,</w:t>
        </w:r>
      </w:hyperlink>
      <w:r>
        <w:t xml:space="preserve"> </w:t>
      </w:r>
      <w:hyperlink w:anchor="_bookmark108" w:history="1">
        <w:r>
          <w:t>Liang et al.,</w:t>
        </w:r>
      </w:hyperlink>
      <w:r>
        <w:t xml:space="preserve"> </w:t>
      </w:r>
      <w:hyperlink w:anchor="_bookmark108" w:history="1">
        <w:r>
          <w:t>2021].</w:t>
        </w:r>
      </w:hyperlink>
    </w:p>
    <w:p w14:paraId="60008BBB" w14:textId="77777777" w:rsidR="006931E1" w:rsidRDefault="006931E1" w:rsidP="006931E1">
      <w:pPr>
        <w:pStyle w:val="BodyText"/>
        <w:spacing w:before="7"/>
        <w:rPr>
          <w:sz w:val="21"/>
        </w:rPr>
      </w:pPr>
    </w:p>
    <w:p w14:paraId="0FFD60A6" w14:textId="77777777" w:rsidR="006931E1" w:rsidRDefault="006931E1" w:rsidP="006931E1">
      <w:pPr>
        <w:pStyle w:val="Heading2"/>
        <w:numPr>
          <w:ilvl w:val="1"/>
          <w:numId w:val="6"/>
        </w:numPr>
        <w:tabs>
          <w:tab w:val="left" w:pos="569"/>
        </w:tabs>
      </w:pPr>
      <w:r>
        <w:t>Metrics</w:t>
      </w:r>
      <w:r>
        <w:rPr>
          <w:spacing w:val="-7"/>
        </w:rPr>
        <w:t xml:space="preserve"> </w:t>
      </w:r>
      <w:r>
        <w:t>used</w:t>
      </w:r>
      <w:r>
        <w:rPr>
          <w:spacing w:val="-6"/>
        </w:rPr>
        <w:t xml:space="preserve"> </w:t>
      </w:r>
      <w:r>
        <w:t>in</w:t>
      </w:r>
      <w:r>
        <w:rPr>
          <w:spacing w:val="-6"/>
        </w:rPr>
        <w:t xml:space="preserve"> </w:t>
      </w:r>
      <w:r>
        <w:t>the</w:t>
      </w:r>
      <w:r>
        <w:rPr>
          <w:spacing w:val="-6"/>
        </w:rPr>
        <w:t xml:space="preserve"> </w:t>
      </w:r>
      <w:r>
        <w:t>evaluation</w:t>
      </w:r>
      <w:r>
        <w:rPr>
          <w:spacing w:val="-6"/>
        </w:rPr>
        <w:t xml:space="preserve"> </w:t>
      </w:r>
      <w:r>
        <w:t>of</w:t>
      </w:r>
      <w:r>
        <w:rPr>
          <w:spacing w:val="-6"/>
        </w:rPr>
        <w:t xml:space="preserve"> </w:t>
      </w:r>
      <w:r>
        <w:rPr>
          <w:spacing w:val="-2"/>
        </w:rPr>
        <w:t>algorithms</w:t>
      </w:r>
    </w:p>
    <w:p w14:paraId="0671805F" w14:textId="77777777" w:rsidR="006931E1" w:rsidRDefault="006931E1" w:rsidP="006931E1">
      <w:pPr>
        <w:pStyle w:val="BodyText"/>
        <w:spacing w:before="179" w:line="228" w:lineRule="auto"/>
        <w:ind w:left="113" w:right="145" w:firstLine="6"/>
        <w:jc w:val="both"/>
      </w:pPr>
      <w:r>
        <w:t>Most</w:t>
      </w:r>
      <w:r>
        <w:rPr>
          <w:spacing w:val="-12"/>
        </w:rPr>
        <w:t xml:space="preserve"> </w:t>
      </w:r>
      <w:r>
        <w:t>of</w:t>
      </w:r>
      <w:r>
        <w:rPr>
          <w:spacing w:val="-12"/>
        </w:rPr>
        <w:t xml:space="preserve"> </w:t>
      </w:r>
      <w:r>
        <w:t>the</w:t>
      </w:r>
      <w:r>
        <w:rPr>
          <w:spacing w:val="-12"/>
        </w:rPr>
        <w:t xml:space="preserve"> </w:t>
      </w:r>
      <w:r>
        <w:t>metrics</w:t>
      </w:r>
      <w:r>
        <w:rPr>
          <w:spacing w:val="-12"/>
        </w:rPr>
        <w:t xml:space="preserve"> </w:t>
      </w:r>
      <w:r>
        <w:t>defined</w:t>
      </w:r>
      <w:r>
        <w:rPr>
          <w:spacing w:val="-12"/>
        </w:rPr>
        <w:t xml:space="preserve"> </w:t>
      </w:r>
      <w:r>
        <w:t>below</w:t>
      </w:r>
      <w:r>
        <w:rPr>
          <w:spacing w:val="-12"/>
        </w:rPr>
        <w:t xml:space="preserve"> </w:t>
      </w:r>
      <w:r>
        <w:t>are</w:t>
      </w:r>
      <w:r>
        <w:rPr>
          <w:spacing w:val="-12"/>
        </w:rPr>
        <w:t xml:space="preserve"> </w:t>
      </w:r>
      <w:r>
        <w:t>expressed</w:t>
      </w:r>
      <w:r>
        <w:rPr>
          <w:spacing w:val="-12"/>
        </w:rPr>
        <w:t xml:space="preserve"> </w:t>
      </w:r>
      <w:r>
        <w:t>for</w:t>
      </w:r>
      <w:r>
        <w:rPr>
          <w:spacing w:val="-12"/>
        </w:rPr>
        <w:t xml:space="preserve"> </w:t>
      </w:r>
      <w:r>
        <w:t>binary</w:t>
      </w:r>
      <w:r>
        <w:rPr>
          <w:spacing w:val="-12"/>
        </w:rPr>
        <w:t xml:space="preserve"> </w:t>
      </w:r>
      <w:r>
        <w:t>classification</w:t>
      </w:r>
      <w:r>
        <w:rPr>
          <w:spacing w:val="-12"/>
        </w:rPr>
        <w:t xml:space="preserve"> </w:t>
      </w:r>
      <w:r>
        <w:t>tasks</w:t>
      </w:r>
      <w:r>
        <w:rPr>
          <w:spacing w:val="-12"/>
        </w:rPr>
        <w:t xml:space="preserve"> </w:t>
      </w:r>
      <w:r>
        <w:t>in</w:t>
      </w:r>
      <w:r>
        <w:rPr>
          <w:spacing w:val="-12"/>
        </w:rPr>
        <w:t xml:space="preserve"> </w:t>
      </w:r>
      <w:r>
        <w:t>terms</w:t>
      </w:r>
      <w:r>
        <w:rPr>
          <w:spacing w:val="-12"/>
        </w:rPr>
        <w:t xml:space="preserve"> </w:t>
      </w:r>
      <w:r>
        <w:t>of</w:t>
      </w:r>
      <w:r>
        <w:rPr>
          <w:spacing w:val="-12"/>
        </w:rPr>
        <w:t xml:space="preserve"> </w:t>
      </w:r>
      <w:r>
        <w:t>the</w:t>
      </w:r>
      <w:r>
        <w:rPr>
          <w:spacing w:val="-12"/>
        </w:rPr>
        <w:t xml:space="preserve"> </w:t>
      </w:r>
      <w:r>
        <w:t>numbers</w:t>
      </w:r>
      <w:r>
        <w:rPr>
          <w:spacing w:val="-12"/>
        </w:rPr>
        <w:t xml:space="preserve"> </w:t>
      </w:r>
      <w:r>
        <w:t>of</w:t>
      </w:r>
      <w:r>
        <w:rPr>
          <w:spacing w:val="-12"/>
        </w:rPr>
        <w:t xml:space="preserve"> </w:t>
      </w:r>
      <w:r>
        <w:t>True</w:t>
      </w:r>
      <w:r>
        <w:rPr>
          <w:spacing w:val="-12"/>
        </w:rPr>
        <w:t xml:space="preserve"> </w:t>
      </w:r>
      <w:r>
        <w:t xml:space="preserve">Positive </w:t>
      </w:r>
      <w:r>
        <w:rPr>
          <w:spacing w:val="-2"/>
        </w:rPr>
        <w:t>(TP)</w:t>
      </w:r>
      <w:r>
        <w:rPr>
          <w:spacing w:val="-10"/>
        </w:rPr>
        <w:t xml:space="preserve"> </w:t>
      </w:r>
      <w:r>
        <w:rPr>
          <w:spacing w:val="-2"/>
        </w:rPr>
        <w:t>predictions,</w:t>
      </w:r>
      <w:r>
        <w:rPr>
          <w:spacing w:val="-9"/>
        </w:rPr>
        <w:t xml:space="preserve"> </w:t>
      </w:r>
      <w:r>
        <w:rPr>
          <w:spacing w:val="-2"/>
        </w:rPr>
        <w:t>True</w:t>
      </w:r>
      <w:r>
        <w:rPr>
          <w:spacing w:val="-10"/>
        </w:rPr>
        <w:t xml:space="preserve"> </w:t>
      </w:r>
      <w:r>
        <w:rPr>
          <w:spacing w:val="-2"/>
        </w:rPr>
        <w:t>Negatives</w:t>
      </w:r>
      <w:r>
        <w:rPr>
          <w:spacing w:val="-10"/>
        </w:rPr>
        <w:t xml:space="preserve"> </w:t>
      </w:r>
      <w:r>
        <w:rPr>
          <w:spacing w:val="-2"/>
        </w:rPr>
        <w:t>(TN),</w:t>
      </w:r>
      <w:r>
        <w:rPr>
          <w:spacing w:val="-10"/>
        </w:rPr>
        <w:t xml:space="preserve"> </w:t>
      </w:r>
      <w:r>
        <w:rPr>
          <w:spacing w:val="-2"/>
        </w:rPr>
        <w:t>False</w:t>
      </w:r>
      <w:r>
        <w:rPr>
          <w:spacing w:val="-10"/>
        </w:rPr>
        <w:t xml:space="preserve"> </w:t>
      </w:r>
      <w:r>
        <w:rPr>
          <w:spacing w:val="-2"/>
        </w:rPr>
        <w:t>Positives</w:t>
      </w:r>
      <w:r>
        <w:rPr>
          <w:spacing w:val="-10"/>
        </w:rPr>
        <w:t xml:space="preserve"> </w:t>
      </w:r>
      <w:r>
        <w:rPr>
          <w:spacing w:val="-2"/>
        </w:rPr>
        <w:t>(FP),</w:t>
      </w:r>
      <w:r>
        <w:rPr>
          <w:spacing w:val="-10"/>
        </w:rPr>
        <w:t xml:space="preserve"> </w:t>
      </w:r>
      <w:r>
        <w:rPr>
          <w:spacing w:val="-2"/>
        </w:rPr>
        <w:t>and</w:t>
      </w:r>
      <w:r>
        <w:rPr>
          <w:spacing w:val="-10"/>
        </w:rPr>
        <w:t xml:space="preserve"> </w:t>
      </w:r>
      <w:r>
        <w:rPr>
          <w:spacing w:val="-2"/>
        </w:rPr>
        <w:t>False</w:t>
      </w:r>
      <w:r>
        <w:rPr>
          <w:spacing w:val="-10"/>
        </w:rPr>
        <w:t xml:space="preserve"> </w:t>
      </w:r>
      <w:r>
        <w:rPr>
          <w:spacing w:val="-2"/>
        </w:rPr>
        <w:t>Negatives</w:t>
      </w:r>
      <w:r>
        <w:rPr>
          <w:spacing w:val="-10"/>
        </w:rPr>
        <w:t xml:space="preserve"> </w:t>
      </w:r>
      <w:r>
        <w:rPr>
          <w:spacing w:val="-2"/>
        </w:rPr>
        <w:t>(FN).</w:t>
      </w:r>
      <w:r>
        <w:rPr>
          <w:spacing w:val="-10"/>
        </w:rPr>
        <w:t xml:space="preserve"> </w:t>
      </w:r>
      <w:r>
        <w:rPr>
          <w:spacing w:val="-2"/>
        </w:rPr>
        <w:t>TP</w:t>
      </w:r>
      <w:r>
        <w:rPr>
          <w:spacing w:val="-10"/>
        </w:rPr>
        <w:t xml:space="preserve"> </w:t>
      </w:r>
      <w:r>
        <w:rPr>
          <w:spacing w:val="-2"/>
        </w:rPr>
        <w:t>refers</w:t>
      </w:r>
      <w:r>
        <w:rPr>
          <w:spacing w:val="-10"/>
        </w:rPr>
        <w:t xml:space="preserve"> </w:t>
      </w:r>
      <w:r>
        <w:rPr>
          <w:spacing w:val="-2"/>
        </w:rPr>
        <w:t>to</w:t>
      </w:r>
      <w:r>
        <w:rPr>
          <w:spacing w:val="-10"/>
        </w:rPr>
        <w:t xml:space="preserve"> </w:t>
      </w:r>
      <w:r>
        <w:rPr>
          <w:spacing w:val="-2"/>
        </w:rPr>
        <w:t>the</w:t>
      </w:r>
      <w:r>
        <w:rPr>
          <w:spacing w:val="-10"/>
        </w:rPr>
        <w:t xml:space="preserve"> </w:t>
      </w:r>
      <w:r>
        <w:rPr>
          <w:spacing w:val="-2"/>
        </w:rPr>
        <w:t>positive</w:t>
      </w:r>
      <w:r>
        <w:rPr>
          <w:spacing w:val="-10"/>
        </w:rPr>
        <w:t xml:space="preserve"> </w:t>
      </w:r>
      <w:r>
        <w:rPr>
          <w:spacing w:val="-2"/>
        </w:rPr>
        <w:t xml:space="preserve">instances </w:t>
      </w:r>
      <w:r>
        <w:t xml:space="preserve">correctly classified as positive; TN refers to the negative instances correctly classified as negative; FP refers to the </w:t>
      </w:r>
      <w:r>
        <w:rPr>
          <w:spacing w:val="-2"/>
        </w:rPr>
        <w:t>negative</w:t>
      </w:r>
      <w:r>
        <w:rPr>
          <w:spacing w:val="-3"/>
        </w:rPr>
        <w:t xml:space="preserve"> </w:t>
      </w:r>
      <w:r>
        <w:rPr>
          <w:spacing w:val="-2"/>
        </w:rPr>
        <w:t>instances incorrectly</w:t>
      </w:r>
      <w:r>
        <w:rPr>
          <w:spacing w:val="-3"/>
        </w:rPr>
        <w:t xml:space="preserve"> </w:t>
      </w:r>
      <w:r>
        <w:rPr>
          <w:spacing w:val="-2"/>
        </w:rPr>
        <w:t>classified as positive; FN refers to</w:t>
      </w:r>
      <w:r>
        <w:rPr>
          <w:spacing w:val="-3"/>
        </w:rPr>
        <w:t xml:space="preserve"> </w:t>
      </w:r>
      <w:r>
        <w:rPr>
          <w:spacing w:val="-2"/>
        </w:rPr>
        <w:t>the positive instances</w:t>
      </w:r>
      <w:r>
        <w:rPr>
          <w:spacing w:val="-3"/>
        </w:rPr>
        <w:t xml:space="preserve"> </w:t>
      </w:r>
      <w:r>
        <w:rPr>
          <w:spacing w:val="-2"/>
        </w:rPr>
        <w:t>incorrectly classified as</w:t>
      </w:r>
      <w:r>
        <w:rPr>
          <w:spacing w:val="-3"/>
        </w:rPr>
        <w:t xml:space="preserve"> </w:t>
      </w:r>
      <w:r>
        <w:rPr>
          <w:spacing w:val="-2"/>
        </w:rPr>
        <w:t>negative.</w:t>
      </w:r>
    </w:p>
    <w:p w14:paraId="4B567B9A" w14:textId="77777777" w:rsidR="006931E1" w:rsidRDefault="006931E1" w:rsidP="006931E1">
      <w:pPr>
        <w:pStyle w:val="ListParagraph"/>
        <w:numPr>
          <w:ilvl w:val="0"/>
          <w:numId w:val="11"/>
        </w:numPr>
        <w:tabs>
          <w:tab w:val="left" w:pos="838"/>
        </w:tabs>
        <w:spacing w:before="152"/>
        <w:ind w:hanging="171"/>
        <w:jc w:val="left"/>
        <w:rPr>
          <w:sz w:val="20"/>
        </w:rPr>
      </w:pPr>
      <w:r>
        <w:rPr>
          <w:sz w:val="20"/>
        </w:rPr>
        <w:t>Accuracy:</w:t>
      </w:r>
      <w:r>
        <w:rPr>
          <w:spacing w:val="5"/>
          <w:sz w:val="20"/>
        </w:rPr>
        <w:t xml:space="preserve"> </w:t>
      </w:r>
      <w:r>
        <w:rPr>
          <w:sz w:val="20"/>
        </w:rPr>
        <w:t>proportion</w:t>
      </w:r>
      <w:r>
        <w:rPr>
          <w:spacing w:val="-6"/>
          <w:sz w:val="20"/>
        </w:rPr>
        <w:t xml:space="preserve"> </w:t>
      </w:r>
      <w:r>
        <w:rPr>
          <w:sz w:val="20"/>
        </w:rPr>
        <w:t>of</w:t>
      </w:r>
      <w:r>
        <w:rPr>
          <w:spacing w:val="-5"/>
          <w:sz w:val="20"/>
        </w:rPr>
        <w:t xml:space="preserve"> </w:t>
      </w:r>
      <w:r>
        <w:rPr>
          <w:sz w:val="20"/>
        </w:rPr>
        <w:t>correct</w:t>
      </w:r>
      <w:r>
        <w:rPr>
          <w:spacing w:val="-6"/>
          <w:sz w:val="20"/>
        </w:rPr>
        <w:t xml:space="preserve"> </w:t>
      </w:r>
      <w:r>
        <w:rPr>
          <w:sz w:val="20"/>
        </w:rPr>
        <w:t>predictions,</w:t>
      </w:r>
      <w:r>
        <w:rPr>
          <w:spacing w:val="-5"/>
          <w:sz w:val="20"/>
        </w:rPr>
        <w:t xml:space="preserve"> </w:t>
      </w:r>
      <w:r>
        <w:rPr>
          <w:sz w:val="20"/>
        </w:rPr>
        <w:t>usually</w:t>
      </w:r>
      <w:r>
        <w:rPr>
          <w:spacing w:val="-6"/>
          <w:sz w:val="20"/>
        </w:rPr>
        <w:t xml:space="preserve"> </w:t>
      </w:r>
      <w:r>
        <w:rPr>
          <w:sz w:val="20"/>
        </w:rPr>
        <w:t>presented</w:t>
      </w:r>
      <w:r>
        <w:rPr>
          <w:spacing w:val="-5"/>
          <w:sz w:val="20"/>
        </w:rPr>
        <w:t xml:space="preserve"> </w:t>
      </w:r>
      <w:r>
        <w:rPr>
          <w:sz w:val="20"/>
        </w:rPr>
        <w:t>as</w:t>
      </w:r>
      <w:r>
        <w:rPr>
          <w:spacing w:val="-6"/>
          <w:sz w:val="20"/>
        </w:rPr>
        <w:t xml:space="preserve"> </w:t>
      </w:r>
      <w:r>
        <w:rPr>
          <w:sz w:val="20"/>
        </w:rPr>
        <w:t>a</w:t>
      </w:r>
      <w:r>
        <w:rPr>
          <w:spacing w:val="-5"/>
          <w:sz w:val="20"/>
        </w:rPr>
        <w:t xml:space="preserve"> </w:t>
      </w:r>
      <w:r>
        <w:rPr>
          <w:sz w:val="20"/>
        </w:rPr>
        <w:t>percentage</w:t>
      </w:r>
      <w:r>
        <w:rPr>
          <w:spacing w:val="-6"/>
          <w:sz w:val="20"/>
        </w:rPr>
        <w:t xml:space="preserve"> </w:t>
      </w:r>
      <w:r>
        <w:rPr>
          <w:sz w:val="20"/>
        </w:rPr>
        <w:t>or</w:t>
      </w:r>
      <w:r>
        <w:rPr>
          <w:spacing w:val="-5"/>
          <w:sz w:val="20"/>
        </w:rPr>
        <w:t xml:space="preserve"> </w:t>
      </w:r>
      <w:r>
        <w:rPr>
          <w:sz w:val="20"/>
        </w:rPr>
        <w:t>as</w:t>
      </w:r>
      <w:r>
        <w:rPr>
          <w:spacing w:val="-6"/>
          <w:sz w:val="20"/>
        </w:rPr>
        <w:t xml:space="preserve"> </w:t>
      </w:r>
      <w:r>
        <w:rPr>
          <w:sz w:val="20"/>
        </w:rPr>
        <w:t>a</w:t>
      </w:r>
      <w:r>
        <w:rPr>
          <w:spacing w:val="-5"/>
          <w:sz w:val="20"/>
        </w:rPr>
        <w:t xml:space="preserve"> </w:t>
      </w:r>
      <w:r>
        <w:rPr>
          <w:sz w:val="20"/>
        </w:rPr>
        <w:t>number</w:t>
      </w:r>
      <w:r>
        <w:rPr>
          <w:spacing w:val="-6"/>
          <w:sz w:val="20"/>
        </w:rPr>
        <w:t xml:space="preserve"> </w:t>
      </w:r>
      <w:r>
        <w:rPr>
          <w:sz w:val="20"/>
        </w:rPr>
        <w:t>from</w:t>
      </w:r>
      <w:r>
        <w:rPr>
          <w:spacing w:val="-5"/>
          <w:sz w:val="20"/>
        </w:rPr>
        <w:t xml:space="preserve"> </w:t>
      </w:r>
      <w:r>
        <w:rPr>
          <w:sz w:val="20"/>
        </w:rPr>
        <w:t>0</w:t>
      </w:r>
      <w:r>
        <w:rPr>
          <w:spacing w:val="-6"/>
          <w:sz w:val="20"/>
        </w:rPr>
        <w:t xml:space="preserve"> </w:t>
      </w:r>
      <w:r>
        <w:rPr>
          <w:sz w:val="20"/>
        </w:rPr>
        <w:t>to</w:t>
      </w:r>
      <w:r>
        <w:rPr>
          <w:spacing w:val="-5"/>
          <w:sz w:val="20"/>
        </w:rPr>
        <w:t xml:space="preserve"> 1.</w:t>
      </w:r>
    </w:p>
    <w:p w14:paraId="4FD09A89" w14:textId="77777777" w:rsidR="006931E1" w:rsidRDefault="006931E1" w:rsidP="006931E1">
      <w:pPr>
        <w:spacing w:before="44" w:line="134" w:lineRule="exact"/>
        <w:ind w:left="3140" w:right="1412"/>
        <w:jc w:val="center"/>
        <w:rPr>
          <w:rFonts w:ascii="Georgia"/>
          <w:i/>
          <w:sz w:val="20"/>
        </w:rPr>
      </w:pPr>
      <w:r>
        <w:rPr>
          <w:rFonts w:ascii="Georgia"/>
          <w:i/>
          <w:spacing w:val="13"/>
          <w:w w:val="105"/>
          <w:sz w:val="20"/>
        </w:rPr>
        <w:t>TP</w:t>
      </w:r>
      <w:r>
        <w:rPr>
          <w:rFonts w:ascii="Georgia"/>
          <w:i/>
          <w:spacing w:val="23"/>
          <w:w w:val="105"/>
          <w:sz w:val="20"/>
        </w:rPr>
        <w:t xml:space="preserve"> </w:t>
      </w:r>
      <w:r>
        <w:rPr>
          <w:rFonts w:ascii="Georgia"/>
          <w:w w:val="105"/>
          <w:sz w:val="20"/>
        </w:rPr>
        <w:t>+</w:t>
      </w:r>
      <w:r>
        <w:rPr>
          <w:rFonts w:ascii="Georgia"/>
          <w:spacing w:val="-4"/>
          <w:w w:val="105"/>
          <w:sz w:val="20"/>
        </w:rPr>
        <w:t xml:space="preserve"> </w:t>
      </w:r>
      <w:r>
        <w:rPr>
          <w:rFonts w:ascii="Georgia"/>
          <w:i/>
          <w:spacing w:val="8"/>
          <w:w w:val="105"/>
          <w:sz w:val="20"/>
        </w:rPr>
        <w:t>TN</w:t>
      </w:r>
    </w:p>
    <w:p w14:paraId="10C56093" w14:textId="77777777" w:rsidR="006931E1" w:rsidRDefault="006931E1" w:rsidP="006931E1">
      <w:pPr>
        <w:spacing w:line="134" w:lineRule="exact"/>
        <w:jc w:val="center"/>
        <w:rPr>
          <w:rFonts w:ascii="Georgia"/>
          <w:sz w:val="20"/>
        </w:rPr>
        <w:sectPr w:rsidR="006931E1" w:rsidSect="006931E1">
          <w:type w:val="continuous"/>
          <w:pgSz w:w="12240" w:h="15840"/>
          <w:pgMar w:top="1300" w:right="1260" w:bottom="1020" w:left="1320" w:header="686" w:footer="826" w:gutter="0"/>
          <w:cols w:space="720"/>
        </w:sectPr>
      </w:pPr>
    </w:p>
    <w:p w14:paraId="7F16A2F8" w14:textId="77777777" w:rsidR="006931E1" w:rsidRDefault="006931E1" w:rsidP="006931E1">
      <w:pPr>
        <w:jc w:val="right"/>
        <w:rPr>
          <w:rFonts w:ascii="Georgia"/>
          <w:sz w:val="20"/>
        </w:rPr>
      </w:pPr>
      <w:r>
        <w:rPr>
          <w:rFonts w:ascii="Georgia"/>
          <w:i/>
          <w:spacing w:val="-2"/>
          <w:sz w:val="20"/>
        </w:rPr>
        <w:lastRenderedPageBreak/>
        <w:t>Accuracy</w:t>
      </w:r>
      <w:r>
        <w:rPr>
          <w:rFonts w:ascii="Georgia"/>
          <w:i/>
          <w:spacing w:val="6"/>
          <w:sz w:val="20"/>
        </w:rPr>
        <w:t xml:space="preserve"> </w:t>
      </w:r>
      <w:r>
        <w:rPr>
          <w:rFonts w:ascii="Georgia"/>
          <w:spacing w:val="-10"/>
          <w:sz w:val="20"/>
        </w:rPr>
        <w:t>=</w:t>
      </w:r>
    </w:p>
    <w:p w14:paraId="2276ED72" w14:textId="77777777" w:rsidR="006931E1" w:rsidRDefault="006931E1" w:rsidP="006931E1">
      <w:pPr>
        <w:spacing w:before="9"/>
        <w:rPr>
          <w:rFonts w:ascii="Georgia"/>
          <w:sz w:val="11"/>
        </w:rPr>
      </w:pPr>
      <w:r>
        <w:br w:type="column"/>
      </w:r>
    </w:p>
    <w:p w14:paraId="477FF0E0" w14:textId="52E7F723" w:rsidR="006931E1" w:rsidRDefault="00BF4B2A" w:rsidP="006931E1">
      <w:pPr>
        <w:pStyle w:val="BodyText"/>
        <w:spacing w:line="20" w:lineRule="exact"/>
        <w:ind w:left="39" w:right="-87"/>
        <w:rPr>
          <w:rFonts w:ascii="Georgia"/>
          <w:sz w:val="2"/>
        </w:rPr>
      </w:pPr>
      <w:r>
        <w:rPr>
          <w:rFonts w:ascii="Georgia"/>
          <w:noProof/>
          <w:sz w:val="2"/>
          <w:lang w:val="en-IN" w:eastAsia="en-IN" w:bidi="ta-IN"/>
        </w:rPr>
        <mc:AlternateContent>
          <mc:Choice Requires="wpg">
            <w:drawing>
              <wp:inline distT="0" distB="0" distL="0" distR="0" wp14:anchorId="31E36F79" wp14:editId="1B742CD0">
                <wp:extent cx="1273810" cy="5080"/>
                <wp:effectExtent l="5080" t="6350" r="6985" b="7620"/>
                <wp:docPr id="1469188144" name="docshapegroup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3810" cy="5080"/>
                          <a:chOff x="0" y="0"/>
                          <a:chExt cx="2006" cy="8"/>
                        </a:xfrm>
                      </wpg:grpSpPr>
                      <wps:wsp>
                        <wps:cNvPr id="1035155858" name="Line 143"/>
                        <wps:cNvCnPr>
                          <a:cxnSpLocks noChangeShapeType="1"/>
                        </wps:cNvCnPr>
                        <wps:spPr bwMode="auto">
                          <a:xfrm>
                            <a:off x="0" y="4"/>
                            <a:ext cx="200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9F93186" id="docshapegroup180" o:spid="_x0000_s1026" style="width:100.3pt;height:.4pt;mso-position-horizontal-relative:char;mso-position-vertical-relative:line" coordsize="2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">
                <v:line id="Line 143" o:spid="_x0000_s1027" style="position:absolute;visibility:visible;mso-wrap-style:square" from="0,4" to="20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" strokeweight=".14042mm"/>
                <w10:anchorlock/>
              </v:group>
            </w:pict>
          </mc:Fallback>
        </mc:AlternateContent>
      </w:r>
    </w:p>
    <w:p w14:paraId="12489FA3" w14:textId="77777777" w:rsidR="006931E1" w:rsidRDefault="006931E1" w:rsidP="006931E1">
      <w:pPr>
        <w:ind w:left="39"/>
        <w:rPr>
          <w:rFonts w:ascii="Georgia"/>
          <w:i/>
          <w:sz w:val="20"/>
        </w:rPr>
      </w:pPr>
      <w:r>
        <w:rPr>
          <w:rFonts w:ascii="Georgia"/>
          <w:i/>
          <w:spacing w:val="13"/>
          <w:w w:val="110"/>
          <w:sz w:val="20"/>
        </w:rPr>
        <w:t>TP</w:t>
      </w:r>
      <w:r>
        <w:rPr>
          <w:rFonts w:ascii="Georgia"/>
          <w:i/>
          <w:spacing w:val="12"/>
          <w:w w:val="110"/>
          <w:sz w:val="20"/>
        </w:rPr>
        <w:t xml:space="preserve"> </w:t>
      </w:r>
      <w:r>
        <w:rPr>
          <w:rFonts w:ascii="Georgia"/>
          <w:w w:val="110"/>
          <w:sz w:val="20"/>
        </w:rPr>
        <w:t>+</w:t>
      </w:r>
      <w:r>
        <w:rPr>
          <w:rFonts w:ascii="Georgia"/>
          <w:spacing w:val="-12"/>
          <w:w w:val="110"/>
          <w:sz w:val="20"/>
        </w:rPr>
        <w:t xml:space="preserve"> </w:t>
      </w:r>
      <w:r>
        <w:rPr>
          <w:rFonts w:ascii="Georgia"/>
          <w:i/>
          <w:spacing w:val="13"/>
          <w:w w:val="110"/>
          <w:sz w:val="20"/>
        </w:rPr>
        <w:t>TN</w:t>
      </w:r>
      <w:r>
        <w:rPr>
          <w:rFonts w:ascii="Georgia"/>
          <w:i/>
          <w:spacing w:val="7"/>
          <w:w w:val="110"/>
          <w:sz w:val="20"/>
        </w:rPr>
        <w:t xml:space="preserve"> </w:t>
      </w:r>
      <w:r>
        <w:rPr>
          <w:rFonts w:ascii="Georgia"/>
          <w:w w:val="110"/>
          <w:sz w:val="20"/>
        </w:rPr>
        <w:t>+</w:t>
      </w:r>
      <w:r>
        <w:rPr>
          <w:rFonts w:ascii="Georgia"/>
          <w:spacing w:val="-12"/>
          <w:w w:val="110"/>
          <w:sz w:val="20"/>
        </w:rPr>
        <w:t xml:space="preserve"> </w:t>
      </w:r>
      <w:r>
        <w:rPr>
          <w:rFonts w:ascii="Georgia"/>
          <w:i/>
          <w:spacing w:val="13"/>
          <w:w w:val="110"/>
          <w:sz w:val="20"/>
        </w:rPr>
        <w:t>FP</w:t>
      </w:r>
      <w:r>
        <w:rPr>
          <w:rFonts w:ascii="Georgia"/>
          <w:i/>
          <w:spacing w:val="12"/>
          <w:w w:val="110"/>
          <w:sz w:val="20"/>
        </w:rPr>
        <w:t xml:space="preserve"> </w:t>
      </w:r>
      <w:r>
        <w:rPr>
          <w:rFonts w:ascii="Georgia"/>
          <w:w w:val="110"/>
          <w:sz w:val="20"/>
        </w:rPr>
        <w:t>+</w:t>
      </w:r>
      <w:r>
        <w:rPr>
          <w:rFonts w:ascii="Georgia"/>
          <w:spacing w:val="-12"/>
          <w:w w:val="110"/>
          <w:sz w:val="20"/>
        </w:rPr>
        <w:t xml:space="preserve"> </w:t>
      </w:r>
      <w:r>
        <w:rPr>
          <w:rFonts w:ascii="Georgia"/>
          <w:i/>
          <w:spacing w:val="-5"/>
          <w:w w:val="110"/>
          <w:sz w:val="20"/>
        </w:rPr>
        <w:t>FN</w:t>
      </w:r>
    </w:p>
    <w:p w14:paraId="0720F707" w14:textId="77777777" w:rsidR="006931E1" w:rsidRDefault="006931E1" w:rsidP="006931E1">
      <w:pPr>
        <w:spacing w:line="227" w:lineRule="exact"/>
        <w:ind w:right="179"/>
        <w:jc w:val="right"/>
        <w:rPr>
          <w:sz w:val="20"/>
        </w:rPr>
      </w:pPr>
      <w:r>
        <w:br w:type="column"/>
      </w:r>
      <w:r>
        <w:rPr>
          <w:spacing w:val="-5"/>
          <w:sz w:val="20"/>
        </w:rPr>
        <w:lastRenderedPageBreak/>
        <w:t>(1)</w:t>
      </w:r>
    </w:p>
    <w:p w14:paraId="16B16D9C" w14:textId="77777777" w:rsidR="006931E1" w:rsidRDefault="006931E1" w:rsidP="006931E1">
      <w:pPr>
        <w:spacing w:line="227" w:lineRule="exact"/>
        <w:jc w:val="right"/>
        <w:rPr>
          <w:sz w:val="20"/>
        </w:rPr>
        <w:sectPr w:rsidR="006931E1">
          <w:type w:val="continuous"/>
          <w:pgSz w:w="12240" w:h="15840"/>
          <w:pgMar w:top="1580" w:right="1260" w:bottom="280" w:left="1320" w:header="686" w:footer="826" w:gutter="0"/>
          <w:cols w:num="3" w:space="720" w:equalWidth="0">
            <w:col w:w="4624" w:space="40"/>
            <w:col w:w="2023" w:space="39"/>
            <w:col w:w="2934"/>
          </w:cols>
        </w:sectPr>
      </w:pPr>
    </w:p>
    <w:p w14:paraId="2FC6B7A4" w14:textId="77777777" w:rsidR="006931E1" w:rsidRDefault="006931E1" w:rsidP="006931E1">
      <w:pPr>
        <w:pStyle w:val="ListParagraph"/>
        <w:numPr>
          <w:ilvl w:val="0"/>
          <w:numId w:val="11"/>
        </w:numPr>
        <w:tabs>
          <w:tab w:val="left" w:pos="838"/>
        </w:tabs>
        <w:spacing w:before="28"/>
        <w:ind w:hanging="171"/>
        <w:jc w:val="left"/>
        <w:rPr>
          <w:sz w:val="20"/>
        </w:rPr>
      </w:pPr>
      <w:r>
        <w:rPr>
          <w:sz w:val="20"/>
        </w:rPr>
        <w:lastRenderedPageBreak/>
        <w:t>Specificity:</w:t>
      </w:r>
      <w:r>
        <w:rPr>
          <w:spacing w:val="3"/>
          <w:sz w:val="20"/>
        </w:rPr>
        <w:t xml:space="preserve"> </w:t>
      </w:r>
      <w:r>
        <w:rPr>
          <w:sz w:val="20"/>
        </w:rPr>
        <w:t>it</w:t>
      </w:r>
      <w:r>
        <w:rPr>
          <w:spacing w:val="-7"/>
          <w:sz w:val="20"/>
        </w:rPr>
        <w:t xml:space="preserve"> </w:t>
      </w:r>
      <w:r>
        <w:rPr>
          <w:sz w:val="20"/>
        </w:rPr>
        <w:t>measures</w:t>
      </w:r>
      <w:r>
        <w:rPr>
          <w:spacing w:val="-7"/>
          <w:sz w:val="20"/>
        </w:rPr>
        <w:t xml:space="preserve"> </w:t>
      </w:r>
      <w:r>
        <w:rPr>
          <w:sz w:val="20"/>
        </w:rPr>
        <w:t>the</w:t>
      </w:r>
      <w:r>
        <w:rPr>
          <w:spacing w:val="-7"/>
          <w:sz w:val="20"/>
        </w:rPr>
        <w:t xml:space="preserve"> </w:t>
      </w:r>
      <w:r>
        <w:rPr>
          <w:sz w:val="20"/>
        </w:rPr>
        <w:t>ability</w:t>
      </w:r>
      <w:r>
        <w:rPr>
          <w:spacing w:val="-7"/>
          <w:sz w:val="20"/>
        </w:rPr>
        <w:t xml:space="preserve"> </w:t>
      </w:r>
      <w:r>
        <w:rPr>
          <w:sz w:val="20"/>
        </w:rPr>
        <w:t>of</w:t>
      </w:r>
      <w:r>
        <w:rPr>
          <w:spacing w:val="-8"/>
          <w:sz w:val="20"/>
        </w:rPr>
        <w:t xml:space="preserve"> </w:t>
      </w:r>
      <w:r>
        <w:rPr>
          <w:sz w:val="20"/>
        </w:rPr>
        <w:t>the</w:t>
      </w:r>
      <w:r>
        <w:rPr>
          <w:spacing w:val="-7"/>
          <w:sz w:val="20"/>
        </w:rPr>
        <w:t xml:space="preserve"> </w:t>
      </w:r>
      <w:r>
        <w:rPr>
          <w:sz w:val="20"/>
        </w:rPr>
        <w:t>classifier</w:t>
      </w:r>
      <w:r>
        <w:rPr>
          <w:spacing w:val="-7"/>
          <w:sz w:val="20"/>
        </w:rPr>
        <w:t xml:space="preserve"> </w:t>
      </w:r>
      <w:r>
        <w:rPr>
          <w:sz w:val="20"/>
        </w:rPr>
        <w:t>to</w:t>
      </w:r>
      <w:r>
        <w:rPr>
          <w:spacing w:val="-7"/>
          <w:sz w:val="20"/>
        </w:rPr>
        <w:t xml:space="preserve"> </w:t>
      </w:r>
      <w:r>
        <w:rPr>
          <w:sz w:val="20"/>
        </w:rPr>
        <w:t>correctly</w:t>
      </w:r>
      <w:r>
        <w:rPr>
          <w:spacing w:val="-7"/>
          <w:sz w:val="20"/>
        </w:rPr>
        <w:t xml:space="preserve"> </w:t>
      </w:r>
      <w:r>
        <w:rPr>
          <w:sz w:val="20"/>
        </w:rPr>
        <w:t>identify</w:t>
      </w:r>
      <w:r>
        <w:rPr>
          <w:spacing w:val="-7"/>
          <w:sz w:val="20"/>
        </w:rPr>
        <w:t xml:space="preserve"> </w:t>
      </w:r>
      <w:r>
        <w:rPr>
          <w:sz w:val="20"/>
        </w:rPr>
        <w:t>the</w:t>
      </w:r>
      <w:r>
        <w:rPr>
          <w:spacing w:val="-7"/>
          <w:sz w:val="20"/>
        </w:rPr>
        <w:t xml:space="preserve"> </w:t>
      </w:r>
      <w:r>
        <w:rPr>
          <w:sz w:val="20"/>
        </w:rPr>
        <w:t>negative</w:t>
      </w:r>
      <w:r>
        <w:rPr>
          <w:spacing w:val="-7"/>
          <w:sz w:val="20"/>
        </w:rPr>
        <w:t xml:space="preserve"> </w:t>
      </w:r>
      <w:r>
        <w:rPr>
          <w:sz w:val="20"/>
        </w:rPr>
        <w:t>instances</w:t>
      </w:r>
      <w:r>
        <w:rPr>
          <w:spacing w:val="-7"/>
          <w:sz w:val="20"/>
        </w:rPr>
        <w:t xml:space="preserve"> </w:t>
      </w:r>
      <w:r>
        <w:rPr>
          <w:sz w:val="20"/>
        </w:rPr>
        <w:t>of</w:t>
      </w:r>
      <w:r>
        <w:rPr>
          <w:spacing w:val="-7"/>
          <w:sz w:val="20"/>
        </w:rPr>
        <w:t xml:space="preserve"> </w:t>
      </w:r>
      <w:r>
        <w:rPr>
          <w:sz w:val="20"/>
        </w:rPr>
        <w:t>a</w:t>
      </w:r>
      <w:r>
        <w:rPr>
          <w:spacing w:val="-8"/>
          <w:sz w:val="20"/>
        </w:rPr>
        <w:t xml:space="preserve"> </w:t>
      </w:r>
      <w:r>
        <w:rPr>
          <w:spacing w:val="-2"/>
          <w:sz w:val="20"/>
        </w:rPr>
        <w:t>class.</w:t>
      </w:r>
    </w:p>
    <w:p w14:paraId="757FCA5E" w14:textId="77777777" w:rsidR="006931E1" w:rsidRDefault="006931E1" w:rsidP="006931E1">
      <w:pPr>
        <w:spacing w:before="44" w:line="181" w:lineRule="exact"/>
        <w:ind w:left="4056" w:right="1583"/>
        <w:jc w:val="center"/>
        <w:rPr>
          <w:rFonts w:ascii="Georgia"/>
          <w:i/>
          <w:sz w:val="20"/>
        </w:rPr>
      </w:pPr>
      <w:r>
        <w:rPr>
          <w:rFonts w:ascii="Georgia"/>
          <w:i/>
          <w:spacing w:val="8"/>
          <w:sz w:val="20"/>
        </w:rPr>
        <w:t>TN</w:t>
      </w:r>
    </w:p>
    <w:p w14:paraId="42837667" w14:textId="37E1DF47" w:rsidR="006931E1" w:rsidRDefault="00BF4B2A" w:rsidP="006931E1">
      <w:pPr>
        <w:spacing w:line="136" w:lineRule="exact"/>
        <w:ind w:left="3116" w:right="2872"/>
        <w:jc w:val="center"/>
        <w:rPr>
          <w:rFonts w:ascii="Georgia"/>
          <w:sz w:val="20"/>
        </w:rPr>
      </w:pPr>
      <w:r>
        <w:rPr>
          <w:noProof/>
          <w:lang w:val="en-IN" w:eastAsia="en-IN" w:bidi="ta-IN"/>
        </w:rPr>
        <mc:AlternateContent>
          <mc:Choice Requires="wps">
            <w:drawing>
              <wp:anchor distT="0" distB="0" distL="114300" distR="114300" simplePos="0" relativeHeight="487610368" behindDoc="0" locked="0" layoutInCell="1" allowOverlap="1" wp14:anchorId="74E311E4" wp14:editId="79792734">
                <wp:simplePos x="0" y="0"/>
                <wp:positionH relativeFrom="page">
                  <wp:posOffset>4236720</wp:posOffset>
                </wp:positionH>
                <wp:positionV relativeFrom="paragraph">
                  <wp:posOffset>55245</wp:posOffset>
                </wp:positionV>
                <wp:extent cx="558800" cy="0"/>
                <wp:effectExtent l="0" t="0" r="0" b="0"/>
                <wp:wrapNone/>
                <wp:docPr id="211052798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8C3824" id="Line 144" o:spid="_x0000_s1026" style="position:absolute;z-index:48761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6pt,4.35pt" to="377.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" strokeweight=".14042mm">
                <w10:wrap anchorx="page"/>
              </v:line>
            </w:pict>
          </mc:Fallback>
        </mc:AlternateContent>
      </w:r>
      <w:r w:rsidR="006931E1">
        <w:rPr>
          <w:rFonts w:ascii="Georgia"/>
          <w:i/>
          <w:w w:val="105"/>
          <w:sz w:val="20"/>
        </w:rPr>
        <w:t>Specificity</w:t>
      </w:r>
      <w:r w:rsidR="006931E1">
        <w:rPr>
          <w:rFonts w:ascii="Georgia"/>
          <w:i/>
          <w:spacing w:val="20"/>
          <w:w w:val="110"/>
          <w:sz w:val="20"/>
        </w:rPr>
        <w:t xml:space="preserve"> </w:t>
      </w:r>
      <w:r w:rsidR="006931E1">
        <w:rPr>
          <w:rFonts w:ascii="Georgia"/>
          <w:spacing w:val="-10"/>
          <w:w w:val="110"/>
          <w:sz w:val="20"/>
        </w:rPr>
        <w:t>=</w:t>
      </w:r>
    </w:p>
    <w:p w14:paraId="486229CE" w14:textId="77777777" w:rsidR="006931E1" w:rsidRDefault="006931E1" w:rsidP="006931E1">
      <w:pPr>
        <w:spacing w:line="182" w:lineRule="exact"/>
        <w:ind w:left="4056" w:right="1589"/>
        <w:jc w:val="center"/>
        <w:rPr>
          <w:rFonts w:ascii="Georgia"/>
          <w:i/>
          <w:sz w:val="20"/>
        </w:rPr>
      </w:pPr>
      <w:r>
        <w:rPr>
          <w:rFonts w:ascii="Georgia"/>
          <w:i/>
          <w:spacing w:val="13"/>
          <w:w w:val="105"/>
          <w:sz w:val="20"/>
        </w:rPr>
        <w:t>TN</w:t>
      </w:r>
      <w:r>
        <w:rPr>
          <w:rFonts w:ascii="Georgia"/>
          <w:i/>
          <w:spacing w:val="17"/>
          <w:w w:val="105"/>
          <w:sz w:val="20"/>
        </w:rPr>
        <w:t xml:space="preserve"> </w:t>
      </w:r>
      <w:r>
        <w:rPr>
          <w:rFonts w:ascii="Georgia"/>
          <w:w w:val="105"/>
          <w:sz w:val="20"/>
        </w:rPr>
        <w:t>+</w:t>
      </w:r>
      <w:r>
        <w:rPr>
          <w:rFonts w:ascii="Georgia"/>
          <w:spacing w:val="-4"/>
          <w:w w:val="105"/>
          <w:sz w:val="20"/>
        </w:rPr>
        <w:t xml:space="preserve"> </w:t>
      </w:r>
      <w:r>
        <w:rPr>
          <w:rFonts w:ascii="Georgia"/>
          <w:i/>
          <w:spacing w:val="8"/>
          <w:w w:val="105"/>
          <w:sz w:val="20"/>
        </w:rPr>
        <w:t>FP</w:t>
      </w:r>
    </w:p>
    <w:p w14:paraId="78EA9C40" w14:textId="77777777" w:rsidR="006931E1" w:rsidRDefault="006931E1" w:rsidP="006931E1">
      <w:pPr>
        <w:rPr>
          <w:rFonts w:ascii="Georgia"/>
          <w:i/>
          <w:sz w:val="24"/>
        </w:rPr>
      </w:pPr>
      <w:r>
        <w:br w:type="column"/>
      </w:r>
    </w:p>
    <w:p w14:paraId="5B7929FA" w14:textId="77777777" w:rsidR="006931E1" w:rsidRDefault="006931E1" w:rsidP="006931E1">
      <w:pPr>
        <w:pStyle w:val="BodyText"/>
        <w:spacing w:before="161"/>
        <w:ind w:left="119"/>
      </w:pPr>
      <w:r>
        <w:rPr>
          <w:spacing w:val="-5"/>
        </w:rPr>
        <w:t>(2)</w:t>
      </w:r>
    </w:p>
    <w:p w14:paraId="524C36DB" w14:textId="77777777" w:rsidR="006931E1" w:rsidRDefault="006931E1" w:rsidP="006931E1">
      <w:pPr>
        <w:sectPr w:rsidR="006931E1">
          <w:type w:val="continuous"/>
          <w:pgSz w:w="12240" w:h="15840"/>
          <w:pgMar w:top="1580" w:right="1260" w:bottom="280" w:left="1320" w:header="686" w:footer="826" w:gutter="0"/>
          <w:cols w:num="2" w:space="720" w:equalWidth="0">
            <w:col w:w="9089" w:space="40"/>
            <w:col w:w="531"/>
          </w:cols>
        </w:sectPr>
      </w:pPr>
    </w:p>
    <w:p w14:paraId="50E163FF" w14:textId="77777777" w:rsidR="006931E1" w:rsidRDefault="006931E1" w:rsidP="006931E1">
      <w:pPr>
        <w:pStyle w:val="ListParagraph"/>
        <w:numPr>
          <w:ilvl w:val="0"/>
          <w:numId w:val="11"/>
        </w:numPr>
        <w:tabs>
          <w:tab w:val="left" w:pos="838"/>
        </w:tabs>
        <w:spacing w:before="51" w:line="228" w:lineRule="auto"/>
        <w:ind w:right="178"/>
        <w:jc w:val="left"/>
        <w:rPr>
          <w:sz w:val="20"/>
        </w:rPr>
      </w:pPr>
      <w:r>
        <w:rPr>
          <w:sz w:val="20"/>
        </w:rPr>
        <w:lastRenderedPageBreak/>
        <w:t>Recall/Sensitivity:</w:t>
      </w:r>
      <w:r>
        <w:rPr>
          <w:spacing w:val="37"/>
          <w:sz w:val="20"/>
        </w:rPr>
        <w:t xml:space="preserve"> </w:t>
      </w:r>
      <w:r>
        <w:rPr>
          <w:sz w:val="20"/>
        </w:rPr>
        <w:t>also known as recall, it measures a classifier’s ability to correctly identify the positive instances of a class.</w:t>
      </w:r>
    </w:p>
    <w:p w14:paraId="71C611D0" w14:textId="77777777" w:rsidR="006931E1" w:rsidRDefault="006931E1" w:rsidP="006931E1">
      <w:pPr>
        <w:spacing w:line="228" w:lineRule="auto"/>
        <w:rPr>
          <w:sz w:val="20"/>
        </w:rPr>
        <w:sectPr w:rsidR="006931E1">
          <w:type w:val="continuous"/>
          <w:pgSz w:w="12240" w:h="15840"/>
          <w:pgMar w:top="1580" w:right="1260" w:bottom="280" w:left="1320" w:header="686" w:footer="826" w:gutter="0"/>
          <w:cols w:space="720"/>
        </w:sectPr>
      </w:pPr>
    </w:p>
    <w:p w14:paraId="56A65325" w14:textId="77777777" w:rsidR="006931E1" w:rsidRDefault="006931E1" w:rsidP="006931E1">
      <w:pPr>
        <w:spacing w:before="72"/>
        <w:jc w:val="right"/>
        <w:rPr>
          <w:rFonts w:ascii="Georgia"/>
          <w:sz w:val="20"/>
        </w:rPr>
      </w:pPr>
      <w:r>
        <w:rPr>
          <w:rFonts w:ascii="Georgia"/>
          <w:i/>
          <w:sz w:val="20"/>
        </w:rPr>
        <w:lastRenderedPageBreak/>
        <w:t>Recall</w:t>
      </w:r>
      <w:r>
        <w:rPr>
          <w:rFonts w:ascii="Georgia"/>
          <w:i/>
          <w:spacing w:val="8"/>
          <w:w w:val="110"/>
          <w:sz w:val="20"/>
        </w:rPr>
        <w:t xml:space="preserve"> </w:t>
      </w:r>
      <w:r>
        <w:rPr>
          <w:rFonts w:ascii="Georgia"/>
          <w:spacing w:val="-10"/>
          <w:w w:val="110"/>
          <w:sz w:val="20"/>
        </w:rPr>
        <w:t>=</w:t>
      </w:r>
    </w:p>
    <w:p w14:paraId="45D09293" w14:textId="77777777" w:rsidR="006931E1" w:rsidRDefault="006931E1" w:rsidP="006931E1">
      <w:pPr>
        <w:spacing w:line="165" w:lineRule="exact"/>
        <w:ind w:left="34" w:right="1"/>
        <w:jc w:val="center"/>
        <w:rPr>
          <w:rFonts w:ascii="Georgia"/>
          <w:i/>
          <w:sz w:val="20"/>
        </w:rPr>
      </w:pPr>
      <w:r>
        <w:br w:type="column"/>
      </w:r>
      <w:r>
        <w:rPr>
          <w:rFonts w:ascii="Georgia"/>
          <w:i/>
          <w:spacing w:val="8"/>
          <w:sz w:val="20"/>
        </w:rPr>
        <w:lastRenderedPageBreak/>
        <w:t>TP</w:t>
      </w:r>
    </w:p>
    <w:p w14:paraId="6D93ECF6" w14:textId="77777777" w:rsidR="006931E1" w:rsidRDefault="006931E1" w:rsidP="006931E1">
      <w:pPr>
        <w:pStyle w:val="BodyText"/>
        <w:spacing w:before="7"/>
        <w:rPr>
          <w:rFonts w:ascii="Georgia"/>
          <w:i/>
          <w:sz w:val="3"/>
        </w:rPr>
      </w:pPr>
    </w:p>
    <w:p w14:paraId="5EF69838" w14:textId="39EAD21D" w:rsidR="006931E1" w:rsidRDefault="00BF4B2A" w:rsidP="006931E1">
      <w:pPr>
        <w:pStyle w:val="BodyText"/>
        <w:spacing w:line="20" w:lineRule="exact"/>
        <w:ind w:left="39" w:right="-87"/>
        <w:rPr>
          <w:rFonts w:ascii="Georgia"/>
          <w:sz w:val="2"/>
        </w:rPr>
      </w:pPr>
      <w:r>
        <w:rPr>
          <w:rFonts w:ascii="Georgia"/>
          <w:noProof/>
          <w:sz w:val="2"/>
          <w:lang w:val="en-IN" w:eastAsia="en-IN" w:bidi="ta-IN"/>
        </w:rPr>
        <mc:AlternateContent>
          <mc:Choice Requires="wpg">
            <w:drawing>
              <wp:inline distT="0" distB="0" distL="0" distR="0" wp14:anchorId="46324273" wp14:editId="0CF1F904">
                <wp:extent cx="559435" cy="5080"/>
                <wp:effectExtent l="11430" t="7620" r="10160" b="6350"/>
                <wp:docPr id="799578071"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5080"/>
                          <a:chOff x="0" y="0"/>
                          <a:chExt cx="881" cy="8"/>
                        </a:xfrm>
                      </wpg:grpSpPr>
                      <wps:wsp>
                        <wps:cNvPr id="1002765969" name="Line 141"/>
                        <wps:cNvCnPr>
                          <a:cxnSpLocks noChangeShapeType="1"/>
                        </wps:cNvCnPr>
                        <wps:spPr bwMode="auto">
                          <a:xfrm>
                            <a:off x="0" y="4"/>
                            <a:ext cx="88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F793280" id="docshapegroup181" o:spid="_x0000_s1026" style="width:44.05pt;height:.4pt;mso-position-horizontal-relative:char;mso-position-vertical-relative:line" coordsize="8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">
                <v:line id="Line 141" o:spid="_x0000_s1027" style="position:absolute;visibility:visible;mso-wrap-style:square" from="0,4" to="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" strokeweight=".14042mm"/>
                <w10:anchorlock/>
              </v:group>
            </w:pict>
          </mc:Fallback>
        </mc:AlternateContent>
      </w:r>
    </w:p>
    <w:p w14:paraId="353A8A1D" w14:textId="77777777" w:rsidR="006931E1" w:rsidRDefault="006931E1" w:rsidP="006931E1">
      <w:pPr>
        <w:ind w:left="40" w:right="1"/>
        <w:jc w:val="center"/>
        <w:rPr>
          <w:rFonts w:ascii="Georgia"/>
          <w:i/>
          <w:sz w:val="20"/>
        </w:rPr>
      </w:pPr>
      <w:r>
        <w:rPr>
          <w:rFonts w:ascii="Georgia"/>
          <w:i/>
          <w:spacing w:val="13"/>
          <w:w w:val="105"/>
          <w:sz w:val="20"/>
        </w:rPr>
        <w:t>TP</w:t>
      </w:r>
      <w:r>
        <w:rPr>
          <w:rFonts w:ascii="Georgia"/>
          <w:i/>
          <w:spacing w:val="23"/>
          <w:w w:val="105"/>
          <w:sz w:val="20"/>
        </w:rPr>
        <w:t xml:space="preserve"> </w:t>
      </w:r>
      <w:r>
        <w:rPr>
          <w:rFonts w:ascii="Georgia"/>
          <w:w w:val="105"/>
          <w:sz w:val="20"/>
        </w:rPr>
        <w:t>+</w:t>
      </w:r>
      <w:r>
        <w:rPr>
          <w:rFonts w:ascii="Georgia"/>
          <w:spacing w:val="-4"/>
          <w:w w:val="105"/>
          <w:sz w:val="20"/>
        </w:rPr>
        <w:t xml:space="preserve"> </w:t>
      </w:r>
      <w:r>
        <w:rPr>
          <w:rFonts w:ascii="Georgia"/>
          <w:i/>
          <w:spacing w:val="-5"/>
          <w:w w:val="105"/>
          <w:sz w:val="20"/>
        </w:rPr>
        <w:t>FN</w:t>
      </w:r>
    </w:p>
    <w:p w14:paraId="21D15859" w14:textId="77777777" w:rsidR="006931E1" w:rsidRDefault="006931E1" w:rsidP="006931E1">
      <w:pPr>
        <w:spacing w:before="69"/>
        <w:ind w:right="179"/>
        <w:jc w:val="right"/>
        <w:rPr>
          <w:sz w:val="20"/>
        </w:rPr>
      </w:pPr>
      <w:r>
        <w:br w:type="column"/>
      </w:r>
      <w:r>
        <w:rPr>
          <w:spacing w:val="-5"/>
          <w:sz w:val="20"/>
        </w:rPr>
        <w:lastRenderedPageBreak/>
        <w:t>(3)</w:t>
      </w:r>
    </w:p>
    <w:p w14:paraId="773711B1" w14:textId="77777777" w:rsidR="006931E1" w:rsidRDefault="006931E1" w:rsidP="006931E1">
      <w:pPr>
        <w:jc w:val="right"/>
        <w:rPr>
          <w:sz w:val="20"/>
        </w:rPr>
        <w:sectPr w:rsidR="006931E1">
          <w:type w:val="continuous"/>
          <w:pgSz w:w="12240" w:h="15840"/>
          <w:pgMar w:top="1580" w:right="1260" w:bottom="280" w:left="1320" w:header="686" w:footer="826" w:gutter="0"/>
          <w:cols w:num="3" w:space="720" w:equalWidth="0">
            <w:col w:w="5054" w:space="40"/>
            <w:col w:w="899" w:space="39"/>
            <w:col w:w="3628"/>
          </w:cols>
        </w:sectPr>
      </w:pPr>
    </w:p>
    <w:p w14:paraId="16AE9875" w14:textId="77777777" w:rsidR="006931E1" w:rsidRPr="000F3BFB" w:rsidRDefault="006931E1" w:rsidP="006931E1">
      <w:pPr>
        <w:pStyle w:val="ListParagraph"/>
        <w:numPr>
          <w:ilvl w:val="0"/>
          <w:numId w:val="11"/>
        </w:numPr>
        <w:tabs>
          <w:tab w:val="left" w:pos="838"/>
        </w:tabs>
        <w:spacing w:before="5" w:line="228" w:lineRule="auto"/>
        <w:ind w:right="178"/>
        <w:jc w:val="left"/>
        <w:rPr>
          <w:sz w:val="20"/>
        </w:rPr>
        <w:sectPr w:rsidR="006931E1" w:rsidRPr="000F3BFB">
          <w:type w:val="continuous"/>
          <w:pgSz w:w="12240" w:h="15840"/>
          <w:pgMar w:top="1580" w:right="1260" w:bottom="280" w:left="1320" w:header="686" w:footer="826" w:gutter="0"/>
          <w:cols w:space="720"/>
        </w:sectPr>
      </w:pPr>
      <w:r>
        <w:rPr>
          <w:sz w:val="20"/>
        </w:rPr>
        <w:lastRenderedPageBreak/>
        <w:t>Precision/Positive Predictive Value: also known as precision, it represents the proportion of positive cases among the instances classified as positive.</w:t>
      </w:r>
    </w:p>
    <w:p w14:paraId="431B7C5F" w14:textId="77777777" w:rsidR="006931E1" w:rsidRDefault="006931E1" w:rsidP="000F3BFB">
      <w:pPr>
        <w:spacing w:before="177"/>
        <w:ind w:right="179"/>
        <w:jc w:val="right"/>
        <w:rPr>
          <w:sz w:val="12"/>
        </w:rPr>
      </w:pPr>
    </w:p>
    <w:p w14:paraId="107F2760" w14:textId="77777777" w:rsidR="006931E1" w:rsidRDefault="006931E1" w:rsidP="006931E1">
      <w:pPr>
        <w:pStyle w:val="BodyText"/>
        <w:spacing w:before="107" w:line="228" w:lineRule="auto"/>
        <w:ind w:left="120" w:right="177"/>
        <w:jc w:val="both"/>
      </w:pPr>
      <w:r>
        <w:rPr>
          <w:spacing w:val="-2"/>
        </w:rPr>
        <w:t>Given</w:t>
      </w:r>
      <w:r>
        <w:rPr>
          <w:spacing w:val="-6"/>
        </w:rPr>
        <w:t xml:space="preserve"> </w:t>
      </w:r>
      <w:r>
        <w:rPr>
          <w:spacing w:val="-2"/>
        </w:rPr>
        <w:t>the</w:t>
      </w:r>
      <w:r>
        <w:rPr>
          <w:spacing w:val="-6"/>
        </w:rPr>
        <w:t xml:space="preserve"> </w:t>
      </w:r>
      <w:r>
        <w:rPr>
          <w:spacing w:val="-2"/>
        </w:rPr>
        <w:t>worldwide</w:t>
      </w:r>
      <w:r>
        <w:rPr>
          <w:spacing w:val="-6"/>
        </w:rPr>
        <w:t xml:space="preserve"> </w:t>
      </w:r>
      <w:r>
        <w:rPr>
          <w:spacing w:val="-2"/>
        </w:rPr>
        <w:t>impact</w:t>
      </w:r>
      <w:r>
        <w:rPr>
          <w:spacing w:val="-6"/>
        </w:rPr>
        <w:t xml:space="preserve"> </w:t>
      </w:r>
      <w:r>
        <w:rPr>
          <w:spacing w:val="-2"/>
        </w:rPr>
        <w:t>of</w:t>
      </w:r>
      <w:r>
        <w:rPr>
          <w:spacing w:val="-6"/>
        </w:rPr>
        <w:t xml:space="preserve"> </w:t>
      </w:r>
      <w:r>
        <w:rPr>
          <w:spacing w:val="-2"/>
        </w:rPr>
        <w:t>the</w:t>
      </w:r>
      <w:r>
        <w:rPr>
          <w:spacing w:val="-6"/>
        </w:rPr>
        <w:t xml:space="preserve"> </w:t>
      </w:r>
      <w:r>
        <w:rPr>
          <w:spacing w:val="-2"/>
        </w:rPr>
        <w:t>COVID-19</w:t>
      </w:r>
      <w:r>
        <w:rPr>
          <w:spacing w:val="-6"/>
        </w:rPr>
        <w:t xml:space="preserve"> </w:t>
      </w:r>
      <w:r>
        <w:rPr>
          <w:spacing w:val="-2"/>
        </w:rPr>
        <w:t>pandemic,</w:t>
      </w:r>
      <w:r>
        <w:rPr>
          <w:spacing w:val="-6"/>
        </w:rPr>
        <w:t xml:space="preserve"> </w:t>
      </w:r>
      <w:r>
        <w:rPr>
          <w:spacing w:val="-2"/>
        </w:rPr>
        <w:t>it</w:t>
      </w:r>
      <w:r>
        <w:rPr>
          <w:spacing w:val="-6"/>
        </w:rPr>
        <w:t xml:space="preserve"> </w:t>
      </w:r>
      <w:r>
        <w:rPr>
          <w:spacing w:val="-2"/>
        </w:rPr>
        <w:t>is</w:t>
      </w:r>
      <w:r>
        <w:rPr>
          <w:spacing w:val="-6"/>
        </w:rPr>
        <w:t xml:space="preserve"> </w:t>
      </w:r>
      <w:r>
        <w:rPr>
          <w:spacing w:val="-2"/>
        </w:rPr>
        <w:t>a</w:t>
      </w:r>
      <w:r>
        <w:rPr>
          <w:spacing w:val="-6"/>
        </w:rPr>
        <w:t xml:space="preserve"> </w:t>
      </w:r>
      <w:r>
        <w:rPr>
          <w:spacing w:val="-2"/>
        </w:rPr>
        <w:t>priority</w:t>
      </w:r>
      <w:r>
        <w:rPr>
          <w:spacing w:val="-6"/>
        </w:rPr>
        <w:t xml:space="preserve"> </w:t>
      </w:r>
      <w:r>
        <w:rPr>
          <w:spacing w:val="-2"/>
        </w:rPr>
        <w:t>to</w:t>
      </w:r>
      <w:r>
        <w:rPr>
          <w:spacing w:val="-6"/>
        </w:rPr>
        <w:t xml:space="preserve"> </w:t>
      </w:r>
      <w:r>
        <w:rPr>
          <w:spacing w:val="-2"/>
        </w:rPr>
        <w:t>develop</w:t>
      </w:r>
      <w:r>
        <w:rPr>
          <w:spacing w:val="-6"/>
        </w:rPr>
        <w:t xml:space="preserve"> </w:t>
      </w:r>
      <w:r>
        <w:rPr>
          <w:spacing w:val="-2"/>
        </w:rPr>
        <w:t>alternative</w:t>
      </w:r>
      <w:r>
        <w:rPr>
          <w:spacing w:val="-6"/>
        </w:rPr>
        <w:t xml:space="preserve"> </w:t>
      </w:r>
      <w:r>
        <w:rPr>
          <w:spacing w:val="-2"/>
        </w:rPr>
        <w:t>diagnostic</w:t>
      </w:r>
      <w:r>
        <w:rPr>
          <w:spacing w:val="-6"/>
        </w:rPr>
        <w:t xml:space="preserve"> </w:t>
      </w:r>
      <w:r>
        <w:rPr>
          <w:spacing w:val="-2"/>
        </w:rPr>
        <w:t>tools</w:t>
      </w:r>
      <w:r>
        <w:rPr>
          <w:spacing w:val="-6"/>
        </w:rPr>
        <w:t xml:space="preserve"> </w:t>
      </w:r>
      <w:r>
        <w:rPr>
          <w:spacing w:val="-2"/>
        </w:rPr>
        <w:t xml:space="preserve">available </w:t>
      </w:r>
      <w:r>
        <w:t>for</w:t>
      </w:r>
      <w:r>
        <w:rPr>
          <w:spacing w:val="-2"/>
        </w:rPr>
        <w:t xml:space="preserve"> </w:t>
      </w:r>
      <w:r>
        <w:t>everyone</w:t>
      </w:r>
      <w:r>
        <w:rPr>
          <w:spacing w:val="-2"/>
        </w:rPr>
        <w:t xml:space="preserve"> </w:t>
      </w:r>
      <w:r>
        <w:t>and</w:t>
      </w:r>
      <w:r>
        <w:rPr>
          <w:spacing w:val="-2"/>
        </w:rPr>
        <w:t xml:space="preserve"> </w:t>
      </w:r>
      <w:r>
        <w:t>offer</w:t>
      </w:r>
      <w:r>
        <w:rPr>
          <w:spacing w:val="-2"/>
        </w:rPr>
        <w:t xml:space="preserve"> </w:t>
      </w:r>
      <w:r>
        <w:t>reliable</w:t>
      </w:r>
      <w:r>
        <w:rPr>
          <w:spacing w:val="-2"/>
        </w:rPr>
        <w:t xml:space="preserve"> </w:t>
      </w:r>
      <w:r>
        <w:t>results. This</w:t>
      </w:r>
      <w:r>
        <w:rPr>
          <w:spacing w:val="-2"/>
        </w:rPr>
        <w:t xml:space="preserve"> </w:t>
      </w:r>
      <w:r>
        <w:t>paper</w:t>
      </w:r>
      <w:r>
        <w:rPr>
          <w:spacing w:val="-2"/>
        </w:rPr>
        <w:t xml:space="preserve"> </w:t>
      </w:r>
      <w:r>
        <w:t>presents</w:t>
      </w:r>
      <w:r>
        <w:rPr>
          <w:spacing w:val="-2"/>
        </w:rPr>
        <w:t xml:space="preserve"> </w:t>
      </w:r>
      <w:r>
        <w:t>a</w:t>
      </w:r>
      <w:r>
        <w:rPr>
          <w:spacing w:val="-2"/>
        </w:rPr>
        <w:t xml:space="preserve"> </w:t>
      </w:r>
      <w:r>
        <w:t>systematic</w:t>
      </w:r>
      <w:r>
        <w:rPr>
          <w:spacing w:val="-2"/>
        </w:rPr>
        <w:t xml:space="preserve"> </w:t>
      </w:r>
      <w:r>
        <w:t>literature</w:t>
      </w:r>
      <w:r>
        <w:rPr>
          <w:spacing w:val="-2"/>
        </w:rPr>
        <w:t xml:space="preserve"> </w:t>
      </w:r>
      <w:r>
        <w:t>review</w:t>
      </w:r>
      <w:r>
        <w:rPr>
          <w:spacing w:val="-2"/>
        </w:rPr>
        <w:t xml:space="preserve"> </w:t>
      </w:r>
      <w:r>
        <w:t>of</w:t>
      </w:r>
      <w:r>
        <w:rPr>
          <w:spacing w:val="-2"/>
        </w:rPr>
        <w:t xml:space="preserve"> </w:t>
      </w:r>
      <w:r>
        <w:t>AI</w:t>
      </w:r>
      <w:r>
        <w:rPr>
          <w:spacing w:val="-2"/>
        </w:rPr>
        <w:t xml:space="preserve"> </w:t>
      </w:r>
      <w:r>
        <w:t>applied</w:t>
      </w:r>
      <w:r>
        <w:rPr>
          <w:spacing w:val="-2"/>
        </w:rPr>
        <w:t xml:space="preserve"> </w:t>
      </w:r>
      <w:r>
        <w:t>to</w:t>
      </w:r>
      <w:r>
        <w:rPr>
          <w:spacing w:val="-2"/>
        </w:rPr>
        <w:t xml:space="preserve"> </w:t>
      </w:r>
      <w:r>
        <w:t>COVID-19 diagnosis</w:t>
      </w:r>
      <w:r>
        <w:rPr>
          <w:spacing w:val="-2"/>
        </w:rPr>
        <w:t xml:space="preserve"> </w:t>
      </w:r>
      <w:r>
        <w:t>using</w:t>
      </w:r>
      <w:r>
        <w:rPr>
          <w:spacing w:val="-2"/>
        </w:rPr>
        <w:t xml:space="preserve"> </w:t>
      </w:r>
      <w:r>
        <w:t>chest</w:t>
      </w:r>
      <w:r>
        <w:rPr>
          <w:spacing w:val="-2"/>
        </w:rPr>
        <w:t xml:space="preserve"> </w:t>
      </w:r>
      <w:r>
        <w:t>X-ray</w:t>
      </w:r>
      <w:r>
        <w:rPr>
          <w:spacing w:val="-2"/>
        </w:rPr>
        <w:t xml:space="preserve"> </w:t>
      </w:r>
      <w:r>
        <w:t>imaging. It</w:t>
      </w:r>
      <w:r>
        <w:rPr>
          <w:spacing w:val="-2"/>
        </w:rPr>
        <w:t xml:space="preserve"> </w:t>
      </w:r>
      <w:r>
        <w:t>includes</w:t>
      </w:r>
      <w:r>
        <w:rPr>
          <w:spacing w:val="-2"/>
        </w:rPr>
        <w:t xml:space="preserve"> </w:t>
      </w:r>
      <w:r>
        <w:t>the</w:t>
      </w:r>
      <w:r>
        <w:rPr>
          <w:spacing w:val="-2"/>
        </w:rPr>
        <w:t xml:space="preserve"> </w:t>
      </w:r>
      <w:r>
        <w:t>different</w:t>
      </w:r>
      <w:r>
        <w:rPr>
          <w:spacing w:val="-2"/>
        </w:rPr>
        <w:t xml:space="preserve"> </w:t>
      </w:r>
      <w:r>
        <w:t>preprocessing</w:t>
      </w:r>
      <w:r>
        <w:rPr>
          <w:spacing w:val="-2"/>
        </w:rPr>
        <w:t xml:space="preserve"> </w:t>
      </w:r>
      <w:r>
        <w:t>techniques,</w:t>
      </w:r>
      <w:r>
        <w:rPr>
          <w:spacing w:val="-2"/>
        </w:rPr>
        <w:t xml:space="preserve"> </w:t>
      </w:r>
      <w:r>
        <w:t>classification</w:t>
      </w:r>
      <w:r>
        <w:rPr>
          <w:spacing w:val="-2"/>
        </w:rPr>
        <w:t xml:space="preserve"> </w:t>
      </w:r>
      <w:r>
        <w:t>methods</w:t>
      </w:r>
      <w:r>
        <w:rPr>
          <w:spacing w:val="-2"/>
        </w:rPr>
        <w:t xml:space="preserve"> </w:t>
      </w:r>
      <w:r>
        <w:t>using ML</w:t>
      </w:r>
      <w:r>
        <w:rPr>
          <w:spacing w:val="-7"/>
        </w:rPr>
        <w:t xml:space="preserve"> </w:t>
      </w:r>
      <w:r>
        <w:t>algorithms,</w:t>
      </w:r>
      <w:r>
        <w:rPr>
          <w:spacing w:val="-7"/>
        </w:rPr>
        <w:t xml:space="preserve"> </w:t>
      </w:r>
      <w:r>
        <w:t>strategies</w:t>
      </w:r>
      <w:r>
        <w:rPr>
          <w:spacing w:val="-7"/>
        </w:rPr>
        <w:t xml:space="preserve"> </w:t>
      </w:r>
      <w:r>
        <w:t>to</w:t>
      </w:r>
      <w:r>
        <w:rPr>
          <w:spacing w:val="-7"/>
        </w:rPr>
        <w:t xml:space="preserve"> </w:t>
      </w:r>
      <w:r>
        <w:t>increase</w:t>
      </w:r>
      <w:r>
        <w:rPr>
          <w:spacing w:val="-7"/>
        </w:rPr>
        <w:t xml:space="preserve"> </w:t>
      </w:r>
      <w:r>
        <w:t>the</w:t>
      </w:r>
      <w:r>
        <w:rPr>
          <w:spacing w:val="-7"/>
        </w:rPr>
        <w:t xml:space="preserve"> </w:t>
      </w:r>
      <w:r>
        <w:t>interpretability</w:t>
      </w:r>
      <w:r>
        <w:rPr>
          <w:spacing w:val="-7"/>
        </w:rPr>
        <w:t xml:space="preserve"> </w:t>
      </w:r>
      <w:r>
        <w:t>of</w:t>
      </w:r>
      <w:r>
        <w:rPr>
          <w:spacing w:val="-7"/>
        </w:rPr>
        <w:t xml:space="preserve"> </w:t>
      </w:r>
      <w:r>
        <w:t>the</w:t>
      </w:r>
      <w:r>
        <w:rPr>
          <w:spacing w:val="-7"/>
        </w:rPr>
        <w:t xml:space="preserve"> </w:t>
      </w:r>
      <w:r>
        <w:t>models,</w:t>
      </w:r>
      <w:r>
        <w:rPr>
          <w:spacing w:val="-7"/>
        </w:rPr>
        <w:t xml:space="preserve"> </w:t>
      </w:r>
      <w:r>
        <w:t>and</w:t>
      </w:r>
      <w:r>
        <w:rPr>
          <w:spacing w:val="-7"/>
        </w:rPr>
        <w:t xml:space="preserve"> </w:t>
      </w:r>
      <w:r>
        <w:t>the</w:t>
      </w:r>
      <w:r>
        <w:rPr>
          <w:spacing w:val="-7"/>
        </w:rPr>
        <w:t xml:space="preserve"> </w:t>
      </w:r>
      <w:r>
        <w:t>articles</w:t>
      </w:r>
      <w:r>
        <w:rPr>
          <w:spacing w:val="-7"/>
        </w:rPr>
        <w:t xml:space="preserve"> </w:t>
      </w:r>
      <w:r>
        <w:t>that</w:t>
      </w:r>
      <w:r>
        <w:rPr>
          <w:spacing w:val="-7"/>
        </w:rPr>
        <w:t xml:space="preserve"> </w:t>
      </w:r>
      <w:r>
        <w:t>perform</w:t>
      </w:r>
      <w:r>
        <w:rPr>
          <w:spacing w:val="-7"/>
        </w:rPr>
        <w:t xml:space="preserve"> </w:t>
      </w:r>
      <w:r>
        <w:t>a</w:t>
      </w:r>
      <w:r>
        <w:rPr>
          <w:spacing w:val="-7"/>
        </w:rPr>
        <w:t xml:space="preserve"> </w:t>
      </w:r>
      <w:r>
        <w:t>critical</w:t>
      </w:r>
      <w:r>
        <w:rPr>
          <w:spacing w:val="-7"/>
        </w:rPr>
        <w:t xml:space="preserve"> </w:t>
      </w:r>
      <w:r>
        <w:t>analysis of the state-of-the-art and the new architecture designed to perform this task.</w:t>
      </w:r>
    </w:p>
    <w:p w14:paraId="79163FB3" w14:textId="77777777" w:rsidR="006931E1" w:rsidRDefault="006931E1" w:rsidP="006931E1">
      <w:pPr>
        <w:pStyle w:val="BodyText"/>
        <w:rPr>
          <w:sz w:val="30"/>
        </w:rPr>
      </w:pPr>
      <w:r>
        <w:t>The main limitation researchers have faced when developing these systems is the quality and availability of data. To overcome</w:t>
      </w:r>
      <w:r>
        <w:rPr>
          <w:spacing w:val="-4"/>
        </w:rPr>
        <w:t xml:space="preserve"> </w:t>
      </w:r>
      <w:r>
        <w:t>this</w:t>
      </w:r>
      <w:r>
        <w:rPr>
          <w:spacing w:val="-4"/>
        </w:rPr>
        <w:t xml:space="preserve"> </w:t>
      </w:r>
      <w:r>
        <w:t>situation,</w:t>
      </w:r>
      <w:r>
        <w:rPr>
          <w:spacing w:val="-4"/>
        </w:rPr>
        <w:t xml:space="preserve"> </w:t>
      </w:r>
      <w:r>
        <w:t>the</w:t>
      </w:r>
      <w:r>
        <w:rPr>
          <w:spacing w:val="-4"/>
        </w:rPr>
        <w:t xml:space="preserve"> </w:t>
      </w:r>
      <w:r>
        <w:t>use</w:t>
      </w:r>
      <w:r>
        <w:rPr>
          <w:spacing w:val="-4"/>
        </w:rPr>
        <w:t xml:space="preserve"> </w:t>
      </w:r>
      <w:r>
        <w:t>of</w:t>
      </w:r>
      <w:r>
        <w:rPr>
          <w:spacing w:val="-4"/>
        </w:rPr>
        <w:t xml:space="preserve"> </w:t>
      </w:r>
      <w:r>
        <w:t>preprocessing</w:t>
      </w:r>
      <w:r>
        <w:rPr>
          <w:spacing w:val="-4"/>
        </w:rPr>
        <w:t xml:space="preserve"> </w:t>
      </w:r>
      <w:r>
        <w:t>techniques,</w:t>
      </w:r>
      <w:r>
        <w:rPr>
          <w:spacing w:val="-4"/>
        </w:rPr>
        <w:t xml:space="preserve"> </w:t>
      </w:r>
      <w:r>
        <w:t>such</w:t>
      </w:r>
      <w:r>
        <w:rPr>
          <w:spacing w:val="-4"/>
        </w:rPr>
        <w:t xml:space="preserve"> </w:t>
      </w:r>
      <w:r>
        <w:t>as</w:t>
      </w:r>
      <w:r>
        <w:rPr>
          <w:spacing w:val="-4"/>
        </w:rPr>
        <w:t xml:space="preserve"> </w:t>
      </w:r>
      <w:r>
        <w:t>histogram</w:t>
      </w:r>
      <w:r>
        <w:rPr>
          <w:spacing w:val="-4"/>
        </w:rPr>
        <w:t xml:space="preserve"> </w:t>
      </w:r>
      <w:r>
        <w:t>equalization,</w:t>
      </w:r>
      <w:r>
        <w:rPr>
          <w:spacing w:val="-4"/>
        </w:rPr>
        <w:t xml:space="preserve"> </w:t>
      </w:r>
      <w:r>
        <w:t>lung</w:t>
      </w:r>
      <w:r>
        <w:rPr>
          <w:spacing w:val="-4"/>
        </w:rPr>
        <w:t xml:space="preserve"> </w:t>
      </w:r>
      <w:r>
        <w:t>segmentation,</w:t>
      </w:r>
      <w:r>
        <w:rPr>
          <w:spacing w:val="-4"/>
        </w:rPr>
        <w:t xml:space="preserve"> </w:t>
      </w:r>
      <w:r>
        <w:t xml:space="preserve">data </w:t>
      </w:r>
      <w:r>
        <w:rPr>
          <w:spacing w:val="-2"/>
        </w:rPr>
        <w:t>augmentation</w:t>
      </w:r>
      <w:r>
        <w:rPr>
          <w:spacing w:val="-4"/>
        </w:rPr>
        <w:t xml:space="preserve"> </w:t>
      </w:r>
      <w:r>
        <w:rPr>
          <w:spacing w:val="-2"/>
        </w:rPr>
        <w:t>using</w:t>
      </w:r>
      <w:r>
        <w:rPr>
          <w:spacing w:val="-4"/>
        </w:rPr>
        <w:t xml:space="preserve"> </w:t>
      </w:r>
      <w:r>
        <w:rPr>
          <w:spacing w:val="-2"/>
        </w:rPr>
        <w:t>rotation</w:t>
      </w:r>
    </w:p>
    <w:p w14:paraId="6596AE36" w14:textId="77777777" w:rsidR="006931E1" w:rsidRDefault="006931E1" w:rsidP="006931E1">
      <w:pPr>
        <w:pStyle w:val="BodyText"/>
        <w:spacing w:before="108" w:line="228" w:lineRule="auto"/>
        <w:ind w:left="120" w:right="171" w:hanging="7"/>
        <w:jc w:val="both"/>
      </w:pPr>
      <w:bookmarkStart w:id="428" w:name="4_Conclusions_and_future_work"/>
      <w:bookmarkEnd w:id="428"/>
      <w:r>
        <w:rPr>
          <w:spacing w:val="-2"/>
        </w:rPr>
        <w:t>or</w:t>
      </w:r>
      <w:r>
        <w:rPr>
          <w:spacing w:val="-4"/>
        </w:rPr>
        <w:t xml:space="preserve"> </w:t>
      </w:r>
      <w:r>
        <w:rPr>
          <w:spacing w:val="-2"/>
        </w:rPr>
        <w:t>cropping</w:t>
      </w:r>
      <w:r>
        <w:rPr>
          <w:spacing w:val="-4"/>
        </w:rPr>
        <w:t xml:space="preserve"> </w:t>
      </w:r>
      <w:r>
        <w:rPr>
          <w:spacing w:val="-2"/>
        </w:rPr>
        <w:t>operations,</w:t>
      </w:r>
      <w:r>
        <w:rPr>
          <w:spacing w:val="-4"/>
        </w:rPr>
        <w:t xml:space="preserve"> </w:t>
      </w:r>
      <w:r>
        <w:rPr>
          <w:spacing w:val="-2"/>
        </w:rPr>
        <w:t>and</w:t>
      </w:r>
      <w:r>
        <w:rPr>
          <w:spacing w:val="-4"/>
        </w:rPr>
        <w:t xml:space="preserve"> </w:t>
      </w:r>
      <w:r>
        <w:rPr>
          <w:spacing w:val="-2"/>
        </w:rPr>
        <w:t>synthetic</w:t>
      </w:r>
      <w:r>
        <w:rPr>
          <w:spacing w:val="-4"/>
        </w:rPr>
        <w:t xml:space="preserve"> </w:t>
      </w:r>
      <w:r>
        <w:rPr>
          <w:spacing w:val="-2"/>
        </w:rPr>
        <w:t>data</w:t>
      </w:r>
      <w:r>
        <w:rPr>
          <w:spacing w:val="-4"/>
        </w:rPr>
        <w:t xml:space="preserve"> </w:t>
      </w:r>
      <w:r>
        <w:rPr>
          <w:spacing w:val="-2"/>
        </w:rPr>
        <w:t>generation</w:t>
      </w:r>
      <w:r>
        <w:rPr>
          <w:spacing w:val="-4"/>
        </w:rPr>
        <w:t xml:space="preserve"> </w:t>
      </w:r>
      <w:r>
        <w:rPr>
          <w:spacing w:val="-2"/>
        </w:rPr>
        <w:t>using</w:t>
      </w:r>
      <w:r>
        <w:rPr>
          <w:spacing w:val="-4"/>
        </w:rPr>
        <w:t xml:space="preserve"> </w:t>
      </w:r>
      <w:r>
        <w:rPr>
          <w:spacing w:val="-2"/>
        </w:rPr>
        <w:t>GANs,</w:t>
      </w:r>
      <w:r>
        <w:rPr>
          <w:spacing w:val="-4"/>
        </w:rPr>
        <w:t xml:space="preserve"> </w:t>
      </w:r>
      <w:r>
        <w:rPr>
          <w:spacing w:val="-2"/>
        </w:rPr>
        <w:t>have</w:t>
      </w:r>
      <w:r>
        <w:rPr>
          <w:spacing w:val="-4"/>
        </w:rPr>
        <w:t xml:space="preserve"> </w:t>
      </w:r>
      <w:r>
        <w:rPr>
          <w:spacing w:val="-2"/>
        </w:rPr>
        <w:t>been</w:t>
      </w:r>
      <w:r>
        <w:rPr>
          <w:spacing w:val="-4"/>
        </w:rPr>
        <w:t xml:space="preserve"> </w:t>
      </w:r>
      <w:r>
        <w:rPr>
          <w:spacing w:val="-2"/>
        </w:rPr>
        <w:t xml:space="preserve">implemented </w:t>
      </w:r>
      <w:r>
        <w:t>to</w:t>
      </w:r>
      <w:r>
        <w:rPr>
          <w:spacing w:val="-7"/>
        </w:rPr>
        <w:t xml:space="preserve"> </w:t>
      </w:r>
      <w:r>
        <w:t>improve</w:t>
      </w:r>
      <w:r>
        <w:rPr>
          <w:spacing w:val="-7"/>
        </w:rPr>
        <w:t xml:space="preserve"> </w:t>
      </w:r>
      <w:r>
        <w:t>the</w:t>
      </w:r>
      <w:r>
        <w:rPr>
          <w:spacing w:val="-7"/>
        </w:rPr>
        <w:t xml:space="preserve"> </w:t>
      </w:r>
      <w:r>
        <w:t>detection</w:t>
      </w:r>
      <w:r>
        <w:rPr>
          <w:spacing w:val="-7"/>
        </w:rPr>
        <w:t xml:space="preserve"> </w:t>
      </w:r>
      <w:r>
        <w:t>performances</w:t>
      </w:r>
      <w:r>
        <w:rPr>
          <w:spacing w:val="-7"/>
        </w:rPr>
        <w:t xml:space="preserve"> </w:t>
      </w:r>
      <w:r>
        <w:t>of</w:t>
      </w:r>
      <w:r>
        <w:rPr>
          <w:spacing w:val="-7"/>
        </w:rPr>
        <w:t xml:space="preserve"> </w:t>
      </w:r>
      <w:r>
        <w:t>the</w:t>
      </w:r>
      <w:r>
        <w:rPr>
          <w:spacing w:val="-7"/>
        </w:rPr>
        <w:t xml:space="preserve"> </w:t>
      </w:r>
      <w:r>
        <w:t>models. The</w:t>
      </w:r>
      <w:r>
        <w:rPr>
          <w:spacing w:val="-7"/>
        </w:rPr>
        <w:t xml:space="preserve"> </w:t>
      </w:r>
      <w:r>
        <w:t>most</w:t>
      </w:r>
      <w:r>
        <w:rPr>
          <w:spacing w:val="-7"/>
        </w:rPr>
        <w:t xml:space="preserve"> </w:t>
      </w:r>
      <w:r>
        <w:t>frequent</w:t>
      </w:r>
      <w:r>
        <w:rPr>
          <w:spacing w:val="-7"/>
        </w:rPr>
        <w:t xml:space="preserve"> </w:t>
      </w:r>
      <w:r>
        <w:t>approach</w:t>
      </w:r>
      <w:r>
        <w:rPr>
          <w:spacing w:val="-7"/>
        </w:rPr>
        <w:t xml:space="preserve"> </w:t>
      </w:r>
      <w:r>
        <w:t>for</w:t>
      </w:r>
      <w:r>
        <w:rPr>
          <w:spacing w:val="-7"/>
        </w:rPr>
        <w:t xml:space="preserve"> </w:t>
      </w:r>
      <w:r>
        <w:t>the</w:t>
      </w:r>
      <w:r>
        <w:rPr>
          <w:spacing w:val="-7"/>
        </w:rPr>
        <w:t xml:space="preserve"> </w:t>
      </w:r>
      <w:r>
        <w:t>classification</w:t>
      </w:r>
      <w:r>
        <w:rPr>
          <w:spacing w:val="-7"/>
        </w:rPr>
        <w:t xml:space="preserve"> </w:t>
      </w:r>
      <w:r>
        <w:t>of</w:t>
      </w:r>
      <w:r>
        <w:rPr>
          <w:spacing w:val="-7"/>
        </w:rPr>
        <w:t xml:space="preserve"> </w:t>
      </w:r>
      <w:r>
        <w:t>COVID-19 from X-ray images is transfer learning using pre-trained CNNs architectures, such as VGG16, DenseNet121, and ResNet50.</w:t>
      </w:r>
      <w:r>
        <w:rPr>
          <w:spacing w:val="40"/>
        </w:rPr>
        <w:t xml:space="preserve"> </w:t>
      </w:r>
      <w:r>
        <w:t>Other</w:t>
      </w:r>
      <w:r>
        <w:rPr>
          <w:spacing w:val="18"/>
        </w:rPr>
        <w:t xml:space="preserve"> </w:t>
      </w:r>
      <w:r>
        <w:t>proposals</w:t>
      </w:r>
      <w:r>
        <w:rPr>
          <w:spacing w:val="18"/>
        </w:rPr>
        <w:t xml:space="preserve"> </w:t>
      </w:r>
      <w:r>
        <w:t>involve</w:t>
      </w:r>
      <w:r>
        <w:rPr>
          <w:spacing w:val="18"/>
        </w:rPr>
        <w:t xml:space="preserve"> </w:t>
      </w:r>
      <w:r>
        <w:t>state-of-the-art</w:t>
      </w:r>
      <w:r>
        <w:rPr>
          <w:spacing w:val="18"/>
        </w:rPr>
        <w:t xml:space="preserve"> </w:t>
      </w:r>
      <w:r>
        <w:t>architectures</w:t>
      </w:r>
      <w:r>
        <w:rPr>
          <w:spacing w:val="18"/>
        </w:rPr>
        <w:t xml:space="preserve"> </w:t>
      </w:r>
      <w:r>
        <w:t>as</w:t>
      </w:r>
      <w:r>
        <w:rPr>
          <w:spacing w:val="18"/>
        </w:rPr>
        <w:t xml:space="preserve"> </w:t>
      </w:r>
      <w:r>
        <w:t>feature</w:t>
      </w:r>
      <w:r>
        <w:rPr>
          <w:spacing w:val="18"/>
        </w:rPr>
        <w:t xml:space="preserve"> </w:t>
      </w:r>
      <w:r>
        <w:t>extractors</w:t>
      </w:r>
      <w:r>
        <w:rPr>
          <w:spacing w:val="18"/>
        </w:rPr>
        <w:t xml:space="preserve"> </w:t>
      </w:r>
      <w:r>
        <w:t>and</w:t>
      </w:r>
      <w:r>
        <w:rPr>
          <w:spacing w:val="18"/>
        </w:rPr>
        <w:t xml:space="preserve"> </w:t>
      </w:r>
      <w:r>
        <w:t>traditional</w:t>
      </w:r>
      <w:r>
        <w:rPr>
          <w:spacing w:val="18"/>
        </w:rPr>
        <w:t xml:space="preserve"> </w:t>
      </w:r>
      <w:r>
        <w:t>ML</w:t>
      </w:r>
      <w:r>
        <w:rPr>
          <w:spacing w:val="18"/>
        </w:rPr>
        <w:t xml:space="preserve"> </w:t>
      </w:r>
      <w:r>
        <w:t>methods as classifiers.</w:t>
      </w:r>
      <w:r>
        <w:rPr>
          <w:spacing w:val="40"/>
        </w:rPr>
        <w:t xml:space="preserve"> </w:t>
      </w:r>
      <w:r>
        <w:t>There are also multiple novel CNNs explicitly designed for this task which allows more flexibility</w:t>
      </w:r>
      <w:r>
        <w:rPr>
          <w:spacing w:val="80"/>
        </w:rPr>
        <w:t xml:space="preserve"> </w:t>
      </w:r>
      <w:r>
        <w:t>and potentially smaller networks by narrowing the scope of the classification task. Overall, literature methods have exceptional</w:t>
      </w:r>
      <w:r>
        <w:rPr>
          <w:spacing w:val="-3"/>
        </w:rPr>
        <w:t xml:space="preserve"> </w:t>
      </w:r>
      <w:r>
        <w:t>results</w:t>
      </w:r>
      <w:r>
        <w:rPr>
          <w:spacing w:val="-3"/>
        </w:rPr>
        <w:t xml:space="preserve"> </w:t>
      </w:r>
      <w:r>
        <w:t>with</w:t>
      </w:r>
      <w:r>
        <w:rPr>
          <w:spacing w:val="-2"/>
        </w:rPr>
        <w:t xml:space="preserve"> </w:t>
      </w:r>
      <w:r>
        <w:t>classification</w:t>
      </w:r>
      <w:r>
        <w:rPr>
          <w:spacing w:val="-3"/>
        </w:rPr>
        <w:t xml:space="preserve"> </w:t>
      </w:r>
      <w:r>
        <w:t>accuracies</w:t>
      </w:r>
      <w:r>
        <w:rPr>
          <w:spacing w:val="-3"/>
        </w:rPr>
        <w:t xml:space="preserve"> </w:t>
      </w:r>
      <w:r>
        <w:t>over</w:t>
      </w:r>
      <w:r>
        <w:rPr>
          <w:spacing w:val="-3"/>
        </w:rPr>
        <w:t xml:space="preserve"> </w:t>
      </w:r>
      <w:r>
        <w:t>95%</w:t>
      </w:r>
      <w:r>
        <w:rPr>
          <w:spacing w:val="-2"/>
        </w:rPr>
        <w:t xml:space="preserve"> </w:t>
      </w:r>
      <w:r>
        <w:t>and</w:t>
      </w:r>
      <w:r>
        <w:rPr>
          <w:spacing w:val="-3"/>
        </w:rPr>
        <w:t xml:space="preserve"> </w:t>
      </w:r>
      <w:r>
        <w:t>even</w:t>
      </w:r>
      <w:r>
        <w:rPr>
          <w:spacing w:val="-3"/>
        </w:rPr>
        <w:t xml:space="preserve"> </w:t>
      </w:r>
      <w:r>
        <w:t>98%,</w:t>
      </w:r>
      <w:r>
        <w:rPr>
          <w:spacing w:val="-3"/>
        </w:rPr>
        <w:t xml:space="preserve"> </w:t>
      </w:r>
      <w:r>
        <w:t>however,</w:t>
      </w:r>
      <w:r>
        <w:rPr>
          <w:spacing w:val="-2"/>
        </w:rPr>
        <w:t xml:space="preserve"> </w:t>
      </w:r>
      <w:r>
        <w:t>the</w:t>
      </w:r>
      <w:r>
        <w:rPr>
          <w:spacing w:val="-3"/>
        </w:rPr>
        <w:t xml:space="preserve"> </w:t>
      </w:r>
      <w:r>
        <w:t>test</w:t>
      </w:r>
      <w:r>
        <w:rPr>
          <w:spacing w:val="-3"/>
        </w:rPr>
        <w:t xml:space="preserve"> </w:t>
      </w:r>
      <w:r>
        <w:t>set</w:t>
      </w:r>
      <w:r>
        <w:rPr>
          <w:spacing w:val="-3"/>
        </w:rPr>
        <w:t xml:space="preserve"> </w:t>
      </w:r>
      <w:r>
        <w:t>and</w:t>
      </w:r>
      <w:r>
        <w:rPr>
          <w:spacing w:val="-3"/>
        </w:rPr>
        <w:t xml:space="preserve"> </w:t>
      </w:r>
      <w:r>
        <w:t>the</w:t>
      </w:r>
      <w:r>
        <w:rPr>
          <w:spacing w:val="-3"/>
        </w:rPr>
        <w:t xml:space="preserve"> </w:t>
      </w:r>
      <w:r>
        <w:t>quality</w:t>
      </w:r>
      <w:r>
        <w:rPr>
          <w:spacing w:val="-2"/>
        </w:rPr>
        <w:t xml:space="preserve"> </w:t>
      </w:r>
      <w:r>
        <w:t>of</w:t>
      </w:r>
      <w:r>
        <w:rPr>
          <w:spacing w:val="-3"/>
        </w:rPr>
        <w:t xml:space="preserve"> </w:t>
      </w:r>
      <w:r>
        <w:t>the data, are usually unclear.</w:t>
      </w:r>
    </w:p>
    <w:p w14:paraId="60A634F1" w14:textId="77777777" w:rsidR="006931E1" w:rsidRDefault="006931E1" w:rsidP="006931E1">
      <w:pPr>
        <w:pStyle w:val="BodyText"/>
        <w:spacing w:before="107" w:line="228" w:lineRule="auto"/>
        <w:ind w:left="112" w:right="172" w:firstLine="7"/>
        <w:jc w:val="both"/>
      </w:pPr>
      <w:r>
        <w:t>Regarding</w:t>
      </w:r>
      <w:r>
        <w:rPr>
          <w:spacing w:val="-1"/>
        </w:rPr>
        <w:t xml:space="preserve"> </w:t>
      </w:r>
      <w:r>
        <w:t>the</w:t>
      </w:r>
      <w:r>
        <w:rPr>
          <w:spacing w:val="-1"/>
        </w:rPr>
        <w:t xml:space="preserve"> </w:t>
      </w:r>
      <w:r>
        <w:t>questions</w:t>
      </w:r>
      <w:r>
        <w:rPr>
          <w:spacing w:val="-2"/>
        </w:rPr>
        <w:t xml:space="preserve"> </w:t>
      </w:r>
      <w:r>
        <w:t>set</w:t>
      </w:r>
      <w:r>
        <w:rPr>
          <w:spacing w:val="-1"/>
        </w:rPr>
        <w:t xml:space="preserve"> </w:t>
      </w:r>
      <w:r>
        <w:t>at</w:t>
      </w:r>
      <w:r>
        <w:rPr>
          <w:spacing w:val="-1"/>
        </w:rPr>
        <w:t xml:space="preserve"> </w:t>
      </w:r>
      <w:r>
        <w:t>the</w:t>
      </w:r>
      <w:r>
        <w:rPr>
          <w:spacing w:val="-1"/>
        </w:rPr>
        <w:t xml:space="preserve"> </w:t>
      </w:r>
      <w:r>
        <w:t>start</w:t>
      </w:r>
      <w:r>
        <w:rPr>
          <w:spacing w:val="-2"/>
        </w:rPr>
        <w:t xml:space="preserve"> </w:t>
      </w:r>
      <w:r>
        <w:t>of</w:t>
      </w:r>
      <w:r>
        <w:rPr>
          <w:spacing w:val="-1"/>
        </w:rPr>
        <w:t xml:space="preserve"> </w:t>
      </w:r>
      <w:r>
        <w:t>the</w:t>
      </w:r>
      <w:r>
        <w:rPr>
          <w:spacing w:val="-1"/>
        </w:rPr>
        <w:t xml:space="preserve"> </w:t>
      </w:r>
      <w:r>
        <w:t>paper,</w:t>
      </w:r>
      <w:r>
        <w:rPr>
          <w:spacing w:val="-1"/>
        </w:rPr>
        <w:t xml:space="preserve"> </w:t>
      </w:r>
      <w:r>
        <w:t>we</w:t>
      </w:r>
      <w:r>
        <w:rPr>
          <w:spacing w:val="-1"/>
        </w:rPr>
        <w:t xml:space="preserve"> </w:t>
      </w:r>
      <w:r>
        <w:t>have</w:t>
      </w:r>
      <w:r>
        <w:rPr>
          <w:spacing w:val="-2"/>
        </w:rPr>
        <w:t xml:space="preserve"> </w:t>
      </w:r>
      <w:r>
        <w:t>shown</w:t>
      </w:r>
      <w:r>
        <w:rPr>
          <w:spacing w:val="-2"/>
        </w:rPr>
        <w:t xml:space="preserve"> </w:t>
      </w:r>
      <w:r>
        <w:t>that</w:t>
      </w:r>
      <w:r>
        <w:rPr>
          <w:spacing w:val="-1"/>
        </w:rPr>
        <w:t xml:space="preserve"> </w:t>
      </w:r>
      <w:r>
        <w:t>(1)</w:t>
      </w:r>
      <w:r>
        <w:rPr>
          <w:spacing w:val="-1"/>
        </w:rPr>
        <w:t xml:space="preserve"> </w:t>
      </w:r>
      <w:r>
        <w:t>conventional</w:t>
      </w:r>
      <w:r>
        <w:rPr>
          <w:spacing w:val="-1"/>
        </w:rPr>
        <w:t xml:space="preserve"> </w:t>
      </w:r>
      <w:r>
        <w:t>image</w:t>
      </w:r>
      <w:r>
        <w:rPr>
          <w:spacing w:val="-1"/>
        </w:rPr>
        <w:t xml:space="preserve"> </w:t>
      </w:r>
      <w:r>
        <w:t>classification</w:t>
      </w:r>
      <w:r>
        <w:rPr>
          <w:spacing w:val="-1"/>
        </w:rPr>
        <w:t xml:space="preserve"> </w:t>
      </w:r>
      <w:r>
        <w:t xml:space="preserve">CNNs </w:t>
      </w:r>
      <w:r>
        <w:rPr>
          <w:spacing w:val="-2"/>
        </w:rPr>
        <w:t>with</w:t>
      </w:r>
      <w:r>
        <w:rPr>
          <w:spacing w:val="-4"/>
        </w:rPr>
        <w:t xml:space="preserve"> </w:t>
      </w:r>
      <w:r>
        <w:rPr>
          <w:spacing w:val="-2"/>
        </w:rPr>
        <w:t>pre-trained</w:t>
      </w:r>
      <w:r>
        <w:rPr>
          <w:spacing w:val="-4"/>
        </w:rPr>
        <w:t xml:space="preserve"> </w:t>
      </w:r>
      <w:r>
        <w:rPr>
          <w:spacing w:val="-2"/>
        </w:rPr>
        <w:t>weights</w:t>
      </w:r>
      <w:r>
        <w:rPr>
          <w:spacing w:val="-4"/>
        </w:rPr>
        <w:t xml:space="preserve"> </w:t>
      </w:r>
      <w:r>
        <w:rPr>
          <w:spacing w:val="-2"/>
        </w:rPr>
        <w:t>using</w:t>
      </w:r>
      <w:r>
        <w:rPr>
          <w:spacing w:val="-4"/>
        </w:rPr>
        <w:t xml:space="preserve"> </w:t>
      </w:r>
      <w:r>
        <w:rPr>
          <w:spacing w:val="-2"/>
        </w:rPr>
        <w:t>ImageNet,</w:t>
      </w:r>
      <w:r>
        <w:rPr>
          <w:spacing w:val="-4"/>
        </w:rPr>
        <w:t xml:space="preserve"> </w:t>
      </w:r>
      <w:r>
        <w:rPr>
          <w:spacing w:val="-2"/>
        </w:rPr>
        <w:t>or</w:t>
      </w:r>
      <w:r>
        <w:rPr>
          <w:spacing w:val="-4"/>
        </w:rPr>
        <w:t xml:space="preserve"> </w:t>
      </w:r>
      <w:r>
        <w:rPr>
          <w:spacing w:val="-2"/>
        </w:rPr>
        <w:t>more</w:t>
      </w:r>
      <w:r>
        <w:rPr>
          <w:spacing w:val="-4"/>
        </w:rPr>
        <w:t xml:space="preserve"> </w:t>
      </w:r>
      <w:r>
        <w:rPr>
          <w:spacing w:val="-2"/>
        </w:rPr>
        <w:t>complex</w:t>
      </w:r>
      <w:r>
        <w:rPr>
          <w:spacing w:val="-4"/>
        </w:rPr>
        <w:t xml:space="preserve"> </w:t>
      </w:r>
      <w:r>
        <w:rPr>
          <w:spacing w:val="-2"/>
        </w:rPr>
        <w:t>approaches</w:t>
      </w:r>
      <w:r>
        <w:rPr>
          <w:spacing w:val="-4"/>
        </w:rPr>
        <w:t xml:space="preserve"> </w:t>
      </w:r>
      <w:r>
        <w:rPr>
          <w:spacing w:val="-2"/>
        </w:rPr>
        <w:t>as</w:t>
      </w:r>
      <w:r>
        <w:rPr>
          <w:spacing w:val="-4"/>
        </w:rPr>
        <w:t xml:space="preserve"> </w:t>
      </w:r>
      <w:r>
        <w:rPr>
          <w:spacing w:val="-2"/>
        </w:rPr>
        <w:t>Capsule</w:t>
      </w:r>
      <w:r>
        <w:rPr>
          <w:spacing w:val="-4"/>
        </w:rPr>
        <w:t xml:space="preserve"> </w:t>
      </w:r>
      <w:r>
        <w:rPr>
          <w:spacing w:val="-2"/>
        </w:rPr>
        <w:t>or</w:t>
      </w:r>
      <w:r>
        <w:rPr>
          <w:spacing w:val="-4"/>
        </w:rPr>
        <w:t xml:space="preserve"> </w:t>
      </w:r>
      <w:r>
        <w:rPr>
          <w:spacing w:val="-2"/>
        </w:rPr>
        <w:t>Siamese</w:t>
      </w:r>
      <w:r>
        <w:rPr>
          <w:spacing w:val="-4"/>
        </w:rPr>
        <w:t xml:space="preserve"> </w:t>
      </w:r>
      <w:r>
        <w:rPr>
          <w:spacing w:val="-2"/>
        </w:rPr>
        <w:t>networks</w:t>
      </w:r>
      <w:r>
        <w:rPr>
          <w:spacing w:val="-4"/>
        </w:rPr>
        <w:t xml:space="preserve"> </w:t>
      </w:r>
      <w:r>
        <w:rPr>
          <w:spacing w:val="-2"/>
        </w:rPr>
        <w:t>have</w:t>
      </w:r>
      <w:r>
        <w:rPr>
          <w:spacing w:val="-4"/>
        </w:rPr>
        <w:t xml:space="preserve"> </w:t>
      </w:r>
      <w:r>
        <w:rPr>
          <w:spacing w:val="-2"/>
        </w:rPr>
        <w:t>been</w:t>
      </w:r>
      <w:r>
        <w:rPr>
          <w:spacing w:val="-4"/>
        </w:rPr>
        <w:t xml:space="preserve"> </w:t>
      </w:r>
      <w:r>
        <w:rPr>
          <w:spacing w:val="-2"/>
        </w:rPr>
        <w:t xml:space="preserve">used </w:t>
      </w:r>
      <w:r>
        <w:t xml:space="preserve">to diagnose COVID-19 from chest X-ray images; (2) current detection percentages are over 98% accuracy in binary </w:t>
      </w:r>
      <w:r>
        <w:rPr>
          <w:spacing w:val="-2"/>
        </w:rPr>
        <w:t>classification</w:t>
      </w:r>
      <w:r>
        <w:rPr>
          <w:spacing w:val="-10"/>
        </w:rPr>
        <w:t xml:space="preserve"> </w:t>
      </w:r>
      <w:r>
        <w:rPr>
          <w:spacing w:val="-2"/>
        </w:rPr>
        <w:t>(COVID-19</w:t>
      </w:r>
      <w:r>
        <w:rPr>
          <w:spacing w:val="-10"/>
        </w:rPr>
        <w:t xml:space="preserve"> </w:t>
      </w:r>
      <w:r>
        <w:rPr>
          <w:spacing w:val="-2"/>
        </w:rPr>
        <w:t>and</w:t>
      </w:r>
      <w:r>
        <w:rPr>
          <w:spacing w:val="-10"/>
        </w:rPr>
        <w:t xml:space="preserve"> </w:t>
      </w:r>
      <w:r>
        <w:rPr>
          <w:spacing w:val="-2"/>
        </w:rPr>
        <w:t>Normal).</w:t>
      </w:r>
      <w:r>
        <w:rPr>
          <w:spacing w:val="4"/>
        </w:rPr>
        <w:t xml:space="preserve"> </w:t>
      </w:r>
      <w:r>
        <w:rPr>
          <w:spacing w:val="-2"/>
        </w:rPr>
        <w:t>However,</w:t>
      </w:r>
      <w:r>
        <w:rPr>
          <w:spacing w:val="-9"/>
        </w:rPr>
        <w:t xml:space="preserve"> </w:t>
      </w:r>
      <w:r>
        <w:rPr>
          <w:spacing w:val="-2"/>
        </w:rPr>
        <w:t>no</w:t>
      </w:r>
      <w:r>
        <w:rPr>
          <w:spacing w:val="-10"/>
        </w:rPr>
        <w:t xml:space="preserve"> </w:t>
      </w:r>
      <w:r>
        <w:rPr>
          <w:spacing w:val="-2"/>
        </w:rPr>
        <w:t>clinical</w:t>
      </w:r>
      <w:r>
        <w:rPr>
          <w:spacing w:val="-10"/>
        </w:rPr>
        <w:t xml:space="preserve"> </w:t>
      </w:r>
      <w:r>
        <w:rPr>
          <w:spacing w:val="-2"/>
        </w:rPr>
        <w:t>trials</w:t>
      </w:r>
      <w:r>
        <w:rPr>
          <w:spacing w:val="-10"/>
        </w:rPr>
        <w:t xml:space="preserve"> </w:t>
      </w:r>
      <w:r>
        <w:rPr>
          <w:spacing w:val="-2"/>
        </w:rPr>
        <w:t>have</w:t>
      </w:r>
      <w:r>
        <w:rPr>
          <w:spacing w:val="-10"/>
        </w:rPr>
        <w:t xml:space="preserve"> </w:t>
      </w:r>
      <w:r>
        <w:rPr>
          <w:spacing w:val="-2"/>
        </w:rPr>
        <w:t>been</w:t>
      </w:r>
      <w:r>
        <w:rPr>
          <w:spacing w:val="-10"/>
        </w:rPr>
        <w:t xml:space="preserve"> </w:t>
      </w:r>
      <w:r>
        <w:rPr>
          <w:spacing w:val="-2"/>
        </w:rPr>
        <w:t>performed</w:t>
      </w:r>
      <w:r>
        <w:rPr>
          <w:spacing w:val="-10"/>
        </w:rPr>
        <w:t xml:space="preserve"> </w:t>
      </w:r>
      <w:r>
        <w:rPr>
          <w:spacing w:val="-2"/>
        </w:rPr>
        <w:t>in</w:t>
      </w:r>
      <w:r>
        <w:rPr>
          <w:spacing w:val="-10"/>
        </w:rPr>
        <w:t xml:space="preserve"> </w:t>
      </w:r>
      <w:r>
        <w:rPr>
          <w:spacing w:val="-2"/>
        </w:rPr>
        <w:t>none</w:t>
      </w:r>
      <w:r>
        <w:rPr>
          <w:spacing w:val="-10"/>
        </w:rPr>
        <w:t xml:space="preserve"> </w:t>
      </w:r>
      <w:r>
        <w:rPr>
          <w:spacing w:val="-2"/>
        </w:rPr>
        <w:t>of</w:t>
      </w:r>
      <w:r>
        <w:rPr>
          <w:spacing w:val="-10"/>
        </w:rPr>
        <w:t xml:space="preserve"> </w:t>
      </w:r>
      <w:r>
        <w:rPr>
          <w:spacing w:val="-2"/>
        </w:rPr>
        <w:t>these</w:t>
      </w:r>
      <w:r>
        <w:rPr>
          <w:spacing w:val="-10"/>
        </w:rPr>
        <w:t xml:space="preserve"> </w:t>
      </w:r>
      <w:r>
        <w:rPr>
          <w:spacing w:val="-2"/>
        </w:rPr>
        <w:t>models</w:t>
      </w:r>
      <w:r>
        <w:rPr>
          <w:spacing w:val="-10"/>
        </w:rPr>
        <w:t xml:space="preserve"> </w:t>
      </w:r>
      <w:r>
        <w:rPr>
          <w:spacing w:val="-2"/>
        </w:rPr>
        <w:t>and</w:t>
      </w:r>
      <w:r>
        <w:rPr>
          <w:spacing w:val="-10"/>
        </w:rPr>
        <w:t xml:space="preserve"> </w:t>
      </w:r>
      <w:r>
        <w:rPr>
          <w:spacing w:val="-2"/>
        </w:rPr>
        <w:t>the experimental</w:t>
      </w:r>
      <w:r>
        <w:rPr>
          <w:spacing w:val="-4"/>
        </w:rPr>
        <w:t xml:space="preserve"> </w:t>
      </w:r>
      <w:r>
        <w:rPr>
          <w:spacing w:val="-2"/>
        </w:rPr>
        <w:t>setups</w:t>
      </w:r>
      <w:r>
        <w:rPr>
          <w:spacing w:val="-4"/>
        </w:rPr>
        <w:t xml:space="preserve"> </w:t>
      </w:r>
      <w:r>
        <w:rPr>
          <w:spacing w:val="-2"/>
        </w:rPr>
        <w:t>are</w:t>
      </w:r>
      <w:r>
        <w:rPr>
          <w:spacing w:val="-4"/>
        </w:rPr>
        <w:t xml:space="preserve"> </w:t>
      </w:r>
      <w:r>
        <w:rPr>
          <w:spacing w:val="-2"/>
        </w:rPr>
        <w:t>usually</w:t>
      </w:r>
      <w:r>
        <w:rPr>
          <w:spacing w:val="-4"/>
        </w:rPr>
        <w:t xml:space="preserve"> </w:t>
      </w:r>
      <w:r>
        <w:rPr>
          <w:spacing w:val="-2"/>
        </w:rPr>
        <w:t>unclear;</w:t>
      </w:r>
      <w:r>
        <w:rPr>
          <w:spacing w:val="-3"/>
        </w:rPr>
        <w:t xml:space="preserve"> </w:t>
      </w:r>
      <w:r>
        <w:rPr>
          <w:spacing w:val="-2"/>
        </w:rPr>
        <w:t>(3)</w:t>
      </w:r>
      <w:r>
        <w:rPr>
          <w:spacing w:val="-4"/>
        </w:rPr>
        <w:t xml:space="preserve"> </w:t>
      </w:r>
      <w:r>
        <w:rPr>
          <w:spacing w:val="-2"/>
        </w:rPr>
        <w:t>this</w:t>
      </w:r>
      <w:r>
        <w:rPr>
          <w:spacing w:val="-4"/>
        </w:rPr>
        <w:t xml:space="preserve"> </w:t>
      </w:r>
      <w:r>
        <w:rPr>
          <w:spacing w:val="-2"/>
        </w:rPr>
        <w:t>paper</w:t>
      </w:r>
      <w:r>
        <w:rPr>
          <w:spacing w:val="-4"/>
        </w:rPr>
        <w:t xml:space="preserve"> </w:t>
      </w:r>
      <w:r>
        <w:rPr>
          <w:spacing w:val="-2"/>
        </w:rPr>
        <w:t>compiles</w:t>
      </w:r>
      <w:r>
        <w:rPr>
          <w:spacing w:val="-4"/>
        </w:rPr>
        <w:t xml:space="preserve"> </w:t>
      </w:r>
      <w:r>
        <w:rPr>
          <w:spacing w:val="-2"/>
        </w:rPr>
        <w:t>an</w:t>
      </w:r>
      <w:r>
        <w:rPr>
          <w:spacing w:val="-4"/>
        </w:rPr>
        <w:t xml:space="preserve"> </w:t>
      </w:r>
      <w:r>
        <w:rPr>
          <w:spacing w:val="-2"/>
        </w:rPr>
        <w:t>active</w:t>
      </w:r>
      <w:r>
        <w:rPr>
          <w:spacing w:val="-4"/>
        </w:rPr>
        <w:t xml:space="preserve"> </w:t>
      </w:r>
      <w:r>
        <w:rPr>
          <w:spacing w:val="-2"/>
        </w:rPr>
        <w:t>set</w:t>
      </w:r>
      <w:r>
        <w:rPr>
          <w:spacing w:val="-4"/>
        </w:rPr>
        <w:t xml:space="preserve"> </w:t>
      </w:r>
      <w:r>
        <w:rPr>
          <w:spacing w:val="-2"/>
        </w:rPr>
        <w:t>of</w:t>
      </w:r>
      <w:r>
        <w:rPr>
          <w:spacing w:val="-4"/>
        </w:rPr>
        <w:t xml:space="preserve"> </w:t>
      </w:r>
      <w:r>
        <w:rPr>
          <w:spacing w:val="-2"/>
        </w:rPr>
        <w:t>databases</w:t>
      </w:r>
      <w:r>
        <w:rPr>
          <w:spacing w:val="-4"/>
        </w:rPr>
        <w:t xml:space="preserve"> </w:t>
      </w:r>
      <w:r>
        <w:rPr>
          <w:spacing w:val="-2"/>
        </w:rPr>
        <w:t>for</w:t>
      </w:r>
      <w:r>
        <w:rPr>
          <w:spacing w:val="-4"/>
        </w:rPr>
        <w:t xml:space="preserve"> </w:t>
      </w:r>
      <w:r>
        <w:rPr>
          <w:spacing w:val="-2"/>
        </w:rPr>
        <w:t>training</w:t>
      </w:r>
      <w:r>
        <w:rPr>
          <w:spacing w:val="-4"/>
        </w:rPr>
        <w:t xml:space="preserve"> </w:t>
      </w:r>
      <w:r>
        <w:rPr>
          <w:spacing w:val="-2"/>
        </w:rPr>
        <w:t>and</w:t>
      </w:r>
      <w:r>
        <w:rPr>
          <w:spacing w:val="-4"/>
        </w:rPr>
        <w:t xml:space="preserve"> </w:t>
      </w:r>
      <w:r>
        <w:rPr>
          <w:spacing w:val="-2"/>
        </w:rPr>
        <w:t>evaluating</w:t>
      </w:r>
      <w:r>
        <w:rPr>
          <w:spacing w:val="-4"/>
        </w:rPr>
        <w:t xml:space="preserve"> </w:t>
      </w:r>
      <w:r>
        <w:rPr>
          <w:spacing w:val="-2"/>
        </w:rPr>
        <w:t xml:space="preserve">AI </w:t>
      </w:r>
      <w:r>
        <w:t>models,</w:t>
      </w:r>
      <w:r>
        <w:rPr>
          <w:spacing w:val="-5"/>
        </w:rPr>
        <w:t xml:space="preserve"> </w:t>
      </w:r>
      <w:r>
        <w:t>despite</w:t>
      </w:r>
      <w:r>
        <w:rPr>
          <w:spacing w:val="-5"/>
        </w:rPr>
        <w:t xml:space="preserve"> </w:t>
      </w:r>
      <w:r>
        <w:t>the</w:t>
      </w:r>
      <w:r>
        <w:rPr>
          <w:spacing w:val="-5"/>
        </w:rPr>
        <w:t xml:space="preserve"> </w:t>
      </w:r>
      <w:r>
        <w:t>relatively</w:t>
      </w:r>
      <w:r>
        <w:rPr>
          <w:spacing w:val="-5"/>
        </w:rPr>
        <w:t xml:space="preserve"> </w:t>
      </w:r>
      <w:r>
        <w:t>high</w:t>
      </w:r>
      <w:r>
        <w:rPr>
          <w:spacing w:val="-5"/>
        </w:rPr>
        <w:t xml:space="preserve"> </w:t>
      </w:r>
      <w:r>
        <w:t>number</w:t>
      </w:r>
      <w:r>
        <w:rPr>
          <w:spacing w:val="-5"/>
        </w:rPr>
        <w:t xml:space="preserve"> </w:t>
      </w:r>
      <w:r>
        <w:t>of</w:t>
      </w:r>
      <w:r>
        <w:rPr>
          <w:spacing w:val="-5"/>
        </w:rPr>
        <w:t xml:space="preserve"> </w:t>
      </w:r>
      <w:r>
        <w:t>available</w:t>
      </w:r>
      <w:r>
        <w:rPr>
          <w:spacing w:val="-5"/>
        </w:rPr>
        <w:t xml:space="preserve"> </w:t>
      </w:r>
      <w:r>
        <w:t>databases</w:t>
      </w:r>
      <w:r>
        <w:rPr>
          <w:spacing w:val="-5"/>
        </w:rPr>
        <w:t xml:space="preserve"> </w:t>
      </w:r>
      <w:r>
        <w:t>of</w:t>
      </w:r>
      <w:r>
        <w:rPr>
          <w:spacing w:val="-5"/>
        </w:rPr>
        <w:t xml:space="preserve"> </w:t>
      </w:r>
      <w:r>
        <w:t>chest</w:t>
      </w:r>
      <w:r>
        <w:rPr>
          <w:spacing w:val="-5"/>
        </w:rPr>
        <w:t xml:space="preserve"> </w:t>
      </w:r>
      <w:r>
        <w:t>X-rays,</w:t>
      </w:r>
      <w:r>
        <w:rPr>
          <w:spacing w:val="-5"/>
        </w:rPr>
        <w:t xml:space="preserve"> </w:t>
      </w:r>
      <w:r>
        <w:t>there</w:t>
      </w:r>
      <w:r>
        <w:rPr>
          <w:spacing w:val="-5"/>
        </w:rPr>
        <w:t xml:space="preserve"> </w:t>
      </w:r>
      <w:r>
        <w:t>is</w:t>
      </w:r>
      <w:r>
        <w:rPr>
          <w:spacing w:val="-5"/>
        </w:rPr>
        <w:t xml:space="preserve"> </w:t>
      </w:r>
      <w:r>
        <w:t>a</w:t>
      </w:r>
      <w:r>
        <w:rPr>
          <w:spacing w:val="-5"/>
        </w:rPr>
        <w:t xml:space="preserve"> </w:t>
      </w:r>
      <w:r>
        <w:t>limited</w:t>
      </w:r>
      <w:r>
        <w:rPr>
          <w:spacing w:val="-5"/>
        </w:rPr>
        <w:t xml:space="preserve"> </w:t>
      </w:r>
      <w:r>
        <w:t>amount</w:t>
      </w:r>
      <w:r>
        <w:rPr>
          <w:spacing w:val="-5"/>
        </w:rPr>
        <w:t xml:space="preserve"> </w:t>
      </w:r>
      <w:r>
        <w:t>of</w:t>
      </w:r>
      <w:r>
        <w:rPr>
          <w:spacing w:val="-5"/>
        </w:rPr>
        <w:t xml:space="preserve"> </w:t>
      </w:r>
      <w:r>
        <w:t>labeled COVID-19 cases, which leads researchers to combine various databases; and in (4) most of the papers that use lung segmentation as a preprocessing step, do so using a U-Net architecture.</w:t>
      </w:r>
    </w:p>
    <w:p w14:paraId="6349EDE5" w14:textId="77777777" w:rsidR="006931E1" w:rsidRDefault="006931E1" w:rsidP="006931E1">
      <w:pPr>
        <w:pStyle w:val="BodyText"/>
        <w:spacing w:before="98"/>
        <w:ind w:left="120"/>
        <w:jc w:val="both"/>
      </w:pPr>
      <w:r>
        <w:t>Based</w:t>
      </w:r>
      <w:r>
        <w:rPr>
          <w:spacing w:val="-9"/>
        </w:rPr>
        <w:t xml:space="preserve"> </w:t>
      </w:r>
      <w:r>
        <w:t>on</w:t>
      </w:r>
      <w:r>
        <w:rPr>
          <w:spacing w:val="-8"/>
        </w:rPr>
        <w:t xml:space="preserve"> </w:t>
      </w:r>
      <w:r>
        <w:t>the</w:t>
      </w:r>
      <w:r>
        <w:rPr>
          <w:spacing w:val="-8"/>
        </w:rPr>
        <w:t xml:space="preserve"> </w:t>
      </w:r>
      <w:r>
        <w:t>present</w:t>
      </w:r>
      <w:r>
        <w:rPr>
          <w:spacing w:val="-8"/>
        </w:rPr>
        <w:t xml:space="preserve"> </w:t>
      </w:r>
      <w:r>
        <w:t>literature</w:t>
      </w:r>
      <w:r>
        <w:rPr>
          <w:spacing w:val="-8"/>
        </w:rPr>
        <w:t xml:space="preserve"> </w:t>
      </w:r>
      <w:r>
        <w:t>review,</w:t>
      </w:r>
      <w:r>
        <w:rPr>
          <w:spacing w:val="-8"/>
        </w:rPr>
        <w:t xml:space="preserve"> </w:t>
      </w:r>
      <w:r>
        <w:t>we</w:t>
      </w:r>
      <w:r>
        <w:rPr>
          <w:spacing w:val="-8"/>
        </w:rPr>
        <w:t xml:space="preserve"> </w:t>
      </w:r>
      <w:r>
        <w:t>identify</w:t>
      </w:r>
      <w:r>
        <w:rPr>
          <w:spacing w:val="-8"/>
        </w:rPr>
        <w:t xml:space="preserve"> </w:t>
      </w:r>
      <w:r>
        <w:t>possible</w:t>
      </w:r>
      <w:r>
        <w:rPr>
          <w:spacing w:val="-8"/>
        </w:rPr>
        <w:t xml:space="preserve"> </w:t>
      </w:r>
      <w:r>
        <w:t>research</w:t>
      </w:r>
      <w:r>
        <w:rPr>
          <w:spacing w:val="-9"/>
        </w:rPr>
        <w:t xml:space="preserve"> </w:t>
      </w:r>
      <w:r>
        <w:t>opportunities</w:t>
      </w:r>
      <w:r>
        <w:rPr>
          <w:spacing w:val="-8"/>
        </w:rPr>
        <w:t xml:space="preserve"> </w:t>
      </w:r>
      <w:r>
        <w:t>as</w:t>
      </w:r>
      <w:r>
        <w:rPr>
          <w:spacing w:val="-8"/>
        </w:rPr>
        <w:t xml:space="preserve"> </w:t>
      </w:r>
      <w:r>
        <w:rPr>
          <w:spacing w:val="-2"/>
        </w:rPr>
        <w:t>follows:</w:t>
      </w:r>
    </w:p>
    <w:p w14:paraId="26385D0F" w14:textId="77777777" w:rsidR="006931E1" w:rsidRDefault="006931E1" w:rsidP="006931E1">
      <w:pPr>
        <w:pStyle w:val="ListParagraph"/>
        <w:numPr>
          <w:ilvl w:val="0"/>
          <w:numId w:val="10"/>
        </w:numPr>
        <w:tabs>
          <w:tab w:val="left" w:pos="838"/>
        </w:tabs>
        <w:spacing w:before="197" w:line="228" w:lineRule="auto"/>
        <w:ind w:right="177"/>
        <w:jc w:val="left"/>
        <w:rPr>
          <w:sz w:val="20"/>
        </w:rPr>
      </w:pPr>
      <w:r>
        <w:rPr>
          <w:sz w:val="20"/>
        </w:rPr>
        <w:t>Construct or contribute to databases of chest X-ray images aiming to create a representation of the different characteristics of real-world images, allowing proper benchmarking and future model proposals.</w:t>
      </w:r>
    </w:p>
    <w:p w14:paraId="5B56CD62" w14:textId="77777777" w:rsidR="006931E1" w:rsidRDefault="006931E1" w:rsidP="006931E1">
      <w:pPr>
        <w:pStyle w:val="ListParagraph"/>
        <w:numPr>
          <w:ilvl w:val="0"/>
          <w:numId w:val="10"/>
        </w:numPr>
        <w:tabs>
          <w:tab w:val="left" w:pos="838"/>
        </w:tabs>
        <w:spacing w:before="99" w:line="228" w:lineRule="auto"/>
        <w:ind w:right="177"/>
        <w:jc w:val="left"/>
        <w:rPr>
          <w:sz w:val="20"/>
        </w:rPr>
      </w:pPr>
      <w:r>
        <w:rPr>
          <w:sz w:val="20"/>
        </w:rPr>
        <w:t>Develop</w:t>
      </w:r>
      <w:r>
        <w:rPr>
          <w:spacing w:val="-11"/>
          <w:sz w:val="20"/>
        </w:rPr>
        <w:t xml:space="preserve"> </w:t>
      </w:r>
      <w:r>
        <w:rPr>
          <w:sz w:val="20"/>
        </w:rPr>
        <w:t>new</w:t>
      </w:r>
      <w:r>
        <w:rPr>
          <w:spacing w:val="-11"/>
          <w:sz w:val="20"/>
        </w:rPr>
        <w:t xml:space="preserve"> </w:t>
      </w:r>
      <w:r>
        <w:rPr>
          <w:sz w:val="20"/>
        </w:rPr>
        <w:t>CNNs</w:t>
      </w:r>
      <w:r>
        <w:rPr>
          <w:spacing w:val="-11"/>
          <w:sz w:val="20"/>
        </w:rPr>
        <w:t xml:space="preserve"> </w:t>
      </w:r>
      <w:r>
        <w:rPr>
          <w:sz w:val="20"/>
        </w:rPr>
        <w:t>for</w:t>
      </w:r>
      <w:r>
        <w:rPr>
          <w:spacing w:val="-11"/>
          <w:sz w:val="20"/>
        </w:rPr>
        <w:t xml:space="preserve"> </w:t>
      </w:r>
      <w:r>
        <w:rPr>
          <w:sz w:val="20"/>
        </w:rPr>
        <w:t>image</w:t>
      </w:r>
      <w:r>
        <w:rPr>
          <w:spacing w:val="-11"/>
          <w:sz w:val="20"/>
        </w:rPr>
        <w:t xml:space="preserve"> </w:t>
      </w:r>
      <w:r>
        <w:rPr>
          <w:sz w:val="20"/>
        </w:rPr>
        <w:t>segmentation,</w:t>
      </w:r>
      <w:r>
        <w:rPr>
          <w:spacing w:val="-11"/>
          <w:sz w:val="20"/>
        </w:rPr>
        <w:t xml:space="preserve"> </w:t>
      </w:r>
      <w:r>
        <w:rPr>
          <w:sz w:val="20"/>
        </w:rPr>
        <w:t>focusing</w:t>
      </w:r>
      <w:r>
        <w:rPr>
          <w:spacing w:val="-11"/>
          <w:sz w:val="20"/>
        </w:rPr>
        <w:t xml:space="preserve"> </w:t>
      </w:r>
      <w:r>
        <w:rPr>
          <w:sz w:val="20"/>
        </w:rPr>
        <w:t>on</w:t>
      </w:r>
      <w:r>
        <w:rPr>
          <w:spacing w:val="-11"/>
          <w:sz w:val="20"/>
        </w:rPr>
        <w:t xml:space="preserve"> </w:t>
      </w:r>
      <w:r>
        <w:rPr>
          <w:sz w:val="20"/>
        </w:rPr>
        <w:t>the</w:t>
      </w:r>
      <w:r>
        <w:rPr>
          <w:spacing w:val="-11"/>
          <w:sz w:val="20"/>
        </w:rPr>
        <w:t xml:space="preserve"> </w:t>
      </w:r>
      <w:r>
        <w:rPr>
          <w:sz w:val="20"/>
        </w:rPr>
        <w:t>segmentation</w:t>
      </w:r>
      <w:r>
        <w:rPr>
          <w:spacing w:val="-11"/>
          <w:sz w:val="20"/>
        </w:rPr>
        <w:t xml:space="preserve"> </w:t>
      </w:r>
      <w:r>
        <w:rPr>
          <w:sz w:val="20"/>
        </w:rPr>
        <w:t>of</w:t>
      </w:r>
      <w:r>
        <w:rPr>
          <w:spacing w:val="-11"/>
          <w:sz w:val="20"/>
        </w:rPr>
        <w:t xml:space="preserve"> </w:t>
      </w:r>
      <w:r>
        <w:rPr>
          <w:sz w:val="20"/>
        </w:rPr>
        <w:t>lungs</w:t>
      </w:r>
      <w:r>
        <w:rPr>
          <w:spacing w:val="-11"/>
          <w:sz w:val="20"/>
        </w:rPr>
        <w:t xml:space="preserve"> </w:t>
      </w:r>
      <w:r>
        <w:rPr>
          <w:sz w:val="20"/>
        </w:rPr>
        <w:t>and</w:t>
      </w:r>
      <w:r>
        <w:rPr>
          <w:spacing w:val="-11"/>
          <w:sz w:val="20"/>
        </w:rPr>
        <w:t xml:space="preserve"> </w:t>
      </w:r>
      <w:r>
        <w:rPr>
          <w:sz w:val="20"/>
        </w:rPr>
        <w:t>radiological</w:t>
      </w:r>
      <w:r>
        <w:rPr>
          <w:spacing w:val="-11"/>
          <w:sz w:val="20"/>
        </w:rPr>
        <w:t xml:space="preserve"> </w:t>
      </w:r>
      <w:r>
        <w:rPr>
          <w:sz w:val="20"/>
        </w:rPr>
        <w:t>findings associated with COVID-19 disease.</w:t>
      </w:r>
    </w:p>
    <w:p w14:paraId="2C1206A3" w14:textId="77777777" w:rsidR="006931E1" w:rsidRDefault="006931E1" w:rsidP="006931E1">
      <w:pPr>
        <w:pStyle w:val="ListParagraph"/>
        <w:numPr>
          <w:ilvl w:val="0"/>
          <w:numId w:val="10"/>
        </w:numPr>
        <w:tabs>
          <w:tab w:val="left" w:pos="838"/>
        </w:tabs>
        <w:spacing w:before="90"/>
        <w:ind w:hanging="171"/>
        <w:jc w:val="left"/>
        <w:rPr>
          <w:sz w:val="20"/>
        </w:rPr>
      </w:pPr>
      <w:r>
        <w:rPr>
          <w:sz w:val="20"/>
        </w:rPr>
        <w:t>Broaden</w:t>
      </w:r>
      <w:r>
        <w:rPr>
          <w:spacing w:val="-9"/>
          <w:sz w:val="20"/>
        </w:rPr>
        <w:t xml:space="preserve"> </w:t>
      </w:r>
      <w:r>
        <w:rPr>
          <w:sz w:val="20"/>
        </w:rPr>
        <w:t>the</w:t>
      </w:r>
      <w:r>
        <w:rPr>
          <w:spacing w:val="-8"/>
          <w:sz w:val="20"/>
        </w:rPr>
        <w:t xml:space="preserve"> </w:t>
      </w:r>
      <w:r>
        <w:rPr>
          <w:sz w:val="20"/>
        </w:rPr>
        <w:t>classification</w:t>
      </w:r>
      <w:r>
        <w:rPr>
          <w:spacing w:val="-9"/>
          <w:sz w:val="20"/>
        </w:rPr>
        <w:t xml:space="preserve"> </w:t>
      </w:r>
      <w:r>
        <w:rPr>
          <w:sz w:val="20"/>
        </w:rPr>
        <w:t>scope</w:t>
      </w:r>
      <w:r>
        <w:rPr>
          <w:spacing w:val="-8"/>
          <w:sz w:val="20"/>
        </w:rPr>
        <w:t xml:space="preserve"> </w:t>
      </w:r>
      <w:r>
        <w:rPr>
          <w:sz w:val="20"/>
        </w:rPr>
        <w:t>to</w:t>
      </w:r>
      <w:r>
        <w:rPr>
          <w:spacing w:val="-9"/>
          <w:sz w:val="20"/>
        </w:rPr>
        <w:t xml:space="preserve"> </w:t>
      </w:r>
      <w:r>
        <w:rPr>
          <w:sz w:val="20"/>
        </w:rPr>
        <w:t>detect</w:t>
      </w:r>
      <w:r>
        <w:rPr>
          <w:spacing w:val="-8"/>
          <w:sz w:val="20"/>
        </w:rPr>
        <w:t xml:space="preserve"> </w:t>
      </w:r>
      <w:r>
        <w:rPr>
          <w:sz w:val="20"/>
        </w:rPr>
        <w:t>factors</w:t>
      </w:r>
      <w:r>
        <w:rPr>
          <w:spacing w:val="-9"/>
          <w:sz w:val="20"/>
        </w:rPr>
        <w:t xml:space="preserve"> </w:t>
      </w:r>
      <w:r>
        <w:rPr>
          <w:sz w:val="20"/>
        </w:rPr>
        <w:t>such</w:t>
      </w:r>
      <w:r>
        <w:rPr>
          <w:spacing w:val="-8"/>
          <w:sz w:val="20"/>
        </w:rPr>
        <w:t xml:space="preserve"> </w:t>
      </w:r>
      <w:r>
        <w:rPr>
          <w:sz w:val="20"/>
        </w:rPr>
        <w:t>as</w:t>
      </w:r>
      <w:r>
        <w:rPr>
          <w:spacing w:val="-8"/>
          <w:sz w:val="20"/>
        </w:rPr>
        <w:t xml:space="preserve"> </w:t>
      </w:r>
      <w:r>
        <w:rPr>
          <w:sz w:val="20"/>
        </w:rPr>
        <w:t>severity,</w:t>
      </w:r>
      <w:r>
        <w:rPr>
          <w:spacing w:val="-9"/>
          <w:sz w:val="20"/>
        </w:rPr>
        <w:t xml:space="preserve"> </w:t>
      </w:r>
      <w:r>
        <w:rPr>
          <w:sz w:val="20"/>
        </w:rPr>
        <w:t>or</w:t>
      </w:r>
      <w:r>
        <w:rPr>
          <w:spacing w:val="-8"/>
          <w:sz w:val="20"/>
        </w:rPr>
        <w:t xml:space="preserve"> </w:t>
      </w:r>
      <w:r>
        <w:rPr>
          <w:sz w:val="20"/>
        </w:rPr>
        <w:t>disease</w:t>
      </w:r>
      <w:r>
        <w:rPr>
          <w:spacing w:val="-9"/>
          <w:sz w:val="20"/>
        </w:rPr>
        <w:t xml:space="preserve"> </w:t>
      </w:r>
      <w:r>
        <w:rPr>
          <w:spacing w:val="-2"/>
          <w:sz w:val="20"/>
        </w:rPr>
        <w:t>progression.</w:t>
      </w:r>
    </w:p>
    <w:p w14:paraId="4A95737B" w14:textId="77777777" w:rsidR="006931E1" w:rsidRDefault="006931E1" w:rsidP="006931E1">
      <w:pPr>
        <w:pStyle w:val="ListParagraph"/>
        <w:numPr>
          <w:ilvl w:val="0"/>
          <w:numId w:val="10"/>
        </w:numPr>
        <w:tabs>
          <w:tab w:val="left" w:pos="838"/>
        </w:tabs>
        <w:spacing w:before="98" w:line="228" w:lineRule="auto"/>
        <w:ind w:right="174"/>
        <w:jc w:val="left"/>
        <w:rPr>
          <w:sz w:val="20"/>
        </w:rPr>
      </w:pPr>
      <w:r>
        <w:rPr>
          <w:spacing w:val="-2"/>
          <w:sz w:val="20"/>
        </w:rPr>
        <w:t>Design</w:t>
      </w:r>
      <w:r>
        <w:rPr>
          <w:spacing w:val="-4"/>
          <w:sz w:val="20"/>
        </w:rPr>
        <w:t xml:space="preserve"> </w:t>
      </w:r>
      <w:r>
        <w:rPr>
          <w:spacing w:val="-2"/>
          <w:sz w:val="20"/>
        </w:rPr>
        <w:t>new</w:t>
      </w:r>
      <w:r>
        <w:rPr>
          <w:spacing w:val="-4"/>
          <w:sz w:val="20"/>
        </w:rPr>
        <w:t xml:space="preserve"> </w:t>
      </w:r>
      <w:r>
        <w:rPr>
          <w:spacing w:val="-2"/>
          <w:sz w:val="20"/>
        </w:rPr>
        <w:t>preprocessing</w:t>
      </w:r>
      <w:r>
        <w:rPr>
          <w:spacing w:val="-4"/>
          <w:sz w:val="20"/>
        </w:rPr>
        <w:t xml:space="preserve"> </w:t>
      </w:r>
      <w:r>
        <w:rPr>
          <w:spacing w:val="-2"/>
          <w:sz w:val="20"/>
        </w:rPr>
        <w:t>operations</w:t>
      </w:r>
      <w:r>
        <w:rPr>
          <w:spacing w:val="-4"/>
          <w:sz w:val="20"/>
        </w:rPr>
        <w:t xml:space="preserve"> </w:t>
      </w:r>
      <w:r>
        <w:rPr>
          <w:spacing w:val="-2"/>
          <w:sz w:val="20"/>
        </w:rPr>
        <w:t>or</w:t>
      </w:r>
      <w:r>
        <w:rPr>
          <w:spacing w:val="-4"/>
          <w:sz w:val="20"/>
        </w:rPr>
        <w:t xml:space="preserve"> </w:t>
      </w:r>
      <w:r>
        <w:rPr>
          <w:spacing w:val="-2"/>
          <w:sz w:val="20"/>
        </w:rPr>
        <w:t>pipelines,</w:t>
      </w:r>
      <w:r>
        <w:rPr>
          <w:spacing w:val="-4"/>
          <w:sz w:val="20"/>
        </w:rPr>
        <w:t xml:space="preserve"> </w:t>
      </w:r>
      <w:r>
        <w:rPr>
          <w:spacing w:val="-2"/>
          <w:sz w:val="20"/>
        </w:rPr>
        <w:t>taking</w:t>
      </w:r>
      <w:r>
        <w:rPr>
          <w:spacing w:val="-4"/>
          <w:sz w:val="20"/>
        </w:rPr>
        <w:t xml:space="preserve"> </w:t>
      </w:r>
      <w:r>
        <w:rPr>
          <w:spacing w:val="-2"/>
          <w:sz w:val="20"/>
        </w:rPr>
        <w:t>into</w:t>
      </w:r>
      <w:r>
        <w:rPr>
          <w:spacing w:val="-4"/>
          <w:sz w:val="20"/>
        </w:rPr>
        <w:t xml:space="preserve"> </w:t>
      </w:r>
      <w:r>
        <w:rPr>
          <w:spacing w:val="-2"/>
          <w:sz w:val="20"/>
        </w:rPr>
        <w:t>account,</w:t>
      </w:r>
      <w:r>
        <w:rPr>
          <w:spacing w:val="-4"/>
          <w:sz w:val="20"/>
        </w:rPr>
        <w:t xml:space="preserve"> </w:t>
      </w:r>
      <w:r>
        <w:rPr>
          <w:spacing w:val="-2"/>
          <w:sz w:val="20"/>
        </w:rPr>
        <w:t>for</w:t>
      </w:r>
      <w:r>
        <w:rPr>
          <w:spacing w:val="-4"/>
          <w:sz w:val="20"/>
        </w:rPr>
        <w:t xml:space="preserve"> </w:t>
      </w:r>
      <w:r>
        <w:rPr>
          <w:spacing w:val="-2"/>
          <w:sz w:val="20"/>
        </w:rPr>
        <w:t>example,</w:t>
      </w:r>
      <w:r>
        <w:rPr>
          <w:spacing w:val="-4"/>
          <w:sz w:val="20"/>
        </w:rPr>
        <w:t xml:space="preserve"> </w:t>
      </w:r>
      <w:r>
        <w:rPr>
          <w:spacing w:val="-2"/>
          <w:sz w:val="20"/>
        </w:rPr>
        <w:t>the</w:t>
      </w:r>
      <w:r>
        <w:rPr>
          <w:spacing w:val="-4"/>
          <w:sz w:val="20"/>
        </w:rPr>
        <w:t xml:space="preserve"> </w:t>
      </w:r>
      <w:r>
        <w:rPr>
          <w:spacing w:val="-2"/>
          <w:sz w:val="20"/>
        </w:rPr>
        <w:t>removal</w:t>
      </w:r>
      <w:r>
        <w:rPr>
          <w:spacing w:val="-4"/>
          <w:sz w:val="20"/>
        </w:rPr>
        <w:t xml:space="preserve"> </w:t>
      </w:r>
      <w:r>
        <w:rPr>
          <w:spacing w:val="-2"/>
          <w:sz w:val="20"/>
        </w:rPr>
        <w:t>of</w:t>
      </w:r>
      <w:r>
        <w:rPr>
          <w:spacing w:val="-4"/>
          <w:sz w:val="20"/>
        </w:rPr>
        <w:t xml:space="preserve"> </w:t>
      </w:r>
      <w:r>
        <w:rPr>
          <w:spacing w:val="-2"/>
          <w:sz w:val="20"/>
        </w:rPr>
        <w:t>artifacts</w:t>
      </w:r>
      <w:r>
        <w:rPr>
          <w:spacing w:val="-4"/>
          <w:sz w:val="20"/>
        </w:rPr>
        <w:t xml:space="preserve"> </w:t>
      </w:r>
      <w:r>
        <w:rPr>
          <w:spacing w:val="-2"/>
          <w:sz w:val="20"/>
        </w:rPr>
        <w:t xml:space="preserve">or </w:t>
      </w:r>
      <w:r>
        <w:rPr>
          <w:sz w:val="20"/>
        </w:rPr>
        <w:t>medical devices such as necklaces, tubes, or ECG lead wires.</w:t>
      </w:r>
    </w:p>
    <w:p w14:paraId="627C0E79" w14:textId="77777777" w:rsidR="006931E1" w:rsidRDefault="006931E1" w:rsidP="006931E1">
      <w:pPr>
        <w:pStyle w:val="ListParagraph"/>
        <w:numPr>
          <w:ilvl w:val="0"/>
          <w:numId w:val="10"/>
        </w:numPr>
        <w:tabs>
          <w:tab w:val="left" w:pos="838"/>
        </w:tabs>
        <w:spacing w:before="90"/>
        <w:ind w:hanging="171"/>
        <w:jc w:val="left"/>
        <w:rPr>
          <w:sz w:val="20"/>
        </w:rPr>
      </w:pPr>
      <w:r>
        <w:rPr>
          <w:sz w:val="20"/>
        </w:rPr>
        <w:t>Detect</w:t>
      </w:r>
      <w:r>
        <w:rPr>
          <w:spacing w:val="-9"/>
          <w:sz w:val="20"/>
        </w:rPr>
        <w:t xml:space="preserve"> </w:t>
      </w:r>
      <w:r>
        <w:rPr>
          <w:sz w:val="20"/>
        </w:rPr>
        <w:t>COVID-19,</w:t>
      </w:r>
      <w:r>
        <w:rPr>
          <w:spacing w:val="-8"/>
          <w:sz w:val="20"/>
        </w:rPr>
        <w:t xml:space="preserve"> </w:t>
      </w:r>
      <w:r>
        <w:rPr>
          <w:sz w:val="20"/>
        </w:rPr>
        <w:t>and</w:t>
      </w:r>
      <w:r>
        <w:rPr>
          <w:spacing w:val="-8"/>
          <w:sz w:val="20"/>
        </w:rPr>
        <w:t xml:space="preserve"> </w:t>
      </w:r>
      <w:r>
        <w:rPr>
          <w:sz w:val="20"/>
        </w:rPr>
        <w:t>its</w:t>
      </w:r>
      <w:r>
        <w:rPr>
          <w:spacing w:val="-8"/>
          <w:sz w:val="20"/>
        </w:rPr>
        <w:t xml:space="preserve"> </w:t>
      </w:r>
      <w:r>
        <w:rPr>
          <w:sz w:val="20"/>
        </w:rPr>
        <w:t>outcome</w:t>
      </w:r>
      <w:r>
        <w:rPr>
          <w:spacing w:val="-8"/>
          <w:sz w:val="20"/>
        </w:rPr>
        <w:t xml:space="preserve"> </w:t>
      </w:r>
      <w:r>
        <w:rPr>
          <w:sz w:val="20"/>
        </w:rPr>
        <w:t>considering</w:t>
      </w:r>
      <w:r>
        <w:rPr>
          <w:spacing w:val="-9"/>
          <w:sz w:val="20"/>
        </w:rPr>
        <w:t xml:space="preserve"> </w:t>
      </w:r>
      <w:r>
        <w:rPr>
          <w:sz w:val="20"/>
        </w:rPr>
        <w:t>other</w:t>
      </w:r>
      <w:r>
        <w:rPr>
          <w:spacing w:val="-8"/>
          <w:sz w:val="20"/>
        </w:rPr>
        <w:t xml:space="preserve"> </w:t>
      </w:r>
      <w:r>
        <w:rPr>
          <w:sz w:val="20"/>
        </w:rPr>
        <w:t>clinical</w:t>
      </w:r>
      <w:r>
        <w:rPr>
          <w:spacing w:val="-8"/>
          <w:sz w:val="20"/>
        </w:rPr>
        <w:t xml:space="preserve"> </w:t>
      </w:r>
      <w:r>
        <w:rPr>
          <w:sz w:val="20"/>
        </w:rPr>
        <w:t>variables</w:t>
      </w:r>
      <w:r>
        <w:rPr>
          <w:spacing w:val="-8"/>
          <w:sz w:val="20"/>
        </w:rPr>
        <w:t xml:space="preserve"> </w:t>
      </w:r>
      <w:r>
        <w:rPr>
          <w:sz w:val="20"/>
        </w:rPr>
        <w:t>such</w:t>
      </w:r>
      <w:r>
        <w:rPr>
          <w:spacing w:val="-8"/>
          <w:sz w:val="20"/>
        </w:rPr>
        <w:t xml:space="preserve"> </w:t>
      </w:r>
      <w:r>
        <w:rPr>
          <w:sz w:val="20"/>
        </w:rPr>
        <w:t>as</w:t>
      </w:r>
      <w:r>
        <w:rPr>
          <w:spacing w:val="-9"/>
          <w:sz w:val="20"/>
        </w:rPr>
        <w:t xml:space="preserve"> </w:t>
      </w:r>
      <w:r>
        <w:rPr>
          <w:sz w:val="20"/>
        </w:rPr>
        <w:t>the</w:t>
      </w:r>
      <w:r>
        <w:rPr>
          <w:spacing w:val="-8"/>
          <w:sz w:val="20"/>
        </w:rPr>
        <w:t xml:space="preserve"> </w:t>
      </w:r>
      <w:r>
        <w:rPr>
          <w:sz w:val="20"/>
        </w:rPr>
        <w:t>patient’s</w:t>
      </w:r>
      <w:r>
        <w:rPr>
          <w:spacing w:val="-8"/>
          <w:sz w:val="20"/>
        </w:rPr>
        <w:t xml:space="preserve"> </w:t>
      </w:r>
      <w:r>
        <w:rPr>
          <w:spacing w:val="-2"/>
          <w:sz w:val="20"/>
        </w:rPr>
        <w:t>history.</w:t>
      </w:r>
    </w:p>
    <w:p w14:paraId="4C441B29" w14:textId="77777777" w:rsidR="006931E1" w:rsidRDefault="006931E1" w:rsidP="006931E1">
      <w:pPr>
        <w:pStyle w:val="ListParagraph"/>
        <w:numPr>
          <w:ilvl w:val="0"/>
          <w:numId w:val="10"/>
        </w:numPr>
        <w:tabs>
          <w:tab w:val="left" w:pos="838"/>
        </w:tabs>
        <w:spacing w:before="88"/>
        <w:ind w:hanging="171"/>
        <w:jc w:val="left"/>
        <w:rPr>
          <w:sz w:val="20"/>
        </w:rPr>
      </w:pPr>
      <w:r>
        <w:rPr>
          <w:sz w:val="20"/>
        </w:rPr>
        <w:t>Perform</w:t>
      </w:r>
      <w:r>
        <w:rPr>
          <w:spacing w:val="-7"/>
          <w:sz w:val="20"/>
        </w:rPr>
        <w:t xml:space="preserve"> </w:t>
      </w:r>
      <w:r>
        <w:rPr>
          <w:sz w:val="20"/>
        </w:rPr>
        <w:t>transfer</w:t>
      </w:r>
      <w:r>
        <w:rPr>
          <w:spacing w:val="-6"/>
          <w:sz w:val="20"/>
        </w:rPr>
        <w:t xml:space="preserve"> </w:t>
      </w:r>
      <w:r>
        <w:rPr>
          <w:sz w:val="20"/>
        </w:rPr>
        <w:t>learning</w:t>
      </w:r>
      <w:r>
        <w:rPr>
          <w:spacing w:val="-6"/>
          <w:sz w:val="20"/>
        </w:rPr>
        <w:t xml:space="preserve"> </w:t>
      </w:r>
      <w:r>
        <w:rPr>
          <w:sz w:val="20"/>
        </w:rPr>
        <w:t>based</w:t>
      </w:r>
      <w:r>
        <w:rPr>
          <w:spacing w:val="-6"/>
          <w:sz w:val="20"/>
        </w:rPr>
        <w:t xml:space="preserve"> </w:t>
      </w:r>
      <w:r>
        <w:rPr>
          <w:sz w:val="20"/>
        </w:rPr>
        <w:t>on</w:t>
      </w:r>
      <w:r>
        <w:rPr>
          <w:spacing w:val="-7"/>
          <w:sz w:val="20"/>
        </w:rPr>
        <w:t xml:space="preserve"> </w:t>
      </w:r>
      <w:r>
        <w:rPr>
          <w:sz w:val="20"/>
        </w:rPr>
        <w:t>networks</w:t>
      </w:r>
      <w:r>
        <w:rPr>
          <w:spacing w:val="-6"/>
          <w:sz w:val="20"/>
        </w:rPr>
        <w:t xml:space="preserve"> </w:t>
      </w:r>
      <w:r>
        <w:rPr>
          <w:sz w:val="20"/>
        </w:rPr>
        <w:t>that</w:t>
      </w:r>
      <w:r>
        <w:rPr>
          <w:spacing w:val="-6"/>
          <w:sz w:val="20"/>
        </w:rPr>
        <w:t xml:space="preserve"> </w:t>
      </w:r>
      <w:r>
        <w:rPr>
          <w:sz w:val="20"/>
        </w:rPr>
        <w:t>have</w:t>
      </w:r>
      <w:r>
        <w:rPr>
          <w:spacing w:val="-6"/>
          <w:sz w:val="20"/>
        </w:rPr>
        <w:t xml:space="preserve"> </w:t>
      </w:r>
      <w:r>
        <w:rPr>
          <w:sz w:val="20"/>
        </w:rPr>
        <w:t>been</w:t>
      </w:r>
      <w:r>
        <w:rPr>
          <w:spacing w:val="-7"/>
          <w:sz w:val="20"/>
        </w:rPr>
        <w:t xml:space="preserve"> </w:t>
      </w:r>
      <w:r>
        <w:rPr>
          <w:sz w:val="20"/>
        </w:rPr>
        <w:t>trained</w:t>
      </w:r>
      <w:r>
        <w:rPr>
          <w:spacing w:val="-6"/>
          <w:sz w:val="20"/>
        </w:rPr>
        <w:t xml:space="preserve"> </w:t>
      </w:r>
      <w:r>
        <w:rPr>
          <w:sz w:val="20"/>
        </w:rPr>
        <w:t>for</w:t>
      </w:r>
      <w:r>
        <w:rPr>
          <w:spacing w:val="-6"/>
          <w:sz w:val="20"/>
        </w:rPr>
        <w:t xml:space="preserve"> </w:t>
      </w:r>
      <w:r>
        <w:rPr>
          <w:sz w:val="20"/>
        </w:rPr>
        <w:t>other</w:t>
      </w:r>
      <w:r>
        <w:rPr>
          <w:spacing w:val="-6"/>
          <w:sz w:val="20"/>
        </w:rPr>
        <w:t xml:space="preserve"> </w:t>
      </w:r>
      <w:r>
        <w:rPr>
          <w:sz w:val="20"/>
        </w:rPr>
        <w:t>lung</w:t>
      </w:r>
      <w:r>
        <w:rPr>
          <w:spacing w:val="-7"/>
          <w:sz w:val="20"/>
        </w:rPr>
        <w:t xml:space="preserve"> </w:t>
      </w:r>
      <w:r>
        <w:rPr>
          <w:spacing w:val="-2"/>
          <w:sz w:val="20"/>
        </w:rPr>
        <w:t>diseases.</w:t>
      </w:r>
    </w:p>
    <w:p w14:paraId="6BD2E09D" w14:textId="77777777" w:rsidR="00D638CA" w:rsidRDefault="006931E1" w:rsidP="00D435EC">
      <w:pPr>
        <w:pStyle w:val="ListParagraph"/>
        <w:numPr>
          <w:ilvl w:val="0"/>
          <w:numId w:val="10"/>
        </w:numPr>
        <w:tabs>
          <w:tab w:val="left" w:pos="838"/>
        </w:tabs>
        <w:spacing w:before="98" w:line="228" w:lineRule="auto"/>
        <w:ind w:right="178"/>
        <w:jc w:val="left"/>
        <w:rPr>
          <w:rFonts w:ascii="Verdana"/>
          <w:sz w:val="14"/>
        </w:rPr>
      </w:pPr>
      <w:r>
        <w:rPr>
          <w:sz w:val="20"/>
        </w:rPr>
        <w:t>Design</w:t>
      </w:r>
      <w:r>
        <w:rPr>
          <w:spacing w:val="20"/>
          <w:sz w:val="20"/>
        </w:rPr>
        <w:t xml:space="preserve"> </w:t>
      </w:r>
      <w:r>
        <w:rPr>
          <w:sz w:val="20"/>
        </w:rPr>
        <w:t>architectures</w:t>
      </w:r>
      <w:r>
        <w:rPr>
          <w:spacing w:val="22"/>
          <w:sz w:val="20"/>
        </w:rPr>
        <w:t xml:space="preserve"> </w:t>
      </w:r>
      <w:r>
        <w:rPr>
          <w:sz w:val="20"/>
        </w:rPr>
        <w:t>or</w:t>
      </w:r>
      <w:r>
        <w:rPr>
          <w:spacing w:val="20"/>
          <w:sz w:val="20"/>
        </w:rPr>
        <w:t xml:space="preserve"> </w:t>
      </w:r>
      <w:r>
        <w:rPr>
          <w:sz w:val="20"/>
        </w:rPr>
        <w:t>computational</w:t>
      </w:r>
      <w:r>
        <w:rPr>
          <w:spacing w:val="22"/>
          <w:sz w:val="20"/>
        </w:rPr>
        <w:t xml:space="preserve"> </w:t>
      </w:r>
      <w:r>
        <w:rPr>
          <w:sz w:val="20"/>
        </w:rPr>
        <w:t>elements</w:t>
      </w:r>
      <w:r>
        <w:rPr>
          <w:spacing w:val="20"/>
          <w:sz w:val="20"/>
        </w:rPr>
        <w:t xml:space="preserve"> </w:t>
      </w:r>
      <w:r>
        <w:rPr>
          <w:sz w:val="20"/>
        </w:rPr>
        <w:t>of</w:t>
      </w:r>
      <w:r>
        <w:rPr>
          <w:spacing w:val="22"/>
          <w:sz w:val="20"/>
        </w:rPr>
        <w:t xml:space="preserve"> </w:t>
      </w:r>
      <w:r>
        <w:rPr>
          <w:sz w:val="20"/>
        </w:rPr>
        <w:t>CNNs</w:t>
      </w:r>
      <w:r>
        <w:rPr>
          <w:spacing w:val="22"/>
          <w:sz w:val="20"/>
        </w:rPr>
        <w:t xml:space="preserve"> </w:t>
      </w:r>
      <w:r>
        <w:rPr>
          <w:sz w:val="20"/>
        </w:rPr>
        <w:t>for</w:t>
      </w:r>
      <w:r>
        <w:rPr>
          <w:spacing w:val="20"/>
          <w:sz w:val="20"/>
        </w:rPr>
        <w:t xml:space="preserve"> </w:t>
      </w:r>
      <w:r>
        <w:rPr>
          <w:sz w:val="20"/>
        </w:rPr>
        <w:t>the</w:t>
      </w:r>
      <w:r>
        <w:rPr>
          <w:spacing w:val="22"/>
          <w:sz w:val="20"/>
        </w:rPr>
        <w:t xml:space="preserve"> </w:t>
      </w:r>
      <w:r>
        <w:rPr>
          <w:sz w:val="20"/>
        </w:rPr>
        <w:t>detection</w:t>
      </w:r>
      <w:r>
        <w:rPr>
          <w:spacing w:val="20"/>
          <w:sz w:val="20"/>
        </w:rPr>
        <w:t xml:space="preserve"> </w:t>
      </w:r>
      <w:r>
        <w:rPr>
          <w:sz w:val="20"/>
        </w:rPr>
        <w:t>of</w:t>
      </w:r>
      <w:r>
        <w:rPr>
          <w:spacing w:val="22"/>
          <w:sz w:val="20"/>
        </w:rPr>
        <w:t xml:space="preserve"> </w:t>
      </w:r>
      <w:r>
        <w:rPr>
          <w:sz w:val="20"/>
        </w:rPr>
        <w:t>COVID-19</w:t>
      </w:r>
      <w:r>
        <w:rPr>
          <w:spacing w:val="20"/>
          <w:sz w:val="20"/>
        </w:rPr>
        <w:t xml:space="preserve"> </w:t>
      </w:r>
      <w:r>
        <w:rPr>
          <w:sz w:val="20"/>
        </w:rPr>
        <w:t>from</w:t>
      </w:r>
      <w:r>
        <w:rPr>
          <w:spacing w:val="22"/>
          <w:sz w:val="20"/>
        </w:rPr>
        <w:t xml:space="preserve"> </w:t>
      </w:r>
      <w:r>
        <w:rPr>
          <w:sz w:val="20"/>
        </w:rPr>
        <w:t xml:space="preserve">validated </w:t>
      </w:r>
      <w:r w:rsidR="00D638CA">
        <w:br w:type="column"/>
      </w:r>
    </w:p>
    <w:p w14:paraId="13FFD662" w14:textId="77777777" w:rsidR="00D638CA" w:rsidRDefault="00D638CA" w:rsidP="00D638CA">
      <w:pPr>
        <w:pStyle w:val="BodyText"/>
        <w:spacing w:before="6"/>
        <w:rPr>
          <w:rFonts w:ascii="Verdana"/>
          <w:sz w:val="12"/>
        </w:rPr>
      </w:pPr>
    </w:p>
    <w:p w14:paraId="58D01E14" w14:textId="77777777" w:rsidR="00D435EC" w:rsidRDefault="00D435EC" w:rsidP="00D435EC">
      <w:pPr>
        <w:pStyle w:val="BodyText"/>
        <w:rPr>
          <w:sz w:val="27"/>
        </w:rPr>
      </w:pPr>
    </w:p>
    <w:p w14:paraId="431ED31C" w14:textId="77777777" w:rsidR="00D435EC" w:rsidRDefault="00D435EC" w:rsidP="00D435EC">
      <w:pPr>
        <w:pStyle w:val="Heading1"/>
      </w:pPr>
      <w:r>
        <w:rPr>
          <w:spacing w:val="-2"/>
        </w:rPr>
        <w:t>Appendix</w:t>
      </w:r>
    </w:p>
    <w:p w14:paraId="1095BDF4" w14:textId="77777777" w:rsidR="00D435EC" w:rsidRDefault="00D435EC" w:rsidP="00D435EC">
      <w:pPr>
        <w:pStyle w:val="BodyText"/>
        <w:spacing w:before="230"/>
        <w:ind w:left="113"/>
      </w:pPr>
      <w:r>
        <w:t>Table</w:t>
      </w:r>
      <w:r>
        <w:rPr>
          <w:spacing w:val="-9"/>
        </w:rPr>
        <w:t xml:space="preserve"> </w:t>
      </w:r>
      <w:hyperlink w:anchor="_bookmark8" w:history="1">
        <w:r>
          <w:t>5</w:t>
        </w:r>
      </w:hyperlink>
      <w:r>
        <w:rPr>
          <w:spacing w:val="-9"/>
        </w:rPr>
        <w:t xml:space="preserve"> </w:t>
      </w:r>
      <w:r>
        <w:t>shows</w:t>
      </w:r>
      <w:r>
        <w:rPr>
          <w:spacing w:val="-8"/>
        </w:rPr>
        <w:t xml:space="preserve"> </w:t>
      </w:r>
      <w:r>
        <w:t>some</w:t>
      </w:r>
      <w:r>
        <w:rPr>
          <w:spacing w:val="-9"/>
        </w:rPr>
        <w:t xml:space="preserve"> </w:t>
      </w:r>
      <w:r>
        <w:t>acronyms</w:t>
      </w:r>
      <w:r>
        <w:rPr>
          <w:spacing w:val="-8"/>
        </w:rPr>
        <w:t xml:space="preserve"> </w:t>
      </w:r>
      <w:r>
        <w:t>and</w:t>
      </w:r>
      <w:r>
        <w:rPr>
          <w:spacing w:val="-9"/>
        </w:rPr>
        <w:t xml:space="preserve"> </w:t>
      </w:r>
      <w:r>
        <w:t>their</w:t>
      </w:r>
      <w:r>
        <w:rPr>
          <w:spacing w:val="-9"/>
        </w:rPr>
        <w:t xml:space="preserve"> </w:t>
      </w:r>
      <w:r>
        <w:rPr>
          <w:spacing w:val="-2"/>
        </w:rPr>
        <w:t>meanings.</w:t>
      </w:r>
    </w:p>
    <w:p w14:paraId="5BA4F8E1" w14:textId="77777777" w:rsidR="00D435EC" w:rsidRDefault="00D435EC" w:rsidP="00D435EC">
      <w:pPr>
        <w:pStyle w:val="BodyText"/>
        <w:spacing w:before="196"/>
        <w:ind w:left="1355" w:right="1412"/>
        <w:jc w:val="center"/>
      </w:pPr>
      <w:r>
        <w:t>Table</w:t>
      </w:r>
      <w:r>
        <w:rPr>
          <w:spacing w:val="-11"/>
        </w:rPr>
        <w:t xml:space="preserve"> </w:t>
      </w:r>
      <w:r>
        <w:t>5:</w:t>
      </w:r>
      <w:r>
        <w:rPr>
          <w:spacing w:val="-2"/>
        </w:rPr>
        <w:t xml:space="preserve"> Acronyms</w:t>
      </w:r>
    </w:p>
    <w:p w14:paraId="62ECB544" w14:textId="04CB80BF" w:rsidR="00D435EC" w:rsidRDefault="00BF4B2A" w:rsidP="00D435EC">
      <w:pPr>
        <w:pStyle w:val="BodyText"/>
        <w:spacing w:before="1"/>
        <w:rPr>
          <w:sz w:val="12"/>
        </w:rPr>
      </w:pPr>
      <w:r>
        <w:rPr>
          <w:noProof/>
          <w:lang w:val="en-IN" w:eastAsia="en-IN" w:bidi="ta-IN"/>
        </w:rPr>
        <mc:AlternateContent>
          <mc:Choice Requires="wps">
            <w:drawing>
              <wp:anchor distT="0" distB="0" distL="0" distR="0" simplePos="0" relativeHeight="487615488" behindDoc="1" locked="0" layoutInCell="1" allowOverlap="1" wp14:anchorId="651D5283" wp14:editId="2729AC80">
                <wp:simplePos x="0" y="0"/>
                <wp:positionH relativeFrom="page">
                  <wp:posOffset>1928495</wp:posOffset>
                </wp:positionH>
                <wp:positionV relativeFrom="paragraph">
                  <wp:posOffset>103505</wp:posOffset>
                </wp:positionV>
                <wp:extent cx="3916045" cy="1270"/>
                <wp:effectExtent l="0" t="0" r="0" b="0"/>
                <wp:wrapTopAndBottom/>
                <wp:docPr id="1225205595"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6045" cy="1270"/>
                        </a:xfrm>
                        <a:custGeom>
                          <a:avLst/>
                          <a:gdLst>
                            <a:gd name="T0" fmla="+- 0 3037 3037"/>
                            <a:gd name="T1" fmla="*/ T0 w 6167"/>
                            <a:gd name="T2" fmla="+- 0 9203 3037"/>
                            <a:gd name="T3" fmla="*/ T2 w 6167"/>
                          </a:gdLst>
                          <a:ahLst/>
                          <a:cxnLst>
                            <a:cxn ang="0">
                              <a:pos x="T1" y="0"/>
                            </a:cxn>
                            <a:cxn ang="0">
                              <a:pos x="T3" y="0"/>
                            </a:cxn>
                          </a:cxnLst>
                          <a:rect l="0" t="0" r="r" b="b"/>
                          <a:pathLst>
                            <a:path w="6167">
                              <a:moveTo>
                                <a:pt x="0" y="0"/>
                              </a:moveTo>
                              <a:lnTo>
                                <a:pt x="61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6730CF" id="docshape183" o:spid="_x0000_s1026" style="position:absolute;margin-left:151.85pt;margin-top:8.15pt;width:308.3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6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" path="m,l6166,e" filled="f" strokeweight=".14042mm">
                <v:path arrowok="t" o:connecttype="custom" o:connectlocs="0,0;3915410,0" o:connectangles="0,0"/>
                <w10:wrap type="topAndBottom" anchorx="page"/>
              </v:shape>
            </w:pict>
          </mc:Fallback>
        </mc:AlternateContent>
      </w:r>
    </w:p>
    <w:p w14:paraId="2DF2D044" w14:textId="77777777" w:rsidR="00D435EC" w:rsidRDefault="00D435EC" w:rsidP="00D435EC">
      <w:pPr>
        <w:pStyle w:val="Heading2"/>
        <w:tabs>
          <w:tab w:val="left" w:pos="3162"/>
        </w:tabs>
        <w:spacing w:line="194" w:lineRule="exact"/>
        <w:ind w:left="1836" w:firstLine="0"/>
      </w:pPr>
      <w:r>
        <w:rPr>
          <w:spacing w:val="-2"/>
        </w:rPr>
        <w:t>Acronym</w:t>
      </w:r>
      <w:r>
        <w:tab/>
      </w:r>
      <w:r>
        <w:rPr>
          <w:spacing w:val="-2"/>
        </w:rPr>
        <w:t>Description</w:t>
      </w:r>
    </w:p>
    <w:p w14:paraId="572C7D05" w14:textId="48B13476" w:rsidR="00D435EC" w:rsidRDefault="00BF4B2A" w:rsidP="00D435EC">
      <w:pPr>
        <w:pStyle w:val="BodyText"/>
        <w:tabs>
          <w:tab w:val="left" w:pos="3162"/>
        </w:tabs>
        <w:spacing w:before="7" w:line="228" w:lineRule="auto"/>
        <w:ind w:left="1836" w:right="2291"/>
      </w:pPr>
      <w:r>
        <w:rPr>
          <w:noProof/>
          <w:lang w:val="en-IN" w:eastAsia="en-IN" w:bidi="ta-IN"/>
        </w:rPr>
        <mc:AlternateContent>
          <mc:Choice Requires="wps">
            <w:drawing>
              <wp:anchor distT="0" distB="0" distL="114300" distR="114300" simplePos="0" relativeHeight="487614464" behindDoc="0" locked="0" layoutInCell="1" allowOverlap="1" wp14:anchorId="30F36340" wp14:editId="7B38AF7C">
                <wp:simplePos x="0" y="0"/>
                <wp:positionH relativeFrom="page">
                  <wp:posOffset>1928495</wp:posOffset>
                </wp:positionH>
                <wp:positionV relativeFrom="paragraph">
                  <wp:posOffset>17780</wp:posOffset>
                </wp:positionV>
                <wp:extent cx="3915410" cy="0"/>
                <wp:effectExtent l="0" t="0" r="0" b="0"/>
                <wp:wrapNone/>
                <wp:docPr id="609562711"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54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65663E4" id="Line 150" o:spid="_x0000_s1026" style="position:absolute;z-index:48761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85pt,1.4pt" to="460.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" strokeweight=".14042mm">
                <w10:wrap anchorx="page"/>
              </v:line>
            </w:pict>
          </mc:Fallback>
        </mc:AlternateContent>
      </w:r>
      <w:r w:rsidR="00D435EC">
        <w:rPr>
          <w:spacing w:val="-2"/>
        </w:rPr>
        <w:t>ACGAN</w:t>
      </w:r>
      <w:r w:rsidR="00D435EC">
        <w:tab/>
        <w:t>Auxiliary</w:t>
      </w:r>
      <w:r w:rsidR="00D435EC">
        <w:rPr>
          <w:spacing w:val="-13"/>
        </w:rPr>
        <w:t xml:space="preserve"> </w:t>
      </w:r>
      <w:r w:rsidR="00D435EC">
        <w:t>Classifier</w:t>
      </w:r>
      <w:r w:rsidR="00D435EC">
        <w:rPr>
          <w:spacing w:val="-12"/>
        </w:rPr>
        <w:t xml:space="preserve"> </w:t>
      </w:r>
      <w:r w:rsidR="00D435EC">
        <w:t>Generative</w:t>
      </w:r>
      <w:r w:rsidR="00D435EC">
        <w:rPr>
          <w:spacing w:val="-13"/>
        </w:rPr>
        <w:t xml:space="preserve"> </w:t>
      </w:r>
      <w:r w:rsidR="00D435EC">
        <w:t>Adversarial</w:t>
      </w:r>
      <w:r w:rsidR="00D435EC">
        <w:rPr>
          <w:spacing w:val="-12"/>
        </w:rPr>
        <w:t xml:space="preserve"> </w:t>
      </w:r>
      <w:r w:rsidR="00D435EC">
        <w:t xml:space="preserve">Network </w:t>
      </w:r>
      <w:r w:rsidR="00D435EC">
        <w:rPr>
          <w:spacing w:val="-6"/>
        </w:rPr>
        <w:t>AI</w:t>
      </w:r>
      <w:r w:rsidR="00D435EC">
        <w:tab/>
        <w:t>Artificial Intelligence</w:t>
      </w:r>
    </w:p>
    <w:p w14:paraId="60C50B1F" w14:textId="77777777" w:rsidR="00D435EC" w:rsidRDefault="00D435EC" w:rsidP="00D435EC">
      <w:pPr>
        <w:pStyle w:val="BodyText"/>
        <w:tabs>
          <w:tab w:val="left" w:pos="3162"/>
        </w:tabs>
        <w:spacing w:line="214" w:lineRule="exact"/>
        <w:ind w:left="1836"/>
      </w:pPr>
      <w:r>
        <w:rPr>
          <w:spacing w:val="-4"/>
        </w:rPr>
        <w:t>CNNs</w:t>
      </w:r>
      <w:r>
        <w:tab/>
      </w:r>
      <w:r>
        <w:rPr>
          <w:spacing w:val="-2"/>
        </w:rPr>
        <w:t>Convolutional</w:t>
      </w:r>
      <w:r>
        <w:rPr>
          <w:spacing w:val="3"/>
        </w:rPr>
        <w:t xml:space="preserve"> </w:t>
      </w:r>
      <w:r>
        <w:rPr>
          <w:spacing w:val="-2"/>
        </w:rPr>
        <w:t>Neural</w:t>
      </w:r>
      <w:r>
        <w:rPr>
          <w:spacing w:val="4"/>
        </w:rPr>
        <w:t xml:space="preserve"> </w:t>
      </w:r>
      <w:r>
        <w:rPr>
          <w:spacing w:val="-2"/>
        </w:rPr>
        <w:t>Networks</w:t>
      </w:r>
    </w:p>
    <w:p w14:paraId="02488A18" w14:textId="77777777" w:rsidR="00D435EC" w:rsidRDefault="00D435EC" w:rsidP="00D435EC">
      <w:pPr>
        <w:pStyle w:val="BodyText"/>
        <w:tabs>
          <w:tab w:val="left" w:pos="3162"/>
        </w:tabs>
        <w:spacing w:line="218" w:lineRule="exact"/>
        <w:ind w:left="1836"/>
      </w:pPr>
      <w:r>
        <w:rPr>
          <w:spacing w:val="-5"/>
        </w:rPr>
        <w:t>CT</w:t>
      </w:r>
      <w:r>
        <w:tab/>
        <w:t>Computer</w:t>
      </w:r>
      <w:r>
        <w:rPr>
          <w:spacing w:val="-9"/>
        </w:rPr>
        <w:t xml:space="preserve"> </w:t>
      </w:r>
      <w:r>
        <w:rPr>
          <w:spacing w:val="-2"/>
        </w:rPr>
        <w:t>tomography</w:t>
      </w:r>
    </w:p>
    <w:p w14:paraId="33E6686D" w14:textId="77777777" w:rsidR="00D435EC" w:rsidRDefault="00D435EC" w:rsidP="00D435EC">
      <w:pPr>
        <w:pStyle w:val="BodyText"/>
        <w:tabs>
          <w:tab w:val="left" w:pos="3162"/>
        </w:tabs>
        <w:spacing w:line="218" w:lineRule="exact"/>
        <w:ind w:left="1836"/>
      </w:pPr>
      <w:r>
        <w:rPr>
          <w:spacing w:val="-5"/>
        </w:rPr>
        <w:t>DL</w:t>
      </w:r>
      <w:r>
        <w:tab/>
        <w:t>Deep</w:t>
      </w:r>
      <w:r>
        <w:rPr>
          <w:spacing w:val="-6"/>
        </w:rPr>
        <w:t xml:space="preserve"> </w:t>
      </w:r>
      <w:r>
        <w:rPr>
          <w:spacing w:val="-2"/>
        </w:rPr>
        <w:t>Learning</w:t>
      </w:r>
    </w:p>
    <w:p w14:paraId="2940EFCC" w14:textId="77777777" w:rsidR="00D435EC" w:rsidRDefault="00D435EC" w:rsidP="00D435EC">
      <w:pPr>
        <w:pStyle w:val="BodyText"/>
        <w:tabs>
          <w:tab w:val="left" w:pos="3162"/>
        </w:tabs>
        <w:spacing w:line="218" w:lineRule="exact"/>
        <w:ind w:left="1836"/>
      </w:pPr>
      <w:r>
        <w:rPr>
          <w:spacing w:val="-5"/>
        </w:rPr>
        <w:t>FN</w:t>
      </w:r>
      <w:r>
        <w:tab/>
        <w:t>False</w:t>
      </w:r>
      <w:r>
        <w:rPr>
          <w:spacing w:val="-9"/>
        </w:rPr>
        <w:t xml:space="preserve"> </w:t>
      </w:r>
      <w:r>
        <w:rPr>
          <w:spacing w:val="-2"/>
        </w:rPr>
        <w:t>Negatives</w:t>
      </w:r>
    </w:p>
    <w:p w14:paraId="3B3C398E" w14:textId="77777777" w:rsidR="00D435EC" w:rsidRDefault="00D435EC" w:rsidP="00D435EC">
      <w:pPr>
        <w:pStyle w:val="BodyText"/>
        <w:tabs>
          <w:tab w:val="left" w:pos="3162"/>
        </w:tabs>
        <w:spacing w:line="218" w:lineRule="exact"/>
        <w:ind w:left="1836"/>
      </w:pPr>
      <w:r>
        <w:rPr>
          <w:spacing w:val="-5"/>
        </w:rPr>
        <w:t>FP</w:t>
      </w:r>
      <w:r>
        <w:tab/>
        <w:t>False</w:t>
      </w:r>
      <w:r>
        <w:rPr>
          <w:spacing w:val="-9"/>
        </w:rPr>
        <w:t xml:space="preserve"> </w:t>
      </w:r>
      <w:r>
        <w:rPr>
          <w:spacing w:val="-2"/>
        </w:rPr>
        <w:t>Positives</w:t>
      </w:r>
    </w:p>
    <w:p w14:paraId="1078CB44" w14:textId="77777777" w:rsidR="00D435EC" w:rsidRDefault="00D435EC" w:rsidP="00D435EC">
      <w:pPr>
        <w:pStyle w:val="BodyText"/>
        <w:tabs>
          <w:tab w:val="left" w:pos="3162"/>
        </w:tabs>
        <w:spacing w:line="218" w:lineRule="exact"/>
        <w:ind w:left="1836"/>
      </w:pPr>
      <w:r>
        <w:rPr>
          <w:spacing w:val="-4"/>
        </w:rPr>
        <w:t>GANs</w:t>
      </w:r>
      <w:r>
        <w:tab/>
      </w:r>
      <w:r>
        <w:rPr>
          <w:spacing w:val="-2"/>
        </w:rPr>
        <w:t>Generative</w:t>
      </w:r>
      <w:r>
        <w:rPr>
          <w:spacing w:val="5"/>
        </w:rPr>
        <w:t xml:space="preserve"> </w:t>
      </w:r>
      <w:r>
        <w:rPr>
          <w:spacing w:val="-2"/>
        </w:rPr>
        <w:t>Adversarial</w:t>
      </w:r>
      <w:r>
        <w:rPr>
          <w:spacing w:val="5"/>
        </w:rPr>
        <w:t xml:space="preserve"> </w:t>
      </w:r>
      <w:r>
        <w:rPr>
          <w:spacing w:val="-2"/>
        </w:rPr>
        <w:t>Network</w:t>
      </w:r>
    </w:p>
    <w:p w14:paraId="051A988B" w14:textId="77777777" w:rsidR="00D435EC" w:rsidRDefault="00D435EC" w:rsidP="00D435EC">
      <w:pPr>
        <w:pStyle w:val="BodyText"/>
        <w:tabs>
          <w:tab w:val="left" w:pos="3162"/>
        </w:tabs>
        <w:spacing w:line="218" w:lineRule="exact"/>
        <w:ind w:left="1836"/>
      </w:pPr>
      <w:r>
        <w:rPr>
          <w:spacing w:val="-10"/>
        </w:rPr>
        <w:t>K</w:t>
      </w:r>
      <w:r>
        <w:tab/>
        <w:t>Kappa</w:t>
      </w:r>
      <w:r>
        <w:rPr>
          <w:spacing w:val="-7"/>
        </w:rPr>
        <w:t xml:space="preserve"> </w:t>
      </w:r>
      <w:r>
        <w:rPr>
          <w:spacing w:val="-2"/>
        </w:rPr>
        <w:t>statistics</w:t>
      </w:r>
    </w:p>
    <w:p w14:paraId="685ABFBF" w14:textId="77777777" w:rsidR="00D435EC" w:rsidRDefault="00D435EC" w:rsidP="00D435EC">
      <w:pPr>
        <w:pStyle w:val="BodyText"/>
        <w:tabs>
          <w:tab w:val="left" w:pos="3162"/>
        </w:tabs>
        <w:spacing w:line="218" w:lineRule="exact"/>
        <w:ind w:left="1836"/>
      </w:pPr>
      <w:r>
        <w:rPr>
          <w:spacing w:val="-5"/>
        </w:rPr>
        <w:t>ML</w:t>
      </w:r>
      <w:r>
        <w:tab/>
        <w:t>Machine</w:t>
      </w:r>
      <w:r>
        <w:rPr>
          <w:spacing w:val="-8"/>
        </w:rPr>
        <w:t xml:space="preserve"> </w:t>
      </w:r>
      <w:r>
        <w:rPr>
          <w:spacing w:val="-2"/>
        </w:rPr>
        <w:t>Learning</w:t>
      </w:r>
    </w:p>
    <w:p w14:paraId="7C7AE583" w14:textId="77777777" w:rsidR="00D435EC" w:rsidRDefault="00D435EC" w:rsidP="00D435EC">
      <w:pPr>
        <w:pStyle w:val="BodyText"/>
        <w:tabs>
          <w:tab w:val="left" w:pos="3162"/>
        </w:tabs>
        <w:spacing w:before="4" w:line="228" w:lineRule="auto"/>
        <w:ind w:left="1836" w:right="1894"/>
      </w:pPr>
      <w:r>
        <w:rPr>
          <w:spacing w:val="-2"/>
        </w:rPr>
        <w:t>RT-PCR</w:t>
      </w:r>
      <w:r>
        <w:tab/>
        <w:t>Real-time</w:t>
      </w:r>
      <w:r>
        <w:rPr>
          <w:spacing w:val="-13"/>
        </w:rPr>
        <w:t xml:space="preserve"> </w:t>
      </w:r>
      <w:r>
        <w:t>reverse</w:t>
      </w:r>
      <w:r>
        <w:rPr>
          <w:spacing w:val="-12"/>
        </w:rPr>
        <w:t xml:space="preserve"> </w:t>
      </w:r>
      <w:r>
        <w:t>transcription</w:t>
      </w:r>
      <w:r>
        <w:rPr>
          <w:spacing w:val="-13"/>
        </w:rPr>
        <w:t xml:space="preserve"> </w:t>
      </w:r>
      <w:r>
        <w:t>polymerase</w:t>
      </w:r>
      <w:r>
        <w:rPr>
          <w:spacing w:val="-12"/>
        </w:rPr>
        <w:t xml:space="preserve"> </w:t>
      </w:r>
      <w:r>
        <w:t>chain</w:t>
      </w:r>
      <w:r>
        <w:rPr>
          <w:spacing w:val="-13"/>
        </w:rPr>
        <w:t xml:space="preserve"> </w:t>
      </w:r>
      <w:r>
        <w:t xml:space="preserve">reaction </w:t>
      </w:r>
      <w:r>
        <w:rPr>
          <w:spacing w:val="-2"/>
        </w:rPr>
        <w:t>SARS-CoV-2</w:t>
      </w:r>
      <w:r>
        <w:tab/>
        <w:t>Severe Acute Respiratory Syndrome coronavirus 2</w:t>
      </w:r>
    </w:p>
    <w:p w14:paraId="11C3DEB5" w14:textId="77777777" w:rsidR="00D435EC" w:rsidRDefault="00D435EC" w:rsidP="00D435EC">
      <w:pPr>
        <w:pStyle w:val="BodyText"/>
        <w:tabs>
          <w:tab w:val="left" w:pos="3162"/>
        </w:tabs>
        <w:spacing w:line="214" w:lineRule="exact"/>
        <w:ind w:left="1836"/>
      </w:pPr>
      <w:r>
        <w:rPr>
          <w:spacing w:val="-5"/>
        </w:rPr>
        <w:t>SVM</w:t>
      </w:r>
      <w:r>
        <w:tab/>
      </w:r>
      <w:r>
        <w:rPr>
          <w:spacing w:val="-2"/>
        </w:rPr>
        <w:t>Support</w:t>
      </w:r>
      <w:r>
        <w:rPr>
          <w:spacing w:val="-6"/>
        </w:rPr>
        <w:t xml:space="preserve"> </w:t>
      </w:r>
      <w:r>
        <w:rPr>
          <w:spacing w:val="-2"/>
        </w:rPr>
        <w:t>Vector</w:t>
      </w:r>
      <w:r>
        <w:rPr>
          <w:spacing w:val="-5"/>
        </w:rPr>
        <w:t xml:space="preserve"> </w:t>
      </w:r>
      <w:r>
        <w:rPr>
          <w:spacing w:val="-2"/>
        </w:rPr>
        <w:t>Machine</w:t>
      </w:r>
    </w:p>
    <w:p w14:paraId="22439302" w14:textId="77777777" w:rsidR="00D435EC" w:rsidRDefault="00D435EC" w:rsidP="00D435EC">
      <w:pPr>
        <w:pStyle w:val="BodyText"/>
        <w:tabs>
          <w:tab w:val="left" w:pos="3162"/>
        </w:tabs>
        <w:spacing w:line="218" w:lineRule="exact"/>
        <w:ind w:left="1836"/>
      </w:pPr>
      <w:r>
        <w:rPr>
          <w:spacing w:val="-5"/>
        </w:rPr>
        <w:t>TN</w:t>
      </w:r>
      <w:r>
        <w:tab/>
        <w:t>True</w:t>
      </w:r>
      <w:r>
        <w:rPr>
          <w:spacing w:val="-12"/>
        </w:rPr>
        <w:t xml:space="preserve"> </w:t>
      </w:r>
      <w:r>
        <w:rPr>
          <w:spacing w:val="-2"/>
        </w:rPr>
        <w:t>Negatives</w:t>
      </w:r>
    </w:p>
    <w:p w14:paraId="156B719F" w14:textId="77777777" w:rsidR="00D435EC" w:rsidRDefault="00D435EC" w:rsidP="00D435EC">
      <w:pPr>
        <w:pStyle w:val="BodyText"/>
        <w:tabs>
          <w:tab w:val="left" w:pos="3162"/>
        </w:tabs>
        <w:spacing w:line="218" w:lineRule="exact"/>
        <w:ind w:left="1836"/>
      </w:pPr>
      <w:r>
        <w:rPr>
          <w:spacing w:val="-5"/>
        </w:rPr>
        <w:t>TP</w:t>
      </w:r>
      <w:r>
        <w:tab/>
        <w:t>True</w:t>
      </w:r>
      <w:r>
        <w:rPr>
          <w:spacing w:val="-12"/>
        </w:rPr>
        <w:t xml:space="preserve"> </w:t>
      </w:r>
      <w:r>
        <w:rPr>
          <w:spacing w:val="-2"/>
        </w:rPr>
        <w:t>Positive</w:t>
      </w:r>
    </w:p>
    <w:p w14:paraId="55F29596" w14:textId="53089A9E" w:rsidR="00D435EC" w:rsidRDefault="00BF4B2A" w:rsidP="00D435EC">
      <w:pPr>
        <w:pStyle w:val="BodyText"/>
        <w:tabs>
          <w:tab w:val="left" w:pos="3162"/>
        </w:tabs>
        <w:spacing w:line="224" w:lineRule="exact"/>
        <w:ind w:left="1836"/>
      </w:pPr>
      <w:r>
        <w:rPr>
          <w:noProof/>
          <w:lang w:val="en-IN" w:eastAsia="en-IN" w:bidi="ta-IN"/>
        </w:rPr>
        <mc:AlternateContent>
          <mc:Choice Requires="wps">
            <w:drawing>
              <wp:anchor distT="0" distB="0" distL="0" distR="0" simplePos="0" relativeHeight="487616512" behindDoc="1" locked="0" layoutInCell="1" allowOverlap="1" wp14:anchorId="04336B2A" wp14:editId="40DF5690">
                <wp:simplePos x="0" y="0"/>
                <wp:positionH relativeFrom="page">
                  <wp:posOffset>1928495</wp:posOffset>
                </wp:positionH>
                <wp:positionV relativeFrom="paragraph">
                  <wp:posOffset>157480</wp:posOffset>
                </wp:positionV>
                <wp:extent cx="3916045" cy="1270"/>
                <wp:effectExtent l="0" t="0" r="0" b="0"/>
                <wp:wrapTopAndBottom/>
                <wp:docPr id="2058987927"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6045" cy="1270"/>
                        </a:xfrm>
                        <a:custGeom>
                          <a:avLst/>
                          <a:gdLst>
                            <a:gd name="T0" fmla="+- 0 3037 3037"/>
                            <a:gd name="T1" fmla="*/ T0 w 6167"/>
                            <a:gd name="T2" fmla="+- 0 9203 3037"/>
                            <a:gd name="T3" fmla="*/ T2 w 6167"/>
                          </a:gdLst>
                          <a:ahLst/>
                          <a:cxnLst>
                            <a:cxn ang="0">
                              <a:pos x="T1" y="0"/>
                            </a:cxn>
                            <a:cxn ang="0">
                              <a:pos x="T3" y="0"/>
                            </a:cxn>
                          </a:cxnLst>
                          <a:rect l="0" t="0" r="r" b="b"/>
                          <a:pathLst>
                            <a:path w="6167">
                              <a:moveTo>
                                <a:pt x="0" y="0"/>
                              </a:moveTo>
                              <a:lnTo>
                                <a:pt x="61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057634" id="docshape184" o:spid="_x0000_s1026" style="position:absolute;margin-left:151.85pt;margin-top:12.4pt;width:308.3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6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" path="m,l6166,e" filled="f" strokeweight=".14042mm">
                <v:path arrowok="t" o:connecttype="custom" o:connectlocs="0,0;3915410,0" o:connectangles="0,0"/>
                <w10:wrap type="topAndBottom" anchorx="page"/>
              </v:shape>
            </w:pict>
          </mc:Fallback>
        </mc:AlternateContent>
      </w:r>
      <w:r w:rsidR="00D435EC">
        <w:rPr>
          <w:spacing w:val="-5"/>
        </w:rPr>
        <w:t>WHO</w:t>
      </w:r>
      <w:r w:rsidR="00D435EC">
        <w:tab/>
      </w:r>
      <w:r w:rsidR="00D435EC">
        <w:rPr>
          <w:spacing w:val="-2"/>
        </w:rPr>
        <w:t>World</w:t>
      </w:r>
      <w:r w:rsidR="00D435EC">
        <w:rPr>
          <w:spacing w:val="-4"/>
        </w:rPr>
        <w:t xml:space="preserve"> </w:t>
      </w:r>
      <w:r w:rsidR="00D435EC">
        <w:rPr>
          <w:spacing w:val="-2"/>
        </w:rPr>
        <w:t>Health</w:t>
      </w:r>
      <w:r w:rsidR="00D435EC">
        <w:rPr>
          <w:spacing w:val="-3"/>
        </w:rPr>
        <w:t xml:space="preserve"> </w:t>
      </w:r>
      <w:r w:rsidR="00D435EC">
        <w:rPr>
          <w:spacing w:val="-2"/>
        </w:rPr>
        <w:t>Organization</w:t>
      </w:r>
    </w:p>
    <w:p w14:paraId="56617781" w14:textId="77777777" w:rsidR="00D638CA" w:rsidRDefault="00D638CA" w:rsidP="00D638CA">
      <w:pPr>
        <w:pStyle w:val="BodyText"/>
        <w:spacing w:before="243" w:line="228" w:lineRule="auto"/>
        <w:ind w:left="120" w:right="174" w:hanging="8"/>
        <w:jc w:val="both"/>
      </w:pPr>
    </w:p>
    <w:p w14:paraId="74326BCC" w14:textId="77777777" w:rsidR="00F91D66" w:rsidRDefault="00D638CA" w:rsidP="00D638CA">
      <w:pPr>
        <w:pStyle w:val="BodyText"/>
        <w:spacing w:before="243" w:line="228" w:lineRule="auto"/>
        <w:ind w:left="120" w:right="174" w:hanging="8"/>
        <w:jc w:val="both"/>
        <w:rPr>
          <w:b/>
          <w:sz w:val="24"/>
          <w:szCs w:val="24"/>
        </w:rPr>
      </w:pPr>
      <w:r>
        <w:t xml:space="preserve">    </w:t>
      </w:r>
      <w:r w:rsidR="00F91D66">
        <w:t xml:space="preserve"> </w:t>
      </w:r>
      <w:r>
        <w:t xml:space="preserve">  </w:t>
      </w:r>
      <w:r w:rsidR="00F91D66">
        <w:rPr>
          <w:b/>
          <w:sz w:val="24"/>
          <w:szCs w:val="24"/>
        </w:rPr>
        <w:t>Source code:</w:t>
      </w:r>
    </w:p>
    <w:p w14:paraId="4D5E6C71"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br/>
        <w:t>import</w:t>
      </w:r>
      <w:r w:rsidRPr="00F91D66">
        <w:rPr>
          <w:rFonts w:ascii="Courier New" w:hAnsi="Courier New" w:cs="Courier New"/>
          <w:sz w:val="24"/>
          <w:szCs w:val="24"/>
        </w:rPr>
        <w:t xml:space="preserve"> os </w:t>
      </w:r>
    </w:p>
    <w:p w14:paraId="3A73044B"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pathlib </w:t>
      </w:r>
    </w:p>
    <w:p w14:paraId="69787188"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numpy </w:t>
      </w:r>
      <w:r w:rsidRPr="00F91D66">
        <w:rPr>
          <w:rFonts w:ascii="Courier New" w:hAnsi="Courier New" w:cs="Courier New"/>
          <w:color w:val="7928A1"/>
          <w:sz w:val="24"/>
          <w:szCs w:val="24"/>
        </w:rPr>
        <w:t>as</w:t>
      </w:r>
      <w:r w:rsidRPr="00F91D66">
        <w:rPr>
          <w:rFonts w:ascii="Courier New" w:hAnsi="Courier New" w:cs="Courier New"/>
          <w:sz w:val="24"/>
          <w:szCs w:val="24"/>
        </w:rPr>
        <w:t xml:space="preserve"> np</w:t>
      </w:r>
    </w:p>
    <w:p w14:paraId="4CA868C4"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pandas </w:t>
      </w:r>
      <w:r w:rsidRPr="00F91D66">
        <w:rPr>
          <w:rFonts w:ascii="Courier New" w:hAnsi="Courier New" w:cs="Courier New"/>
          <w:color w:val="7928A1"/>
          <w:sz w:val="24"/>
          <w:szCs w:val="24"/>
        </w:rPr>
        <w:t>as</w:t>
      </w:r>
      <w:r w:rsidRPr="00F91D66">
        <w:rPr>
          <w:rFonts w:ascii="Courier New" w:hAnsi="Courier New" w:cs="Courier New"/>
          <w:sz w:val="24"/>
          <w:szCs w:val="24"/>
        </w:rPr>
        <w:t xml:space="preserve"> pd</w:t>
      </w:r>
    </w:p>
    <w:p w14:paraId="73C7F26E"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matplotlib.pyplot </w:t>
      </w:r>
      <w:r w:rsidRPr="00F91D66">
        <w:rPr>
          <w:rFonts w:ascii="Courier New" w:hAnsi="Courier New" w:cs="Courier New"/>
          <w:color w:val="7928A1"/>
          <w:sz w:val="24"/>
          <w:szCs w:val="24"/>
        </w:rPr>
        <w:t>as</w:t>
      </w:r>
      <w:r w:rsidRPr="00F91D66">
        <w:rPr>
          <w:rFonts w:ascii="Courier New" w:hAnsi="Courier New" w:cs="Courier New"/>
          <w:sz w:val="24"/>
          <w:szCs w:val="24"/>
        </w:rPr>
        <w:t xml:space="preserve"> plt </w:t>
      </w:r>
    </w:p>
    <w:p w14:paraId="58AC4DE3"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matplotlib.image </w:t>
      </w:r>
      <w:r w:rsidRPr="00F91D66">
        <w:rPr>
          <w:rFonts w:ascii="Courier New" w:hAnsi="Courier New" w:cs="Courier New"/>
          <w:color w:val="7928A1"/>
          <w:sz w:val="24"/>
          <w:szCs w:val="24"/>
        </w:rPr>
        <w:t>as</w:t>
      </w:r>
      <w:r w:rsidRPr="00F91D66">
        <w:rPr>
          <w:rFonts w:ascii="Courier New" w:hAnsi="Courier New" w:cs="Courier New"/>
          <w:sz w:val="24"/>
          <w:szCs w:val="24"/>
        </w:rPr>
        <w:t xml:space="preserve"> mpimg</w:t>
      </w:r>
    </w:p>
    <w:p w14:paraId="6534D4E7"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random</w:t>
      </w:r>
    </w:p>
    <w:p w14:paraId="36D8A126"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cv2</w:t>
      </w:r>
    </w:p>
    <w:p w14:paraId="2FAAF29E"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sklearn.model_selection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train_test_split</w:t>
      </w:r>
    </w:p>
    <w:p w14:paraId="4C2A59A2"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tensorflow.keras.models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Sequential</w:t>
      </w:r>
    </w:p>
    <w:p w14:paraId="0FBD8B93"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tensorflow.keras.models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Model</w:t>
      </w:r>
    </w:p>
    <w:p w14:paraId="75A03335"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tensorflow.keras.layers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Dense, Activation, Conv2D, MaxPool2D, Flatten, Dropout, BatchNormalization</w:t>
      </w:r>
    </w:p>
    <w:p w14:paraId="1DD969EC"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tensorflow.keras.callbacks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EarlyStopping</w:t>
      </w:r>
    </w:p>
    <w:p w14:paraId="38C14B57"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tensorflow </w:t>
      </w:r>
      <w:r w:rsidRPr="00F91D66">
        <w:rPr>
          <w:rFonts w:ascii="Courier New" w:hAnsi="Courier New" w:cs="Courier New"/>
          <w:color w:val="7928A1"/>
          <w:sz w:val="24"/>
          <w:szCs w:val="24"/>
        </w:rPr>
        <w:t>as</w:t>
      </w:r>
      <w:r w:rsidRPr="00F91D66">
        <w:rPr>
          <w:rFonts w:ascii="Courier New" w:hAnsi="Courier New" w:cs="Courier New"/>
          <w:sz w:val="24"/>
          <w:szCs w:val="24"/>
        </w:rPr>
        <w:t xml:space="preserve"> tf</w:t>
      </w:r>
    </w:p>
    <w:p w14:paraId="6A7422D1"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google.colab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files</w:t>
      </w:r>
    </w:p>
    <w:p w14:paraId="0468A071"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color w:val="7928A1"/>
          <w:sz w:val="24"/>
          <w:szCs w:val="24"/>
        </w:rPr>
        <w:t>from</w:t>
      </w:r>
      <w:r w:rsidRPr="00F91D66">
        <w:rPr>
          <w:rFonts w:ascii="Courier New" w:hAnsi="Courier New" w:cs="Courier New"/>
          <w:sz w:val="24"/>
          <w:szCs w:val="24"/>
        </w:rPr>
        <w:t xml:space="preserve"> sklearn.metrics </w:t>
      </w:r>
      <w:r w:rsidRPr="00F91D66">
        <w:rPr>
          <w:rFonts w:ascii="Courier New" w:hAnsi="Courier New" w:cs="Courier New"/>
          <w:color w:val="7928A1"/>
          <w:sz w:val="24"/>
          <w:szCs w:val="24"/>
        </w:rPr>
        <w:t>import</w:t>
      </w:r>
      <w:r w:rsidRPr="00F91D66">
        <w:rPr>
          <w:rFonts w:ascii="Courier New" w:hAnsi="Courier New" w:cs="Courier New"/>
          <w:sz w:val="24"/>
          <w:szCs w:val="24"/>
        </w:rPr>
        <w:t xml:space="preserve"> classification_report,confusion_matrix</w:t>
      </w:r>
    </w:p>
    <w:p w14:paraId="3CDFD3D6" w14:textId="77777777" w:rsidR="00F91D66" w:rsidRPr="00F91D66" w:rsidRDefault="00F91D66" w:rsidP="00F91D66">
      <w:pPr>
        <w:widowControl/>
        <w:autoSpaceDE/>
        <w:autoSpaceDN/>
        <w:rPr>
          <w:rFonts w:ascii="Courier New" w:hAnsi="Courier New" w:cs="Courier New"/>
          <w:sz w:val="24"/>
          <w:szCs w:val="24"/>
        </w:rPr>
      </w:pPr>
      <w:r w:rsidRPr="00F91D66">
        <w:rPr>
          <w:rFonts w:ascii="Courier New" w:hAnsi="Courier New" w:cs="Courier New"/>
          <w:sz w:val="24"/>
          <w:szCs w:val="24"/>
        </w:rPr>
        <w:t xml:space="preserve">     </w:t>
      </w:r>
    </w:p>
    <w:p w14:paraId="71CE88D6" w14:textId="77777777" w:rsidR="00F91D66" w:rsidRPr="00F91D66" w:rsidRDefault="00F91D66" w:rsidP="00F91D66">
      <w:pPr>
        <w:widowControl/>
        <w:shd w:val="clear" w:color="auto" w:fill="FFFFFF"/>
        <w:autoSpaceDE/>
        <w:autoSpaceDN/>
        <w:jc w:val="right"/>
        <w:rPr>
          <w:sz w:val="24"/>
          <w:szCs w:val="24"/>
        </w:rPr>
      </w:pPr>
      <w:r w:rsidRPr="00F91D66">
        <w:rPr>
          <w:sz w:val="24"/>
          <w:szCs w:val="24"/>
        </w:rPr>
        <w:t>In [ ]:</w:t>
      </w:r>
    </w:p>
    <w:p w14:paraId="1B64809E"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files.upload()</w:t>
      </w:r>
    </w:p>
    <w:p w14:paraId="79A6DF13" w14:textId="77777777" w:rsidR="009131A9" w:rsidRPr="009131A9" w:rsidRDefault="009131A9" w:rsidP="009131A9">
      <w:pPr>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r w:rsidRPr="009131A9">
        <w:rPr>
          <w:rFonts w:ascii="Courier New" w:hAnsi="Courier New" w:cs="Courier New"/>
          <w:color w:val="7928A1"/>
          <w:sz w:val="16"/>
        </w:rPr>
        <w:t>import</w:t>
      </w:r>
      <w:r w:rsidRPr="009131A9">
        <w:rPr>
          <w:rFonts w:ascii="Courier New" w:hAnsi="Courier New" w:cs="Courier New"/>
          <w:sz w:val="16"/>
          <w:szCs w:val="16"/>
          <w:shd w:val="clear" w:color="auto" w:fill="F5F5F5"/>
        </w:rPr>
        <w:t xml:space="preserve"> os</w:t>
      </w:r>
    </w:p>
    <w:p w14:paraId="11C8C627" w14:textId="77777777" w:rsidR="009131A9" w:rsidRDefault="009131A9" w:rsidP="009131A9">
      <w:pPr>
        <w:pStyle w:val="BodyText"/>
        <w:spacing w:before="243" w:line="228" w:lineRule="auto"/>
        <w:ind w:left="120" w:right="174" w:hanging="8"/>
        <w:jc w:val="both"/>
        <w:rPr>
          <w:rFonts w:ascii="Courier New" w:hAnsi="Courier New" w:cs="Courier New"/>
          <w:color w:val="008000"/>
          <w:sz w:val="16"/>
        </w:rPr>
      </w:pPr>
      <w:r w:rsidRPr="009131A9">
        <w:rPr>
          <w:rFonts w:ascii="Courier New" w:hAnsi="Courier New" w:cs="Courier New"/>
          <w:sz w:val="16"/>
          <w:szCs w:val="16"/>
          <w:shd w:val="clear" w:color="auto" w:fill="F5F5F5"/>
        </w:rPr>
        <w:t>os.environ[</w:t>
      </w:r>
      <w:r w:rsidRPr="009131A9">
        <w:rPr>
          <w:rFonts w:ascii="Courier New" w:hAnsi="Courier New" w:cs="Courier New"/>
          <w:color w:val="008000"/>
          <w:sz w:val="16"/>
        </w:rPr>
        <w:t>"KAGGLE_CONFIG_DIR"</w:t>
      </w:r>
      <w:r w:rsidRPr="009131A9">
        <w:rPr>
          <w:rFonts w:ascii="Courier New" w:hAnsi="Courier New" w:cs="Courier New"/>
          <w:sz w:val="16"/>
          <w:szCs w:val="16"/>
          <w:shd w:val="clear" w:color="auto" w:fill="F5F5F5"/>
        </w:rPr>
        <w:t xml:space="preserve">] = </w:t>
      </w:r>
      <w:r w:rsidRPr="009131A9">
        <w:rPr>
          <w:rFonts w:ascii="Courier New" w:hAnsi="Courier New" w:cs="Courier New"/>
          <w:color w:val="008000"/>
          <w:sz w:val="16"/>
        </w:rPr>
        <w:t>"/content"</w:t>
      </w:r>
    </w:p>
    <w:p w14:paraId="5E668F85"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!kaggle datasets download -d sid321axn/covid-cxr-image-dataset-research</w:t>
      </w:r>
    </w:p>
    <w:p w14:paraId="1F9CDADA" w14:textId="77777777" w:rsidR="009131A9" w:rsidRDefault="009131A9" w:rsidP="009131A9">
      <w:pPr>
        <w:pStyle w:val="BodyText"/>
        <w:spacing w:before="243" w:line="228" w:lineRule="auto"/>
        <w:ind w:left="120" w:right="174" w:hanging="8"/>
        <w:jc w:val="both"/>
        <w:rPr>
          <w:rStyle w:val="hljs-builtin"/>
          <w:rFonts w:ascii="Courier New" w:hAnsi="Courier New" w:cs="Courier New"/>
          <w:color w:val="AA5D00"/>
          <w:sz w:val="16"/>
          <w:szCs w:val="16"/>
          <w:shd w:val="clear" w:color="auto" w:fill="F5F5F5"/>
        </w:rPr>
      </w:pPr>
      <w:r w:rsidRPr="009131A9">
        <w:rPr>
          <w:rFonts w:ascii="Courier New" w:hAnsi="Courier New" w:cs="Courier New"/>
          <w:sz w:val="16"/>
          <w:szCs w:val="16"/>
          <w:shd w:val="clear" w:color="auto" w:fill="F5F5F5"/>
        </w:rPr>
        <w:t xml:space="preserve">    </w:t>
      </w:r>
      <w:r>
        <w:rPr>
          <w:rFonts w:ascii="Courier New" w:hAnsi="Courier New" w:cs="Courier New"/>
          <w:sz w:val="16"/>
          <w:szCs w:val="16"/>
          <w:shd w:val="clear" w:color="auto" w:fill="F5F5F5"/>
        </w:rPr>
        <w:t>!unzip \*.</w:t>
      </w:r>
      <w:r>
        <w:rPr>
          <w:rStyle w:val="hljs-builtin"/>
          <w:rFonts w:ascii="Courier New" w:hAnsi="Courier New" w:cs="Courier New"/>
          <w:color w:val="AA5D00"/>
          <w:sz w:val="16"/>
          <w:szCs w:val="16"/>
          <w:shd w:val="clear" w:color="auto" w:fill="F5F5F5"/>
        </w:rPr>
        <w:t>zip</w:t>
      </w:r>
    </w:p>
    <w:p w14:paraId="5F84A87F"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color w:val="7928A1"/>
          <w:sz w:val="16"/>
        </w:rPr>
        <w:t>for</w:t>
      </w:r>
      <w:r w:rsidRPr="009131A9">
        <w:rPr>
          <w:rFonts w:ascii="Courier New" w:hAnsi="Courier New" w:cs="Courier New"/>
          <w:sz w:val="16"/>
          <w:szCs w:val="16"/>
          <w:shd w:val="clear" w:color="auto" w:fill="F5F5F5"/>
        </w:rPr>
        <w:t xml:space="preserve"> dirpath,dirnames,filenames </w:t>
      </w:r>
      <w:r w:rsidRPr="009131A9">
        <w:rPr>
          <w:rFonts w:ascii="Courier New" w:hAnsi="Courier New" w:cs="Courier New"/>
          <w:color w:val="7928A1"/>
          <w:sz w:val="16"/>
        </w:rPr>
        <w:t>in</w:t>
      </w:r>
      <w:r w:rsidRPr="009131A9">
        <w:rPr>
          <w:rFonts w:ascii="Courier New" w:hAnsi="Courier New" w:cs="Courier New"/>
          <w:sz w:val="16"/>
          <w:szCs w:val="16"/>
          <w:shd w:val="clear" w:color="auto" w:fill="F5F5F5"/>
        </w:rPr>
        <w:t xml:space="preserve"> os.walk(</w:t>
      </w:r>
      <w:r w:rsidRPr="009131A9">
        <w:rPr>
          <w:rFonts w:ascii="Courier New" w:hAnsi="Courier New" w:cs="Courier New"/>
          <w:color w:val="008000"/>
          <w:sz w:val="16"/>
        </w:rPr>
        <w:t>"/content/COVID_IEEE"</w:t>
      </w:r>
      <w:r w:rsidRPr="009131A9">
        <w:rPr>
          <w:rFonts w:ascii="Courier New" w:hAnsi="Courier New" w:cs="Courier New"/>
          <w:sz w:val="16"/>
          <w:szCs w:val="16"/>
          <w:shd w:val="clear" w:color="auto" w:fill="F5F5F5"/>
        </w:rPr>
        <w:t>):</w:t>
      </w:r>
    </w:p>
    <w:p w14:paraId="7F40FF07"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r w:rsidRPr="009131A9">
        <w:rPr>
          <w:rFonts w:ascii="Courier New" w:hAnsi="Courier New" w:cs="Courier New"/>
          <w:color w:val="AA5D00"/>
          <w:sz w:val="16"/>
        </w:rPr>
        <w:t>print</w:t>
      </w:r>
      <w:r w:rsidRPr="009131A9">
        <w:rPr>
          <w:rFonts w:ascii="Courier New" w:hAnsi="Courier New" w:cs="Courier New"/>
          <w:sz w:val="16"/>
          <w:szCs w:val="16"/>
          <w:shd w:val="clear" w:color="auto" w:fill="F5F5F5"/>
        </w:rPr>
        <w:t>(</w:t>
      </w:r>
      <w:r w:rsidRPr="009131A9">
        <w:rPr>
          <w:rFonts w:ascii="Courier New" w:hAnsi="Courier New" w:cs="Courier New"/>
          <w:color w:val="008000"/>
          <w:sz w:val="16"/>
        </w:rPr>
        <w:t>f"there are {</w:t>
      </w:r>
      <w:r w:rsidRPr="009131A9">
        <w:rPr>
          <w:rFonts w:ascii="Courier New" w:hAnsi="Courier New" w:cs="Courier New"/>
          <w:color w:val="AA5D00"/>
          <w:sz w:val="16"/>
        </w:rPr>
        <w:t>len</w:t>
      </w:r>
      <w:r w:rsidRPr="009131A9">
        <w:rPr>
          <w:rFonts w:ascii="Courier New" w:hAnsi="Courier New" w:cs="Courier New"/>
          <w:color w:val="008000"/>
          <w:sz w:val="16"/>
        </w:rPr>
        <w:t>(dirnames)} directories and {</w:t>
      </w:r>
      <w:r w:rsidRPr="009131A9">
        <w:rPr>
          <w:rFonts w:ascii="Courier New" w:hAnsi="Courier New" w:cs="Courier New"/>
          <w:color w:val="AA5D00"/>
          <w:sz w:val="16"/>
        </w:rPr>
        <w:t>len</w:t>
      </w:r>
      <w:r w:rsidRPr="009131A9">
        <w:rPr>
          <w:rFonts w:ascii="Courier New" w:hAnsi="Courier New" w:cs="Courier New"/>
          <w:color w:val="008000"/>
          <w:sz w:val="16"/>
        </w:rPr>
        <w:t>(filenames)} images in '{dirpath}'."</w:t>
      </w:r>
      <w:r w:rsidRPr="009131A9">
        <w:rPr>
          <w:rFonts w:ascii="Courier New" w:hAnsi="Courier New" w:cs="Courier New"/>
          <w:sz w:val="16"/>
          <w:szCs w:val="16"/>
          <w:shd w:val="clear" w:color="auto" w:fill="F5F5F5"/>
        </w:rPr>
        <w:t>)</w:t>
      </w:r>
    </w:p>
    <w:p w14:paraId="7B84A926" w14:textId="77777777" w:rsidR="009131A9" w:rsidRPr="009131A9" w:rsidRDefault="009131A9" w:rsidP="009131A9">
      <w:pPr>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data_dir = pathlib.Path(</w:t>
      </w:r>
      <w:r w:rsidRPr="009131A9">
        <w:rPr>
          <w:rFonts w:ascii="Courier New" w:hAnsi="Courier New" w:cs="Courier New"/>
          <w:color w:val="008000"/>
          <w:sz w:val="16"/>
        </w:rPr>
        <w:t>"/content/COVID_IEEE"</w:t>
      </w:r>
      <w:r w:rsidRPr="009131A9">
        <w:rPr>
          <w:rFonts w:ascii="Courier New" w:hAnsi="Courier New" w:cs="Courier New"/>
          <w:sz w:val="16"/>
          <w:szCs w:val="16"/>
          <w:shd w:val="clear" w:color="auto" w:fill="F5F5F5"/>
        </w:rPr>
        <w:t>)</w:t>
      </w:r>
    </w:p>
    <w:p w14:paraId="2B5A0F84"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lastRenderedPageBreak/>
        <w:t>class_names = np.array(</w:t>
      </w:r>
      <w:r w:rsidRPr="009131A9">
        <w:rPr>
          <w:rFonts w:ascii="Courier New" w:hAnsi="Courier New" w:cs="Courier New"/>
          <w:color w:val="AA5D00"/>
          <w:sz w:val="16"/>
        </w:rPr>
        <w:t>sorted</w:t>
      </w:r>
      <w:r w:rsidRPr="009131A9">
        <w:rPr>
          <w:rFonts w:ascii="Courier New" w:hAnsi="Courier New" w:cs="Courier New"/>
          <w:sz w:val="16"/>
          <w:szCs w:val="16"/>
          <w:shd w:val="clear" w:color="auto" w:fill="F5F5F5"/>
        </w:rPr>
        <w:t xml:space="preserve">([item.name </w:t>
      </w:r>
      <w:r w:rsidRPr="009131A9">
        <w:rPr>
          <w:rFonts w:ascii="Courier New" w:hAnsi="Courier New" w:cs="Courier New"/>
          <w:color w:val="7928A1"/>
          <w:sz w:val="16"/>
        </w:rPr>
        <w:t>for</w:t>
      </w:r>
      <w:r w:rsidRPr="009131A9">
        <w:rPr>
          <w:rFonts w:ascii="Courier New" w:hAnsi="Courier New" w:cs="Courier New"/>
          <w:sz w:val="16"/>
          <w:szCs w:val="16"/>
          <w:shd w:val="clear" w:color="auto" w:fill="F5F5F5"/>
        </w:rPr>
        <w:t xml:space="preserve"> item </w:t>
      </w:r>
      <w:r w:rsidRPr="009131A9">
        <w:rPr>
          <w:rFonts w:ascii="Courier New" w:hAnsi="Courier New" w:cs="Courier New"/>
          <w:color w:val="7928A1"/>
          <w:sz w:val="16"/>
        </w:rPr>
        <w:t>in</w:t>
      </w:r>
      <w:r w:rsidRPr="009131A9">
        <w:rPr>
          <w:rFonts w:ascii="Courier New" w:hAnsi="Courier New" w:cs="Courier New"/>
          <w:sz w:val="16"/>
          <w:szCs w:val="16"/>
          <w:shd w:val="clear" w:color="auto" w:fill="F5F5F5"/>
        </w:rPr>
        <w:t xml:space="preserve"> data_dir.glob(</w:t>
      </w:r>
      <w:r w:rsidRPr="009131A9">
        <w:rPr>
          <w:rFonts w:ascii="Courier New" w:hAnsi="Courier New" w:cs="Courier New"/>
          <w:color w:val="008000"/>
          <w:sz w:val="16"/>
        </w:rPr>
        <w:t>"*"</w:t>
      </w:r>
      <w:r w:rsidRPr="009131A9">
        <w:rPr>
          <w:rFonts w:ascii="Courier New" w:hAnsi="Courier New" w:cs="Courier New"/>
          <w:sz w:val="16"/>
          <w:szCs w:val="16"/>
          <w:shd w:val="clear" w:color="auto" w:fill="F5F5F5"/>
        </w:rPr>
        <w:t>)]))</w:t>
      </w:r>
    </w:p>
    <w:p w14:paraId="39120668"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class_names</w:t>
      </w:r>
    </w:p>
    <w:p w14:paraId="038C9A41"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color w:val="7928A1"/>
          <w:sz w:val="16"/>
        </w:rPr>
        <w:t>def</w:t>
      </w:r>
      <w:r w:rsidRPr="009131A9">
        <w:rPr>
          <w:rFonts w:ascii="Courier New" w:hAnsi="Courier New" w:cs="Courier New"/>
          <w:sz w:val="16"/>
          <w:szCs w:val="16"/>
          <w:shd w:val="clear" w:color="auto" w:fill="F5F5F5"/>
        </w:rPr>
        <w:t xml:space="preserve"> </w:t>
      </w:r>
      <w:r w:rsidRPr="009131A9">
        <w:rPr>
          <w:rFonts w:ascii="Courier New" w:hAnsi="Courier New" w:cs="Courier New"/>
          <w:color w:val="007FAA"/>
          <w:sz w:val="16"/>
        </w:rPr>
        <w:t>view_image</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target_dir, target_class</w:t>
      </w:r>
      <w:r w:rsidRPr="009131A9">
        <w:rPr>
          <w:rFonts w:ascii="Courier New" w:hAnsi="Courier New" w:cs="Courier New"/>
          <w:sz w:val="16"/>
          <w:szCs w:val="16"/>
          <w:shd w:val="clear" w:color="auto" w:fill="F5F5F5"/>
        </w:rPr>
        <w:t>):</w:t>
      </w:r>
    </w:p>
    <w:p w14:paraId="44065441"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target_folder = target_dir+target_</w:t>
      </w:r>
      <w:r w:rsidRPr="009131A9">
        <w:rPr>
          <w:rFonts w:ascii="Courier New" w:hAnsi="Courier New" w:cs="Courier New"/>
          <w:color w:val="7928A1"/>
          <w:sz w:val="16"/>
        </w:rPr>
        <w:t>class</w:t>
      </w:r>
    </w:p>
    <w:p w14:paraId="41DB14A2"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r w:rsidRPr="009131A9">
        <w:rPr>
          <w:rFonts w:ascii="Courier New" w:hAnsi="Courier New" w:cs="Courier New"/>
          <w:color w:val="007FAA"/>
          <w:sz w:val="16"/>
        </w:rPr>
        <w:t>random_image</w:t>
      </w:r>
      <w:r w:rsidRPr="009131A9">
        <w:rPr>
          <w:rFonts w:ascii="Courier New" w:hAnsi="Courier New" w:cs="Courier New"/>
          <w:sz w:val="16"/>
          <w:szCs w:val="16"/>
          <w:shd w:val="clear" w:color="auto" w:fill="F5F5F5"/>
        </w:rPr>
        <w:t xml:space="preserve"> = random.sample(os.listdir(target_folder),</w:t>
      </w:r>
      <w:r w:rsidRPr="009131A9">
        <w:rPr>
          <w:rFonts w:ascii="Courier New" w:hAnsi="Courier New" w:cs="Courier New"/>
          <w:color w:val="AA5D00"/>
          <w:sz w:val="16"/>
        </w:rPr>
        <w:t>1</w:t>
      </w:r>
      <w:r w:rsidRPr="009131A9">
        <w:rPr>
          <w:rFonts w:ascii="Courier New" w:hAnsi="Courier New" w:cs="Courier New"/>
          <w:sz w:val="16"/>
          <w:szCs w:val="16"/>
          <w:shd w:val="clear" w:color="auto" w:fill="F5F5F5"/>
        </w:rPr>
        <w:t>)</w:t>
      </w:r>
    </w:p>
    <w:p w14:paraId="0CB36E96"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r w:rsidRPr="009131A9">
        <w:rPr>
          <w:rFonts w:ascii="Courier New" w:hAnsi="Courier New" w:cs="Courier New"/>
          <w:color w:val="AA5D00"/>
          <w:sz w:val="16"/>
          <w:szCs w:val="16"/>
        </w:rPr>
        <w:t>print</w:t>
      </w:r>
      <w:r w:rsidRPr="009131A9">
        <w:rPr>
          <w:rFonts w:ascii="Courier New" w:hAnsi="Courier New" w:cs="Courier New"/>
          <w:sz w:val="16"/>
          <w:szCs w:val="16"/>
          <w:shd w:val="clear" w:color="auto" w:fill="F5F5F5"/>
        </w:rPr>
        <w:t>(random_image)</w:t>
      </w:r>
    </w:p>
    <w:p w14:paraId="5AA61AE6"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img = mpimg.imread(target_folder+</w:t>
      </w:r>
      <w:r w:rsidRPr="009131A9">
        <w:rPr>
          <w:rFonts w:ascii="Courier New" w:hAnsi="Courier New" w:cs="Courier New"/>
          <w:color w:val="008000"/>
          <w:sz w:val="16"/>
        </w:rPr>
        <w:t>"/"</w:t>
      </w:r>
      <w:r w:rsidRPr="009131A9">
        <w:rPr>
          <w:rFonts w:ascii="Courier New" w:hAnsi="Courier New" w:cs="Courier New"/>
          <w:sz w:val="16"/>
          <w:szCs w:val="16"/>
          <w:shd w:val="clear" w:color="auto" w:fill="F5F5F5"/>
        </w:rPr>
        <w:t>+ random_image[</w:t>
      </w:r>
      <w:r w:rsidRPr="009131A9">
        <w:rPr>
          <w:rFonts w:ascii="Courier New" w:hAnsi="Courier New" w:cs="Courier New"/>
          <w:color w:val="AA5D00"/>
          <w:sz w:val="16"/>
        </w:rPr>
        <w:t>0</w:t>
      </w:r>
      <w:r w:rsidRPr="009131A9">
        <w:rPr>
          <w:rFonts w:ascii="Courier New" w:hAnsi="Courier New" w:cs="Courier New"/>
          <w:sz w:val="16"/>
          <w:szCs w:val="16"/>
          <w:shd w:val="clear" w:color="auto" w:fill="F5F5F5"/>
        </w:rPr>
        <w:t>])</w:t>
      </w:r>
    </w:p>
    <w:p w14:paraId="3162E26A"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plt.imshow(img, cmap =</w:t>
      </w:r>
      <w:r w:rsidRPr="009131A9">
        <w:rPr>
          <w:rFonts w:ascii="Courier New" w:hAnsi="Courier New" w:cs="Courier New"/>
          <w:color w:val="008000"/>
          <w:sz w:val="16"/>
        </w:rPr>
        <w:t>"gray"</w:t>
      </w:r>
      <w:r w:rsidRPr="009131A9">
        <w:rPr>
          <w:rFonts w:ascii="Courier New" w:hAnsi="Courier New" w:cs="Courier New"/>
          <w:sz w:val="16"/>
          <w:szCs w:val="16"/>
          <w:shd w:val="clear" w:color="auto" w:fill="F5F5F5"/>
        </w:rPr>
        <w:t>)</w:t>
      </w:r>
    </w:p>
    <w:p w14:paraId="3994D5D3"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plt.title(target_class)</w:t>
      </w:r>
    </w:p>
    <w:p w14:paraId="1DDBC6E9"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plt.axis(</w:t>
      </w:r>
      <w:r w:rsidRPr="009131A9">
        <w:rPr>
          <w:rFonts w:ascii="Courier New" w:hAnsi="Courier New" w:cs="Courier New"/>
          <w:color w:val="008000"/>
          <w:sz w:val="16"/>
        </w:rPr>
        <w:t>"off"</w:t>
      </w:r>
      <w:r w:rsidRPr="009131A9">
        <w:rPr>
          <w:rFonts w:ascii="Courier New" w:hAnsi="Courier New" w:cs="Courier New"/>
          <w:sz w:val="16"/>
          <w:szCs w:val="16"/>
          <w:shd w:val="clear" w:color="auto" w:fill="F5F5F5"/>
        </w:rPr>
        <w:t>)</w:t>
      </w:r>
    </w:p>
    <w:p w14:paraId="136AA885"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r w:rsidRPr="009131A9">
        <w:rPr>
          <w:rFonts w:ascii="Courier New" w:hAnsi="Courier New" w:cs="Courier New"/>
          <w:color w:val="AA5D00"/>
          <w:sz w:val="16"/>
          <w:szCs w:val="16"/>
        </w:rPr>
        <w:t>print</w:t>
      </w:r>
      <w:r w:rsidRPr="009131A9">
        <w:rPr>
          <w:rFonts w:ascii="Courier New" w:hAnsi="Courier New" w:cs="Courier New"/>
          <w:sz w:val="16"/>
          <w:szCs w:val="16"/>
          <w:shd w:val="clear" w:color="auto" w:fill="F5F5F5"/>
        </w:rPr>
        <w:t>(</w:t>
      </w:r>
      <w:r w:rsidRPr="009131A9">
        <w:rPr>
          <w:rFonts w:ascii="Courier New" w:hAnsi="Courier New" w:cs="Courier New"/>
          <w:color w:val="008000"/>
          <w:sz w:val="16"/>
        </w:rPr>
        <w:t>f"image shape {img.shape}"</w:t>
      </w:r>
      <w:r w:rsidRPr="009131A9">
        <w:rPr>
          <w:rFonts w:ascii="Courier New" w:hAnsi="Courier New" w:cs="Courier New"/>
          <w:sz w:val="16"/>
          <w:szCs w:val="16"/>
          <w:shd w:val="clear" w:color="auto" w:fill="F5F5F5"/>
        </w:rPr>
        <w:t>)</w:t>
      </w:r>
    </w:p>
    <w:p w14:paraId="7DCFC1EA"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p>
    <w:p w14:paraId="264F38C7"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r w:rsidRPr="009131A9">
        <w:rPr>
          <w:rFonts w:ascii="Courier New" w:hAnsi="Courier New" w:cs="Courier New"/>
          <w:color w:val="7928A1"/>
          <w:sz w:val="16"/>
        </w:rPr>
        <w:t>return</w:t>
      </w:r>
      <w:r w:rsidRPr="009131A9">
        <w:rPr>
          <w:rFonts w:ascii="Courier New" w:hAnsi="Courier New" w:cs="Courier New"/>
          <w:sz w:val="16"/>
          <w:szCs w:val="16"/>
          <w:shd w:val="clear" w:color="auto" w:fill="F5F5F5"/>
        </w:rPr>
        <w:t xml:space="preserve"> img</w:t>
      </w:r>
    </w:p>
    <w:p w14:paraId="4841ED0E"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Pr>
          <w:rFonts w:ascii="Courier New" w:hAnsi="Courier New" w:cs="Courier New"/>
          <w:sz w:val="16"/>
          <w:szCs w:val="16"/>
          <w:shd w:val="clear" w:color="auto" w:fill="F5F5F5"/>
        </w:rPr>
        <w:t>img = view_image(</w:t>
      </w:r>
      <w:r>
        <w:rPr>
          <w:rStyle w:val="hljs-string"/>
          <w:rFonts w:ascii="Courier New" w:hAnsi="Courier New" w:cs="Courier New"/>
          <w:color w:val="008000"/>
          <w:sz w:val="16"/>
          <w:szCs w:val="16"/>
          <w:shd w:val="clear" w:color="auto" w:fill="F5F5F5"/>
        </w:rPr>
        <w:t>"/content/COVID_IEEE/"</w:t>
      </w:r>
      <w:r>
        <w:rPr>
          <w:rFonts w:ascii="Courier New" w:hAnsi="Courier New" w:cs="Courier New"/>
          <w:sz w:val="16"/>
          <w:szCs w:val="16"/>
          <w:shd w:val="clear" w:color="auto" w:fill="F5F5F5"/>
        </w:rPr>
        <w:t>,</w:t>
      </w:r>
      <w:r>
        <w:rPr>
          <w:rStyle w:val="hljs-string"/>
          <w:rFonts w:ascii="Courier New" w:hAnsi="Courier New" w:cs="Courier New"/>
          <w:color w:val="008000"/>
          <w:sz w:val="16"/>
          <w:szCs w:val="16"/>
          <w:shd w:val="clear" w:color="auto" w:fill="F5F5F5"/>
        </w:rPr>
        <w:t>"virus"</w:t>
      </w:r>
      <w:r>
        <w:rPr>
          <w:rFonts w:ascii="Courier New" w:hAnsi="Courier New" w:cs="Courier New"/>
          <w:sz w:val="16"/>
          <w:szCs w:val="16"/>
          <w:shd w:val="clear" w:color="auto" w:fill="F5F5F5"/>
        </w:rPr>
        <w:t>)</w:t>
      </w:r>
    </w:p>
    <w:p w14:paraId="243005DC"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Pr>
          <w:rFonts w:ascii="Courier New" w:hAnsi="Courier New" w:cs="Courier New"/>
          <w:sz w:val="16"/>
          <w:szCs w:val="16"/>
          <w:shd w:val="clear" w:color="auto" w:fill="F5F5F5"/>
        </w:rPr>
        <w:t>img = view_image(</w:t>
      </w:r>
      <w:r>
        <w:rPr>
          <w:rStyle w:val="hljs-string"/>
          <w:rFonts w:ascii="Courier New" w:hAnsi="Courier New" w:cs="Courier New"/>
          <w:color w:val="008000"/>
          <w:sz w:val="16"/>
          <w:szCs w:val="16"/>
          <w:shd w:val="clear" w:color="auto" w:fill="F5F5F5"/>
        </w:rPr>
        <w:t>"/content/COVID_IEEE/"</w:t>
      </w:r>
      <w:r>
        <w:rPr>
          <w:rFonts w:ascii="Courier New" w:hAnsi="Courier New" w:cs="Courier New"/>
          <w:sz w:val="16"/>
          <w:szCs w:val="16"/>
          <w:shd w:val="clear" w:color="auto" w:fill="F5F5F5"/>
        </w:rPr>
        <w:t>,</w:t>
      </w:r>
      <w:r>
        <w:rPr>
          <w:rStyle w:val="hljs-string"/>
          <w:rFonts w:ascii="Courier New" w:hAnsi="Courier New" w:cs="Courier New"/>
          <w:color w:val="008000"/>
          <w:sz w:val="16"/>
          <w:szCs w:val="16"/>
          <w:shd w:val="clear" w:color="auto" w:fill="F5F5F5"/>
        </w:rPr>
        <w:t>"normal"</w:t>
      </w:r>
      <w:r>
        <w:rPr>
          <w:rFonts w:ascii="Courier New" w:hAnsi="Courier New" w:cs="Courier New"/>
          <w:sz w:val="16"/>
          <w:szCs w:val="16"/>
          <w:shd w:val="clear" w:color="auto" w:fill="F5F5F5"/>
        </w:rPr>
        <w:t>)</w:t>
      </w:r>
    </w:p>
    <w:p w14:paraId="615D7F3E"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Pr>
          <w:rFonts w:ascii="Courier New" w:hAnsi="Courier New" w:cs="Courier New"/>
          <w:sz w:val="16"/>
          <w:szCs w:val="16"/>
          <w:shd w:val="clear" w:color="auto" w:fill="F5F5F5"/>
        </w:rPr>
        <w:t>img = view_image(</w:t>
      </w:r>
      <w:r>
        <w:rPr>
          <w:rStyle w:val="hljs-string"/>
          <w:rFonts w:ascii="Courier New" w:hAnsi="Courier New" w:cs="Courier New"/>
          <w:color w:val="008000"/>
          <w:sz w:val="16"/>
          <w:szCs w:val="16"/>
          <w:shd w:val="clear" w:color="auto" w:fill="F5F5F5"/>
        </w:rPr>
        <w:t>"/content/COVID_IEEE/"</w:t>
      </w:r>
      <w:r>
        <w:rPr>
          <w:rFonts w:ascii="Courier New" w:hAnsi="Courier New" w:cs="Courier New"/>
          <w:sz w:val="16"/>
          <w:szCs w:val="16"/>
          <w:shd w:val="clear" w:color="auto" w:fill="F5F5F5"/>
        </w:rPr>
        <w:t>,</w:t>
      </w:r>
      <w:r>
        <w:rPr>
          <w:rStyle w:val="hljs-string"/>
          <w:rFonts w:ascii="Courier New" w:hAnsi="Courier New" w:cs="Courier New"/>
          <w:color w:val="008000"/>
          <w:sz w:val="16"/>
          <w:szCs w:val="16"/>
          <w:shd w:val="clear" w:color="auto" w:fill="F5F5F5"/>
        </w:rPr>
        <w:t>"covid"</w:t>
      </w:r>
      <w:r>
        <w:rPr>
          <w:rFonts w:ascii="Courier New" w:hAnsi="Courier New" w:cs="Courier New"/>
          <w:sz w:val="16"/>
          <w:szCs w:val="16"/>
          <w:shd w:val="clear" w:color="auto" w:fill="F5F5F5"/>
        </w:rPr>
        <w:t>)</w:t>
      </w:r>
    </w:p>
    <w:p w14:paraId="5AE761D0"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sz w:val="24"/>
          <w:szCs w:val="24"/>
        </w:rPr>
        <w:br/>
      </w:r>
    </w:p>
    <w:p w14:paraId="79A03ECD"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data=[]</w:t>
      </w:r>
    </w:p>
    <w:p w14:paraId="1396414D"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labels=[]</w:t>
      </w:r>
    </w:p>
    <w:p w14:paraId="0653E026"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covid=os.listdir(</w:t>
      </w:r>
      <w:r w:rsidRPr="009131A9">
        <w:rPr>
          <w:rFonts w:ascii="Courier New" w:hAnsi="Courier New" w:cs="Courier New"/>
          <w:color w:val="008000"/>
          <w:sz w:val="16"/>
        </w:rPr>
        <w:t>"/content/COVID_IEEE/covid/"</w:t>
      </w:r>
      <w:r w:rsidRPr="009131A9">
        <w:rPr>
          <w:rFonts w:ascii="Courier New" w:hAnsi="Courier New" w:cs="Courier New"/>
          <w:sz w:val="16"/>
          <w:szCs w:val="16"/>
          <w:shd w:val="clear" w:color="auto" w:fill="F5F5F5"/>
        </w:rPr>
        <w:t>)</w:t>
      </w:r>
    </w:p>
    <w:p w14:paraId="5ACAB59E"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color w:val="7928A1"/>
          <w:sz w:val="16"/>
        </w:rPr>
        <w:t>for</w:t>
      </w:r>
      <w:r w:rsidRPr="009131A9">
        <w:rPr>
          <w:rFonts w:ascii="Courier New" w:hAnsi="Courier New" w:cs="Courier New"/>
          <w:sz w:val="16"/>
          <w:szCs w:val="16"/>
          <w:shd w:val="clear" w:color="auto" w:fill="F5F5F5"/>
        </w:rPr>
        <w:t xml:space="preserve"> a </w:t>
      </w:r>
      <w:r w:rsidRPr="009131A9">
        <w:rPr>
          <w:rFonts w:ascii="Courier New" w:hAnsi="Courier New" w:cs="Courier New"/>
          <w:color w:val="7928A1"/>
          <w:sz w:val="16"/>
        </w:rPr>
        <w:t>in</w:t>
      </w:r>
      <w:r w:rsidRPr="009131A9">
        <w:rPr>
          <w:rFonts w:ascii="Courier New" w:hAnsi="Courier New" w:cs="Courier New"/>
          <w:sz w:val="16"/>
          <w:szCs w:val="16"/>
          <w:shd w:val="clear" w:color="auto" w:fill="F5F5F5"/>
        </w:rPr>
        <w:t xml:space="preserve"> covid:</w:t>
      </w:r>
    </w:p>
    <w:p w14:paraId="2DA667DC"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63EB2741"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image = cv2.imread(</w:t>
      </w:r>
      <w:r w:rsidRPr="009131A9">
        <w:rPr>
          <w:rFonts w:ascii="Courier New" w:hAnsi="Courier New" w:cs="Courier New"/>
          <w:color w:val="008000"/>
          <w:sz w:val="16"/>
        </w:rPr>
        <w:t>"/content/COVID_IEEE/covid/"</w:t>
      </w:r>
      <w:r w:rsidRPr="009131A9">
        <w:rPr>
          <w:rFonts w:ascii="Courier New" w:hAnsi="Courier New" w:cs="Courier New"/>
          <w:sz w:val="16"/>
          <w:szCs w:val="16"/>
          <w:shd w:val="clear" w:color="auto" w:fill="F5F5F5"/>
        </w:rPr>
        <w:t>+a,)</w:t>
      </w:r>
    </w:p>
    <w:p w14:paraId="4F4DDBA1"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image = cv2.resize(image,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 xml:space="preserve">,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w:t>
      </w:r>
    </w:p>
    <w:p w14:paraId="78EF825B"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1768D938"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2C61EC12"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data.append(image)</w:t>
      </w:r>
    </w:p>
    <w:p w14:paraId="43AA4741"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labels.append(</w:t>
      </w:r>
      <w:r w:rsidRPr="009131A9">
        <w:rPr>
          <w:rFonts w:ascii="Courier New" w:hAnsi="Courier New" w:cs="Courier New"/>
          <w:color w:val="AA5D00"/>
          <w:sz w:val="16"/>
        </w:rPr>
        <w:t>0</w:t>
      </w:r>
      <w:r w:rsidRPr="009131A9">
        <w:rPr>
          <w:rFonts w:ascii="Courier New" w:hAnsi="Courier New" w:cs="Courier New"/>
          <w:sz w:val="16"/>
          <w:szCs w:val="16"/>
          <w:shd w:val="clear" w:color="auto" w:fill="F5F5F5"/>
        </w:rPr>
        <w:t>)</w:t>
      </w:r>
    </w:p>
    <w:p w14:paraId="767C64D9" w14:textId="77777777" w:rsidR="009131A9" w:rsidRPr="009131A9" w:rsidRDefault="009131A9" w:rsidP="009131A9">
      <w:pPr>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normal=os.listdir(</w:t>
      </w:r>
      <w:r w:rsidRPr="009131A9">
        <w:rPr>
          <w:rFonts w:ascii="Courier New" w:hAnsi="Courier New" w:cs="Courier New"/>
          <w:color w:val="008000"/>
          <w:sz w:val="16"/>
        </w:rPr>
        <w:t>"/content/COVID_IEEE/normal/"</w:t>
      </w:r>
      <w:r w:rsidRPr="009131A9">
        <w:rPr>
          <w:rFonts w:ascii="Courier New" w:hAnsi="Courier New" w:cs="Courier New"/>
          <w:sz w:val="16"/>
          <w:szCs w:val="16"/>
          <w:shd w:val="clear" w:color="auto" w:fill="F5F5F5"/>
        </w:rPr>
        <w:t>)</w:t>
      </w:r>
    </w:p>
    <w:p w14:paraId="1D35C9AD"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color w:val="7928A1"/>
          <w:sz w:val="16"/>
        </w:rPr>
        <w:t>for</w:t>
      </w:r>
      <w:r w:rsidRPr="009131A9">
        <w:rPr>
          <w:rFonts w:ascii="Courier New" w:hAnsi="Courier New" w:cs="Courier New"/>
          <w:sz w:val="16"/>
          <w:szCs w:val="16"/>
          <w:shd w:val="clear" w:color="auto" w:fill="F5F5F5"/>
        </w:rPr>
        <w:t xml:space="preserve"> a </w:t>
      </w:r>
      <w:r w:rsidRPr="009131A9">
        <w:rPr>
          <w:rFonts w:ascii="Courier New" w:hAnsi="Courier New" w:cs="Courier New"/>
          <w:color w:val="7928A1"/>
          <w:sz w:val="16"/>
        </w:rPr>
        <w:t>in</w:t>
      </w:r>
      <w:r w:rsidRPr="009131A9">
        <w:rPr>
          <w:rFonts w:ascii="Courier New" w:hAnsi="Courier New" w:cs="Courier New"/>
          <w:sz w:val="16"/>
          <w:szCs w:val="16"/>
          <w:shd w:val="clear" w:color="auto" w:fill="F5F5F5"/>
        </w:rPr>
        <w:t xml:space="preserve"> normal:</w:t>
      </w:r>
    </w:p>
    <w:p w14:paraId="3386BA9B"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52B18E18"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image = cv2.imread(</w:t>
      </w:r>
      <w:r w:rsidRPr="009131A9">
        <w:rPr>
          <w:rFonts w:ascii="Courier New" w:hAnsi="Courier New" w:cs="Courier New"/>
          <w:color w:val="008000"/>
          <w:sz w:val="16"/>
        </w:rPr>
        <w:t>"/content/COVID_IEEE/normal/"</w:t>
      </w:r>
      <w:r w:rsidRPr="009131A9">
        <w:rPr>
          <w:rFonts w:ascii="Courier New" w:hAnsi="Courier New" w:cs="Courier New"/>
          <w:sz w:val="16"/>
          <w:szCs w:val="16"/>
          <w:shd w:val="clear" w:color="auto" w:fill="F5F5F5"/>
        </w:rPr>
        <w:t>+a,)</w:t>
      </w:r>
    </w:p>
    <w:p w14:paraId="00A51AFF"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image = cv2.resize(image,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 xml:space="preserve">,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w:t>
      </w:r>
    </w:p>
    <w:p w14:paraId="590947CE"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54149941"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35483BBD"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2F28956E"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data.append(image)</w:t>
      </w:r>
    </w:p>
    <w:p w14:paraId="42F979A6"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labels.append(</w:t>
      </w:r>
      <w:r w:rsidRPr="009131A9">
        <w:rPr>
          <w:rFonts w:ascii="Courier New" w:hAnsi="Courier New" w:cs="Courier New"/>
          <w:color w:val="AA5D00"/>
          <w:sz w:val="16"/>
        </w:rPr>
        <w:t>1</w:t>
      </w:r>
      <w:r w:rsidRPr="009131A9">
        <w:rPr>
          <w:rFonts w:ascii="Courier New" w:hAnsi="Courier New" w:cs="Courier New"/>
          <w:sz w:val="16"/>
          <w:szCs w:val="16"/>
          <w:shd w:val="clear" w:color="auto" w:fill="F5F5F5"/>
        </w:rPr>
        <w:t>)</w:t>
      </w:r>
    </w:p>
    <w:p w14:paraId="77BCA33A"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virus=os.listdir(</w:t>
      </w:r>
      <w:r w:rsidRPr="009131A9">
        <w:rPr>
          <w:rFonts w:ascii="Courier New" w:hAnsi="Courier New" w:cs="Courier New"/>
          <w:color w:val="008000"/>
          <w:sz w:val="16"/>
        </w:rPr>
        <w:t>"/content/COVID_IEEE/virus/"</w:t>
      </w:r>
      <w:r w:rsidRPr="009131A9">
        <w:rPr>
          <w:rFonts w:ascii="Courier New" w:hAnsi="Courier New" w:cs="Courier New"/>
          <w:sz w:val="16"/>
          <w:szCs w:val="16"/>
          <w:shd w:val="clear" w:color="auto" w:fill="F5F5F5"/>
        </w:rPr>
        <w:t>)</w:t>
      </w:r>
    </w:p>
    <w:p w14:paraId="1ACEE4AE"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color w:val="7928A1"/>
          <w:sz w:val="16"/>
        </w:rPr>
        <w:t>for</w:t>
      </w:r>
      <w:r w:rsidRPr="009131A9">
        <w:rPr>
          <w:rFonts w:ascii="Courier New" w:hAnsi="Courier New" w:cs="Courier New"/>
          <w:sz w:val="16"/>
          <w:szCs w:val="16"/>
          <w:shd w:val="clear" w:color="auto" w:fill="F5F5F5"/>
        </w:rPr>
        <w:t xml:space="preserve"> a </w:t>
      </w:r>
      <w:r w:rsidRPr="009131A9">
        <w:rPr>
          <w:rFonts w:ascii="Courier New" w:hAnsi="Courier New" w:cs="Courier New"/>
          <w:color w:val="7928A1"/>
          <w:sz w:val="16"/>
        </w:rPr>
        <w:t>in</w:t>
      </w:r>
      <w:r w:rsidRPr="009131A9">
        <w:rPr>
          <w:rFonts w:ascii="Courier New" w:hAnsi="Courier New" w:cs="Courier New"/>
          <w:sz w:val="16"/>
          <w:szCs w:val="16"/>
          <w:shd w:val="clear" w:color="auto" w:fill="F5F5F5"/>
        </w:rPr>
        <w:t xml:space="preserve"> virus:</w:t>
      </w:r>
    </w:p>
    <w:p w14:paraId="0E279D63"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20CD9EF5"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image = cv2.imread(</w:t>
      </w:r>
      <w:r w:rsidRPr="009131A9">
        <w:rPr>
          <w:rFonts w:ascii="Courier New" w:hAnsi="Courier New" w:cs="Courier New"/>
          <w:color w:val="008000"/>
          <w:sz w:val="16"/>
        </w:rPr>
        <w:t>"/content/COVID_IEEE/virus/"</w:t>
      </w:r>
      <w:r w:rsidRPr="009131A9">
        <w:rPr>
          <w:rFonts w:ascii="Courier New" w:hAnsi="Courier New" w:cs="Courier New"/>
          <w:sz w:val="16"/>
          <w:szCs w:val="16"/>
          <w:shd w:val="clear" w:color="auto" w:fill="F5F5F5"/>
        </w:rPr>
        <w:t>+a,)</w:t>
      </w:r>
    </w:p>
    <w:p w14:paraId="0B57D521"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image = cv2.resize(image,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 xml:space="preserve">,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w:t>
      </w:r>
    </w:p>
    <w:p w14:paraId="43980856"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w:t>
      </w:r>
    </w:p>
    <w:p w14:paraId="3A84B1AB"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0FA0D294"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data.append(image)</w:t>
      </w:r>
    </w:p>
    <w:p w14:paraId="27BB28FF"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    labels.append(</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p>
    <w:p w14:paraId="52207F13"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 xml:space="preserve">data = np.array(data) / </w:t>
      </w:r>
      <w:r w:rsidRPr="009131A9">
        <w:rPr>
          <w:rFonts w:ascii="Courier New" w:hAnsi="Courier New" w:cs="Courier New"/>
          <w:color w:val="AA5D00"/>
          <w:sz w:val="16"/>
        </w:rPr>
        <w:t>255.0</w:t>
      </w:r>
    </w:p>
    <w:p w14:paraId="43B7DDD5"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img_labels = np.array(labels)</w:t>
      </w:r>
    </w:p>
    <w:p w14:paraId="7FC61DB9"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X_train, X_test, y_train, y_test = train_test_split(data, img_labels, test_size=</w:t>
      </w:r>
      <w:r w:rsidRPr="009131A9">
        <w:rPr>
          <w:rFonts w:ascii="Courier New" w:hAnsi="Courier New" w:cs="Courier New"/>
          <w:color w:val="AA5D00"/>
          <w:sz w:val="16"/>
        </w:rPr>
        <w:t>0.20</w:t>
      </w:r>
      <w:r w:rsidRPr="009131A9">
        <w:rPr>
          <w:rFonts w:ascii="Courier New" w:hAnsi="Courier New" w:cs="Courier New"/>
          <w:sz w:val="16"/>
          <w:szCs w:val="16"/>
          <w:shd w:val="clear" w:color="auto" w:fill="F5F5F5"/>
        </w:rPr>
        <w:t>, random_state=</w:t>
      </w:r>
      <w:r w:rsidRPr="009131A9">
        <w:rPr>
          <w:rFonts w:ascii="Courier New" w:hAnsi="Courier New" w:cs="Courier New"/>
          <w:color w:val="AA5D00"/>
          <w:sz w:val="16"/>
        </w:rPr>
        <w:t>42</w:t>
      </w:r>
      <w:r w:rsidRPr="009131A9">
        <w:rPr>
          <w:rFonts w:ascii="Courier New" w:hAnsi="Courier New" w:cs="Courier New"/>
          <w:sz w:val="16"/>
          <w:szCs w:val="16"/>
          <w:shd w:val="clear" w:color="auto" w:fill="F5F5F5"/>
        </w:rPr>
        <w:t>)</w:t>
      </w:r>
    </w:p>
    <w:p w14:paraId="6E6F513E"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y_train = tf.keras.utils.to_categorical(y_train, num_classes=</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3F8CAE49"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y_test = tf.keras.utils.to_categorical(y_test, num_classes=</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1306FC9D"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 = Sequential()</w:t>
      </w:r>
    </w:p>
    <w:p w14:paraId="0E15E190"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787B1292"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i/>
          <w:iCs/>
          <w:color w:val="408080"/>
          <w:sz w:val="16"/>
        </w:rPr>
        <w:t>#Block Number 1</w:t>
      </w:r>
    </w:p>
    <w:p w14:paraId="24847343"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model.add(Conv2D(input_shape = (</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224</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 filters=</w:t>
      </w:r>
      <w:r w:rsidRPr="009131A9">
        <w:rPr>
          <w:rFonts w:ascii="Courier New" w:hAnsi="Courier New" w:cs="Courier New"/>
          <w:color w:val="AA5D00"/>
          <w:sz w:val="16"/>
        </w:rPr>
        <w:t>32</w:t>
      </w:r>
      <w:r w:rsidRPr="009131A9">
        <w:rPr>
          <w:rFonts w:ascii="Courier New" w:hAnsi="Courier New" w:cs="Courier New"/>
          <w:sz w:val="16"/>
          <w:szCs w:val="16"/>
          <w:shd w:val="clear" w:color="auto" w:fill="F5F5F5"/>
        </w:rPr>
        <w:t>,padding=</w:t>
      </w:r>
      <w:r w:rsidRPr="009131A9">
        <w:rPr>
          <w:rFonts w:ascii="Courier New" w:hAnsi="Courier New" w:cs="Courier New"/>
          <w:color w:val="008000"/>
          <w:sz w:val="16"/>
        </w:rPr>
        <w:t>"same"</w:t>
      </w:r>
      <w:r w:rsidRPr="009131A9">
        <w:rPr>
          <w:rFonts w:ascii="Courier New" w:hAnsi="Courier New" w:cs="Courier New"/>
          <w:sz w:val="16"/>
          <w:szCs w:val="16"/>
          <w:shd w:val="clear" w:color="auto" w:fill="F5F5F5"/>
        </w:rPr>
        <w:t>, kernel_size= (</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08468D83"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model.add(Activation(</w:t>
      </w:r>
      <w:r w:rsidRPr="009131A9">
        <w:rPr>
          <w:rFonts w:ascii="Courier New" w:hAnsi="Courier New" w:cs="Courier New"/>
          <w:color w:val="008000"/>
          <w:sz w:val="16"/>
        </w:rPr>
        <w:t>"relu"</w:t>
      </w:r>
      <w:r w:rsidRPr="009131A9">
        <w:rPr>
          <w:rFonts w:ascii="Courier New" w:hAnsi="Courier New" w:cs="Courier New"/>
          <w:sz w:val="16"/>
          <w:szCs w:val="16"/>
          <w:shd w:val="clear" w:color="auto" w:fill="F5F5F5"/>
        </w:rPr>
        <w:t>))</w:t>
      </w:r>
    </w:p>
    <w:p w14:paraId="15AF8899"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0A181D4B"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model.add(Conv2D(filters=</w:t>
      </w:r>
      <w:r w:rsidRPr="009131A9">
        <w:rPr>
          <w:rFonts w:ascii="Courier New" w:hAnsi="Courier New" w:cs="Courier New"/>
          <w:color w:val="AA5D00"/>
          <w:sz w:val="16"/>
        </w:rPr>
        <w:t>32</w:t>
      </w:r>
      <w:r w:rsidRPr="009131A9">
        <w:rPr>
          <w:rFonts w:ascii="Courier New" w:hAnsi="Courier New" w:cs="Courier New"/>
          <w:sz w:val="16"/>
          <w:szCs w:val="16"/>
          <w:shd w:val="clear" w:color="auto" w:fill="F5F5F5"/>
        </w:rPr>
        <w:t>,padding=</w:t>
      </w:r>
      <w:r w:rsidRPr="009131A9">
        <w:rPr>
          <w:rFonts w:ascii="Courier New" w:hAnsi="Courier New" w:cs="Courier New"/>
          <w:color w:val="008000"/>
          <w:sz w:val="16"/>
        </w:rPr>
        <w:t>"same"</w:t>
      </w:r>
      <w:r w:rsidRPr="009131A9">
        <w:rPr>
          <w:rFonts w:ascii="Courier New" w:hAnsi="Courier New" w:cs="Courier New"/>
          <w:sz w:val="16"/>
          <w:szCs w:val="16"/>
          <w:shd w:val="clear" w:color="auto" w:fill="F5F5F5"/>
        </w:rPr>
        <w:t>, kernel_size= (</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5A287334"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model.add(Activation(</w:t>
      </w:r>
      <w:r w:rsidRPr="009131A9">
        <w:rPr>
          <w:rFonts w:ascii="Courier New" w:hAnsi="Courier New" w:cs="Courier New"/>
          <w:color w:val="008000"/>
          <w:sz w:val="16"/>
        </w:rPr>
        <w:t>"relu"</w:t>
      </w:r>
      <w:r w:rsidRPr="009131A9">
        <w:rPr>
          <w:rFonts w:ascii="Courier New" w:hAnsi="Courier New" w:cs="Courier New"/>
          <w:sz w:val="16"/>
          <w:szCs w:val="16"/>
          <w:shd w:val="clear" w:color="auto" w:fill="F5F5F5"/>
        </w:rPr>
        <w:t>))</w:t>
      </w:r>
    </w:p>
    <w:p w14:paraId="5CD86B21"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7592B7A3"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model.add(MaxPool2D((</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p>
    <w:p w14:paraId="189BE293"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2F4FECB5"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i/>
          <w:iCs/>
          <w:color w:val="408080"/>
          <w:sz w:val="16"/>
        </w:rPr>
        <w:t>#Block Number 2</w:t>
      </w:r>
    </w:p>
    <w:p w14:paraId="2838A449"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model.add(Conv2D(filters=</w:t>
      </w:r>
      <w:r w:rsidRPr="009131A9">
        <w:rPr>
          <w:rFonts w:ascii="Courier New" w:hAnsi="Courier New" w:cs="Courier New"/>
          <w:color w:val="AA5D00"/>
          <w:sz w:val="16"/>
        </w:rPr>
        <w:t>64</w:t>
      </w:r>
      <w:r w:rsidRPr="009131A9">
        <w:rPr>
          <w:rFonts w:ascii="Courier New" w:hAnsi="Courier New" w:cs="Courier New"/>
          <w:sz w:val="16"/>
          <w:szCs w:val="16"/>
          <w:shd w:val="clear" w:color="auto" w:fill="F5F5F5"/>
        </w:rPr>
        <w:t>,padding=</w:t>
      </w:r>
      <w:r w:rsidRPr="009131A9">
        <w:rPr>
          <w:rFonts w:ascii="Courier New" w:hAnsi="Courier New" w:cs="Courier New"/>
          <w:color w:val="008000"/>
          <w:sz w:val="16"/>
        </w:rPr>
        <w:t>"same"</w:t>
      </w:r>
      <w:r w:rsidRPr="009131A9">
        <w:rPr>
          <w:rFonts w:ascii="Courier New" w:hAnsi="Courier New" w:cs="Courier New"/>
          <w:sz w:val="16"/>
          <w:szCs w:val="16"/>
          <w:shd w:val="clear" w:color="auto" w:fill="F5F5F5"/>
        </w:rPr>
        <w:t>, kernel_size= (</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200357C4"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lastRenderedPageBreak/>
        <w:t>model.add(Activation(</w:t>
      </w:r>
      <w:r w:rsidRPr="009131A9">
        <w:rPr>
          <w:rFonts w:ascii="Courier New" w:hAnsi="Courier New" w:cs="Courier New"/>
          <w:color w:val="008000"/>
          <w:sz w:val="16"/>
        </w:rPr>
        <w:t>"relu"</w:t>
      </w:r>
      <w:r w:rsidRPr="009131A9">
        <w:rPr>
          <w:rFonts w:ascii="Courier New" w:hAnsi="Courier New" w:cs="Courier New"/>
          <w:sz w:val="16"/>
          <w:szCs w:val="16"/>
          <w:shd w:val="clear" w:color="auto" w:fill="F5F5F5"/>
        </w:rPr>
        <w:t>))</w:t>
      </w:r>
    </w:p>
    <w:p w14:paraId="3B4ACC7A"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3F9328BB"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0B8E618F"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model.add(Conv2D(filters=</w:t>
      </w:r>
      <w:r w:rsidRPr="009131A9">
        <w:rPr>
          <w:rFonts w:ascii="Courier New" w:hAnsi="Courier New" w:cs="Courier New"/>
          <w:color w:val="AA5D00"/>
          <w:sz w:val="16"/>
        </w:rPr>
        <w:t>64</w:t>
      </w:r>
      <w:r w:rsidRPr="009131A9">
        <w:rPr>
          <w:rFonts w:ascii="Courier New" w:hAnsi="Courier New" w:cs="Courier New"/>
          <w:sz w:val="16"/>
          <w:szCs w:val="16"/>
          <w:shd w:val="clear" w:color="auto" w:fill="F5F5F5"/>
        </w:rPr>
        <w:t>,padding=</w:t>
      </w:r>
      <w:r w:rsidRPr="009131A9">
        <w:rPr>
          <w:rFonts w:ascii="Courier New" w:hAnsi="Courier New" w:cs="Courier New"/>
          <w:color w:val="008000"/>
          <w:sz w:val="16"/>
        </w:rPr>
        <w:t>"same"</w:t>
      </w:r>
      <w:r w:rsidRPr="009131A9">
        <w:rPr>
          <w:rFonts w:ascii="Courier New" w:hAnsi="Courier New" w:cs="Courier New"/>
          <w:sz w:val="16"/>
          <w:szCs w:val="16"/>
          <w:shd w:val="clear" w:color="auto" w:fill="F5F5F5"/>
        </w:rPr>
        <w:t>, kernel_size= (</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70415355"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model.add(Activation(</w:t>
      </w:r>
      <w:r w:rsidRPr="009131A9">
        <w:rPr>
          <w:rFonts w:ascii="Courier New" w:hAnsi="Courier New" w:cs="Courier New"/>
          <w:color w:val="008000"/>
          <w:sz w:val="16"/>
        </w:rPr>
        <w:t>"relu"</w:t>
      </w:r>
      <w:r w:rsidRPr="009131A9">
        <w:rPr>
          <w:rFonts w:ascii="Courier New" w:hAnsi="Courier New" w:cs="Courier New"/>
          <w:sz w:val="16"/>
          <w:szCs w:val="16"/>
          <w:shd w:val="clear" w:color="auto" w:fill="F5F5F5"/>
        </w:rPr>
        <w:t>))</w:t>
      </w:r>
    </w:p>
    <w:p w14:paraId="1526E06A"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0F7BF1CA"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model.add(MaxPool2D((</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p>
    <w:p w14:paraId="20F79D77"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566091DB"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i/>
          <w:iCs/>
          <w:color w:val="408080"/>
          <w:sz w:val="16"/>
        </w:rPr>
        <w:t>#Block Number 3</w:t>
      </w:r>
    </w:p>
    <w:p w14:paraId="51C85E2B"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model.add(Conv2D(filters=</w:t>
      </w:r>
      <w:r w:rsidRPr="009131A9">
        <w:rPr>
          <w:rFonts w:ascii="Courier New" w:hAnsi="Courier New" w:cs="Courier New"/>
          <w:color w:val="AA5D00"/>
          <w:sz w:val="16"/>
        </w:rPr>
        <w:t>128</w:t>
      </w:r>
      <w:r w:rsidRPr="009131A9">
        <w:rPr>
          <w:rFonts w:ascii="Courier New" w:hAnsi="Courier New" w:cs="Courier New"/>
          <w:sz w:val="16"/>
          <w:szCs w:val="16"/>
          <w:shd w:val="clear" w:color="auto" w:fill="F5F5F5"/>
        </w:rPr>
        <w:t>,padding=</w:t>
      </w:r>
      <w:r w:rsidRPr="009131A9">
        <w:rPr>
          <w:rFonts w:ascii="Courier New" w:hAnsi="Courier New" w:cs="Courier New"/>
          <w:color w:val="008000"/>
          <w:sz w:val="16"/>
        </w:rPr>
        <w:t>"same"</w:t>
      </w:r>
      <w:r w:rsidRPr="009131A9">
        <w:rPr>
          <w:rFonts w:ascii="Courier New" w:hAnsi="Courier New" w:cs="Courier New"/>
          <w:sz w:val="16"/>
          <w:szCs w:val="16"/>
          <w:shd w:val="clear" w:color="auto" w:fill="F5F5F5"/>
        </w:rPr>
        <w:t>, kernel_size= (</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0ED168C6"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model.add(Activation(</w:t>
      </w:r>
      <w:r w:rsidRPr="009131A9">
        <w:rPr>
          <w:rFonts w:ascii="Courier New" w:hAnsi="Courier New" w:cs="Courier New"/>
          <w:color w:val="008000"/>
          <w:sz w:val="16"/>
        </w:rPr>
        <w:t>"relu"</w:t>
      </w:r>
      <w:r w:rsidRPr="009131A9">
        <w:rPr>
          <w:rFonts w:ascii="Courier New" w:hAnsi="Courier New" w:cs="Courier New"/>
          <w:sz w:val="16"/>
          <w:szCs w:val="16"/>
          <w:shd w:val="clear" w:color="auto" w:fill="F5F5F5"/>
        </w:rPr>
        <w:t>))</w:t>
      </w:r>
    </w:p>
    <w:p w14:paraId="12AD1C8B"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162CC535"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model.add(Conv2D(filters=</w:t>
      </w:r>
      <w:r w:rsidRPr="009131A9">
        <w:rPr>
          <w:rFonts w:ascii="Courier New" w:hAnsi="Courier New" w:cs="Courier New"/>
          <w:color w:val="AA5D00"/>
          <w:sz w:val="16"/>
        </w:rPr>
        <w:t>128</w:t>
      </w:r>
      <w:r w:rsidRPr="009131A9">
        <w:rPr>
          <w:rFonts w:ascii="Courier New" w:hAnsi="Courier New" w:cs="Courier New"/>
          <w:sz w:val="16"/>
          <w:szCs w:val="16"/>
          <w:shd w:val="clear" w:color="auto" w:fill="F5F5F5"/>
        </w:rPr>
        <w:t>,padding=</w:t>
      </w:r>
      <w:r w:rsidRPr="009131A9">
        <w:rPr>
          <w:rFonts w:ascii="Courier New" w:hAnsi="Courier New" w:cs="Courier New"/>
          <w:color w:val="008000"/>
          <w:sz w:val="16"/>
        </w:rPr>
        <w:t>"same"</w:t>
      </w:r>
      <w:r w:rsidRPr="009131A9">
        <w:rPr>
          <w:rFonts w:ascii="Courier New" w:hAnsi="Courier New" w:cs="Courier New"/>
          <w:sz w:val="16"/>
          <w:szCs w:val="16"/>
          <w:shd w:val="clear" w:color="auto" w:fill="F5F5F5"/>
        </w:rPr>
        <w:t>, kernel_size= (</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3</w:t>
      </w:r>
      <w:r w:rsidRPr="009131A9">
        <w:rPr>
          <w:rFonts w:ascii="Courier New" w:hAnsi="Courier New" w:cs="Courier New"/>
          <w:sz w:val="16"/>
          <w:szCs w:val="16"/>
          <w:shd w:val="clear" w:color="auto" w:fill="F5F5F5"/>
        </w:rPr>
        <w:t>)))</w:t>
      </w:r>
    </w:p>
    <w:p w14:paraId="4E964B62"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model.add(Activation(</w:t>
      </w:r>
      <w:r w:rsidRPr="009131A9">
        <w:rPr>
          <w:rFonts w:ascii="Courier New" w:hAnsi="Courier New" w:cs="Courier New"/>
          <w:color w:val="008000"/>
          <w:sz w:val="16"/>
        </w:rPr>
        <w:t>"relu"</w:t>
      </w:r>
      <w:r w:rsidRPr="009131A9">
        <w:rPr>
          <w:rFonts w:ascii="Courier New" w:hAnsi="Courier New" w:cs="Courier New"/>
          <w:sz w:val="16"/>
          <w:szCs w:val="16"/>
          <w:shd w:val="clear" w:color="auto" w:fill="F5F5F5"/>
        </w:rPr>
        <w:t>))</w:t>
      </w:r>
    </w:p>
    <w:p w14:paraId="76D6D33A"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2A72561A"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model.add(MaxPool2D((</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p>
    <w:p w14:paraId="7F5DEB00" w14:textId="77777777" w:rsidR="009131A9" w:rsidRPr="009131A9" w:rsidRDefault="009131A9" w:rsidP="009131A9">
      <w:pPr>
        <w:widowControl/>
        <w:autoSpaceDE/>
        <w:autoSpaceDN/>
        <w:rPr>
          <w:rFonts w:ascii="Courier New" w:hAnsi="Courier New" w:cs="Courier New"/>
          <w:sz w:val="16"/>
          <w:szCs w:val="16"/>
          <w:shd w:val="clear" w:color="auto" w:fill="F5F5F5"/>
        </w:rPr>
      </w:pPr>
    </w:p>
    <w:p w14:paraId="510D4ABF" w14:textId="77777777" w:rsidR="009131A9" w:rsidRPr="009131A9" w:rsidRDefault="009131A9" w:rsidP="009131A9">
      <w:pPr>
        <w:widowControl/>
        <w:autoSpaceDE/>
        <w:autoSpaceDN/>
        <w:rPr>
          <w:rFonts w:ascii="Courier New" w:hAnsi="Courier New" w:cs="Courier New"/>
          <w:sz w:val="16"/>
          <w:szCs w:val="16"/>
          <w:shd w:val="clear" w:color="auto" w:fill="F5F5F5"/>
        </w:rPr>
      </w:pPr>
      <w:r w:rsidRPr="009131A9">
        <w:rPr>
          <w:rFonts w:ascii="Courier New" w:hAnsi="Courier New" w:cs="Courier New"/>
          <w:sz w:val="16"/>
          <w:szCs w:val="16"/>
          <w:shd w:val="clear" w:color="auto" w:fill="F5F5F5"/>
        </w:rPr>
        <w:t>model.add(MaxPool2D((</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r w:rsidRPr="009131A9">
        <w:rPr>
          <w:rFonts w:ascii="Courier New" w:hAnsi="Courier New" w:cs="Courier New"/>
          <w:color w:val="AA5D00"/>
          <w:sz w:val="16"/>
        </w:rPr>
        <w:t>2</w:t>
      </w:r>
      <w:r w:rsidRPr="009131A9">
        <w:rPr>
          <w:rFonts w:ascii="Courier New" w:hAnsi="Courier New" w:cs="Courier New"/>
          <w:sz w:val="16"/>
          <w:szCs w:val="16"/>
          <w:shd w:val="clear" w:color="auto" w:fill="F5F5F5"/>
        </w:rPr>
        <w:t>)))</w:t>
      </w:r>
    </w:p>
    <w:p w14:paraId="05F96306"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r>
        <w:rPr>
          <w:rFonts w:ascii="Courier New" w:hAnsi="Courier New" w:cs="Courier New"/>
          <w:sz w:val="16"/>
          <w:szCs w:val="16"/>
          <w:shd w:val="clear" w:color="auto" w:fill="F5F5F5"/>
        </w:rPr>
        <w:t>model.summary()</w:t>
      </w:r>
    </w:p>
    <w:p w14:paraId="4B58844B" w14:textId="77777777" w:rsidR="009131A9" w:rsidRDefault="009131A9" w:rsidP="009131A9">
      <w:pPr>
        <w:pStyle w:val="BodyText"/>
        <w:spacing w:before="243" w:line="228" w:lineRule="auto"/>
        <w:ind w:left="120" w:right="174" w:hanging="8"/>
        <w:jc w:val="both"/>
        <w:rPr>
          <w:rFonts w:ascii="Courier New" w:hAnsi="Courier New" w:cs="Courier New"/>
          <w:sz w:val="16"/>
          <w:szCs w:val="16"/>
          <w:shd w:val="clear" w:color="auto" w:fill="F5F5F5"/>
        </w:rPr>
      </w:pPr>
    </w:p>
    <w:p w14:paraId="1DD8040B" w14:textId="07234501" w:rsidR="009131A9" w:rsidRDefault="006576B9" w:rsidP="006576B9">
      <w:pPr>
        <w:pStyle w:val="BodyText"/>
        <w:spacing w:before="243" w:line="228" w:lineRule="auto"/>
        <w:ind w:left="112" w:right="174"/>
        <w:jc w:val="both"/>
        <w:rPr>
          <w:del w:id="429" w:author="Admin" w:date="2024-01-08T17:56:00Z"/>
          <w:sz w:val="36"/>
          <w:szCs w:val="36"/>
        </w:rPr>
      </w:pPr>
      <w:r>
        <w:rPr>
          <w:b/>
          <w:sz w:val="36"/>
          <w:szCs w:val="36"/>
        </w:rPr>
        <w:t>G</w:t>
      </w:r>
      <w:r w:rsidR="009131A9" w:rsidRPr="009131A9">
        <w:rPr>
          <w:b/>
          <w:sz w:val="36"/>
          <w:szCs w:val="36"/>
        </w:rPr>
        <w:t>ithub</w:t>
      </w:r>
      <w:r w:rsidR="009131A9">
        <w:rPr>
          <w:b/>
          <w:sz w:val="52"/>
          <w:szCs w:val="52"/>
        </w:rPr>
        <w:t xml:space="preserve"> </w:t>
      </w:r>
      <w:r>
        <w:rPr>
          <w:b/>
          <w:bCs/>
          <w:sz w:val="36"/>
          <w:szCs w:val="36"/>
        </w:rPr>
        <w:t>link</w:t>
      </w:r>
      <w:r w:rsidR="009131A9">
        <w:rPr>
          <w:sz w:val="36"/>
          <w:szCs w:val="36"/>
        </w:rPr>
        <w:t>:</w:t>
      </w:r>
      <w:bookmarkStart w:id="430" w:name="_GoBack"/>
      <w:bookmarkEnd w:id="430"/>
    </w:p>
    <w:p w14:paraId="7A339D6C" w14:textId="3CC443C5" w:rsidR="009131A9" w:rsidRDefault="009131A9" w:rsidP="006576B9">
      <w:pPr>
        <w:pStyle w:val="BodyText"/>
        <w:spacing w:before="243" w:line="228" w:lineRule="auto"/>
        <w:ind w:left="112" w:right="174"/>
        <w:jc w:val="both"/>
        <w:rPr>
          <w:sz w:val="36"/>
          <w:szCs w:val="36"/>
        </w:rPr>
      </w:pPr>
    </w:p>
    <w:p w14:paraId="326275D6" w14:textId="77777777" w:rsidR="006E2704" w:rsidRDefault="006E2704" w:rsidP="006E2704">
      <w:pPr>
        <w:pStyle w:val="BodyText"/>
        <w:spacing w:before="243" w:line="228" w:lineRule="auto"/>
        <w:ind w:left="120" w:right="174" w:hanging="8"/>
        <w:jc w:val="both"/>
        <w:rPr>
          <w:ins w:id="431" w:author="Admin" w:date="2024-01-08T17:56:00Z"/>
          <w:sz w:val="36"/>
          <w:szCs w:val="36"/>
        </w:rPr>
      </w:pPr>
    </w:p>
    <w:p w14:paraId="2BF519BA" w14:textId="77777777" w:rsidR="00C025FC" w:rsidRDefault="0020265A">
      <w:pPr>
        <w:pStyle w:val="BodyText"/>
        <w:spacing w:before="2"/>
        <w:rPr>
          <w:b/>
          <w:sz w:val="36"/>
          <w:szCs w:val="36"/>
        </w:rPr>
      </w:pPr>
      <w:ins w:id="432" w:author="Admin" w:date="2024-01-08T17:56:00Z">
        <w:r>
          <w:fldChar w:fldCharType="begin"/>
        </w:r>
        <w:r>
          <w:instrText xml:space="preserve"> HYPERLINK "https://github.com/naanmudhalvan-SI/PBL-NT-GP--22030-1683723449.git" </w:instrText>
        </w:r>
        <w:r>
          <w:fldChar w:fldCharType="separate"/>
        </w:r>
        <w:r w:rsidR="006E2704" w:rsidRPr="00C6058D">
          <w:rPr>
            <w:rStyle w:val="Hyperlink"/>
            <w:b/>
            <w:sz w:val="36"/>
            <w:szCs w:val="36"/>
          </w:rPr>
          <w:t>https://github.com/naanmudhalvan-SI/PBL-NT-GP--22030-1683723449.git</w:t>
        </w:r>
        <w:r>
          <w:rPr>
            <w:rStyle w:val="Hyperlink"/>
            <w:b/>
            <w:sz w:val="36"/>
            <w:szCs w:val="36"/>
          </w:rPr>
          <w:fldChar w:fldCharType="end"/>
        </w:r>
      </w:ins>
    </w:p>
    <w:p w14:paraId="064F5043" w14:textId="77777777" w:rsidR="006E2704" w:rsidRDefault="006E2704">
      <w:pPr>
        <w:pStyle w:val="BodyText"/>
        <w:spacing w:before="2"/>
        <w:rPr>
          <w:ins w:id="433" w:author="Admin" w:date="2024-01-08T17:56:00Z"/>
          <w:b/>
          <w:sz w:val="36"/>
          <w:szCs w:val="36"/>
        </w:rPr>
      </w:pPr>
    </w:p>
    <w:p w14:paraId="74E8C9E9" w14:textId="77777777" w:rsidR="00CF2AEF" w:rsidRDefault="000F3BFB">
      <w:pPr>
        <w:pStyle w:val="BodyText"/>
        <w:spacing w:before="2"/>
        <w:rPr>
          <w:b/>
          <w:sz w:val="36"/>
          <w:szCs w:val="36"/>
        </w:rPr>
      </w:pPr>
      <w:r>
        <w:rPr>
          <w:b/>
          <w:sz w:val="36"/>
          <w:szCs w:val="36"/>
        </w:rPr>
        <w:t xml:space="preserve">Project </w:t>
      </w:r>
      <w:r w:rsidR="00D06834">
        <w:rPr>
          <w:b/>
          <w:sz w:val="36"/>
          <w:szCs w:val="36"/>
        </w:rPr>
        <w:t>demo link:</w:t>
      </w:r>
    </w:p>
    <w:p w14:paraId="6B9F1B93" w14:textId="77777777" w:rsidR="006576B9" w:rsidRDefault="006576B9">
      <w:pPr>
        <w:pStyle w:val="BodyText"/>
        <w:spacing w:before="2"/>
        <w:rPr>
          <w:b/>
          <w:sz w:val="36"/>
          <w:szCs w:val="36"/>
        </w:rPr>
      </w:pPr>
    </w:p>
    <w:p w14:paraId="239D7BB2" w14:textId="77777777" w:rsidR="006576B9" w:rsidRDefault="006576B9">
      <w:pPr>
        <w:pStyle w:val="BodyText"/>
        <w:spacing w:before="2"/>
        <w:rPr>
          <w:b/>
          <w:sz w:val="36"/>
          <w:szCs w:val="36"/>
        </w:rPr>
      </w:pPr>
    </w:p>
    <w:p w14:paraId="495F28D4" w14:textId="561937F5" w:rsidR="00701F9B" w:rsidRDefault="006576B9">
      <w:pPr>
        <w:pStyle w:val="BodyText"/>
        <w:spacing w:before="2"/>
        <w:rPr>
          <w:b/>
          <w:sz w:val="36"/>
          <w:szCs w:val="36"/>
        </w:rPr>
      </w:pPr>
      <w:hyperlink r:id="rId37" w:history="1">
        <w:r w:rsidRPr="00690244">
          <w:rPr>
            <w:rStyle w:val="Hyperlink"/>
            <w:b/>
            <w:sz w:val="36"/>
            <w:szCs w:val="36"/>
          </w:rPr>
          <w:t>https://drive.google.com/file/d/1hFqArjerHLxOffC32s06IhuLDOPHhzqp/view?usp=drive_link</w:t>
        </w:r>
      </w:hyperlink>
    </w:p>
    <w:p w14:paraId="51F1D448" w14:textId="77777777" w:rsidR="006576B9" w:rsidRDefault="006576B9">
      <w:pPr>
        <w:pStyle w:val="BodyText"/>
        <w:spacing w:before="2"/>
        <w:rPr>
          <w:b/>
          <w:sz w:val="36"/>
          <w:szCs w:val="36"/>
        </w:rPr>
      </w:pPr>
    </w:p>
    <w:p w14:paraId="5076D5D0" w14:textId="77777777" w:rsidR="00701F9B" w:rsidRDefault="00701F9B">
      <w:pPr>
        <w:pStyle w:val="BodyText"/>
        <w:spacing w:before="2"/>
        <w:rPr>
          <w:b/>
          <w:sz w:val="36"/>
          <w:szCs w:val="36"/>
        </w:rPr>
      </w:pPr>
    </w:p>
    <w:p w14:paraId="57A280DD" w14:textId="24F84637" w:rsidR="00701F9B" w:rsidRPr="00D06834" w:rsidRDefault="00701F9B">
      <w:pPr>
        <w:pStyle w:val="BodyText"/>
        <w:spacing w:before="2"/>
        <w:rPr>
          <w:b/>
          <w:sz w:val="36"/>
          <w:szCs w:val="36"/>
        </w:rPr>
      </w:pPr>
    </w:p>
    <w:p w14:paraId="46A93F3A" w14:textId="77777777" w:rsidR="00CF2AEF" w:rsidRPr="00D06834" w:rsidRDefault="00CF2AEF">
      <w:pPr>
        <w:pStyle w:val="BodyText"/>
        <w:spacing w:before="2"/>
        <w:rPr>
          <w:sz w:val="36"/>
          <w:szCs w:val="36"/>
        </w:rPr>
      </w:pPr>
    </w:p>
    <w:p w14:paraId="65EB6B0F" w14:textId="77777777" w:rsidR="00CF2AEF" w:rsidRPr="00D06834" w:rsidRDefault="00CF2AEF">
      <w:pPr>
        <w:pStyle w:val="BodyText"/>
        <w:spacing w:before="2"/>
        <w:rPr>
          <w:sz w:val="36"/>
          <w:szCs w:val="36"/>
        </w:rPr>
      </w:pPr>
    </w:p>
    <w:p w14:paraId="13771A3C" w14:textId="77777777" w:rsidR="00CF2AEF" w:rsidRDefault="00CF2AEF">
      <w:pPr>
        <w:pStyle w:val="BodyText"/>
        <w:spacing w:before="2"/>
        <w:rPr>
          <w:sz w:val="14"/>
        </w:rPr>
      </w:pPr>
    </w:p>
    <w:p w14:paraId="5B3625F8" w14:textId="77777777" w:rsidR="00CF2AEF" w:rsidRDefault="00CF2AEF">
      <w:pPr>
        <w:pStyle w:val="BodyText"/>
        <w:spacing w:before="2"/>
        <w:rPr>
          <w:sz w:val="14"/>
        </w:rPr>
      </w:pPr>
    </w:p>
    <w:p w14:paraId="475B8172" w14:textId="77777777" w:rsidR="00A0282D" w:rsidRDefault="00A0282D">
      <w:pPr>
        <w:pStyle w:val="BodyText"/>
        <w:spacing w:before="2"/>
        <w:rPr>
          <w:sz w:val="14"/>
        </w:rPr>
      </w:pPr>
    </w:p>
    <w:p w14:paraId="1C81D0E7" w14:textId="77777777" w:rsidR="00A0282D" w:rsidRDefault="00A0282D">
      <w:pPr>
        <w:pStyle w:val="BodyText"/>
        <w:spacing w:before="2"/>
        <w:rPr>
          <w:sz w:val="14"/>
        </w:rPr>
      </w:pPr>
    </w:p>
    <w:p w14:paraId="3B37E344" w14:textId="77777777" w:rsidR="00A0282D" w:rsidRDefault="00A0282D">
      <w:pPr>
        <w:pStyle w:val="BodyText"/>
        <w:spacing w:before="2"/>
        <w:rPr>
          <w:sz w:val="14"/>
        </w:rPr>
      </w:pPr>
    </w:p>
    <w:p w14:paraId="6A168E21" w14:textId="77777777" w:rsidR="00A0282D" w:rsidRDefault="00A0282D">
      <w:pPr>
        <w:pStyle w:val="BodyText"/>
        <w:spacing w:before="2"/>
        <w:rPr>
          <w:sz w:val="14"/>
        </w:rPr>
      </w:pPr>
    </w:p>
    <w:p w14:paraId="7E576D70" w14:textId="77777777" w:rsidR="00A0282D" w:rsidRDefault="00A0282D">
      <w:pPr>
        <w:pStyle w:val="BodyText"/>
        <w:spacing w:before="2"/>
        <w:rPr>
          <w:sz w:val="14"/>
        </w:rPr>
      </w:pPr>
    </w:p>
    <w:p w14:paraId="7B0E5FA4" w14:textId="77777777" w:rsidR="00A0282D" w:rsidRDefault="00A0282D">
      <w:pPr>
        <w:pStyle w:val="BodyText"/>
        <w:spacing w:before="2"/>
        <w:rPr>
          <w:sz w:val="14"/>
        </w:rPr>
      </w:pPr>
    </w:p>
    <w:p w14:paraId="7177FD74" w14:textId="77777777" w:rsidR="00A0282D" w:rsidRDefault="00A0282D">
      <w:pPr>
        <w:pStyle w:val="BodyText"/>
        <w:spacing w:before="2"/>
        <w:rPr>
          <w:sz w:val="14"/>
        </w:rPr>
      </w:pPr>
    </w:p>
    <w:p w14:paraId="2343341E" w14:textId="77777777" w:rsidR="00A0282D" w:rsidRDefault="00A0282D">
      <w:pPr>
        <w:pStyle w:val="BodyText"/>
        <w:spacing w:before="2"/>
        <w:rPr>
          <w:sz w:val="14"/>
        </w:rPr>
      </w:pPr>
    </w:p>
    <w:p w14:paraId="643328CE" w14:textId="77777777" w:rsidR="00155260" w:rsidRDefault="00155260" w:rsidP="000F3BFB">
      <w:pPr>
        <w:ind w:left="320"/>
        <w:rPr>
          <w:rFonts w:ascii="Arial"/>
          <w:sz w:val="8"/>
        </w:rPr>
      </w:pPr>
    </w:p>
    <w:sectPr w:rsidR="00155260" w:rsidSect="00155260">
      <w:headerReference w:type="default" r:id="rId38"/>
      <w:footerReference w:type="default" r:id="rId39"/>
      <w:pgSz w:w="12240" w:h="15840"/>
      <w:pgMar w:top="1600" w:right="500" w:bottom="0" w:left="680" w:header="141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DC6A3" w14:textId="77777777" w:rsidR="0041340E" w:rsidRDefault="0041340E" w:rsidP="00155260">
      <w:r>
        <w:separator/>
      </w:r>
    </w:p>
  </w:endnote>
  <w:endnote w:type="continuationSeparator" w:id="0">
    <w:p w14:paraId="30252CBD" w14:textId="77777777" w:rsidR="0041340E" w:rsidRDefault="0041340E" w:rsidP="00155260">
      <w:r>
        <w:continuationSeparator/>
      </w:r>
    </w:p>
  </w:endnote>
  <w:endnote w:type="continuationNotice" w:id="1">
    <w:p w14:paraId="24B9512C" w14:textId="77777777" w:rsidR="0041340E" w:rsidRDefault="004134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dobe Clean">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nion Pro">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F3B9" w14:textId="77777777" w:rsidR="0051420D" w:rsidRDefault="005142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38A8F" w14:textId="1E3B1933" w:rsidR="009131A9" w:rsidRDefault="00BF4B2A">
    <w:pPr>
      <w:pStyle w:val="BodyText"/>
      <w:spacing w:line="14" w:lineRule="auto"/>
    </w:pPr>
    <w:r>
      <w:rPr>
        <w:noProof/>
        <w:lang w:val="en-IN" w:eastAsia="en-IN" w:bidi="ta-IN"/>
      </w:rPr>
      <mc:AlternateContent>
        <mc:Choice Requires="wps">
          <w:drawing>
            <wp:anchor distT="0" distB="0" distL="114300" distR="114300" simplePos="0" relativeHeight="486955008" behindDoc="1" locked="0" layoutInCell="1" allowOverlap="1" wp14:anchorId="210B3711" wp14:editId="32AFD2EA">
              <wp:simplePos x="0" y="0"/>
              <wp:positionH relativeFrom="page">
                <wp:posOffset>3780155</wp:posOffset>
              </wp:positionH>
              <wp:positionV relativeFrom="page">
                <wp:posOffset>9394190</wp:posOffset>
              </wp:positionV>
              <wp:extent cx="215900" cy="178435"/>
              <wp:effectExtent l="0" t="0" r="0" b="0"/>
              <wp:wrapNone/>
              <wp:docPr id="178094699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E948B" w14:textId="77777777" w:rsidR="009131A9" w:rsidRDefault="00724AD9">
                          <w:pPr>
                            <w:pStyle w:val="BodyText"/>
                            <w:spacing w:before="17"/>
                            <w:ind w:left="60"/>
                          </w:pPr>
                          <w:r>
                            <w:rPr>
                              <w:spacing w:val="-5"/>
                            </w:rPr>
                            <w:fldChar w:fldCharType="begin"/>
                          </w:r>
                          <w:r w:rsidR="009131A9">
                            <w:rPr>
                              <w:spacing w:val="-5"/>
                            </w:rPr>
                            <w:instrText xml:space="preserve"> PAGE </w:instrText>
                          </w:r>
                          <w:r>
                            <w:rPr>
                              <w:spacing w:val="-5"/>
                            </w:rPr>
                            <w:fldChar w:fldCharType="separate"/>
                          </w:r>
                          <w:r w:rsidR="006576B9">
                            <w:rPr>
                              <w:noProof/>
                              <w:spacing w:val="-5"/>
                            </w:rPr>
                            <w:t>1255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B3711" id="_x0000_t202" coordsize="21600,21600" o:spt="202" path="m,l,21600r21600,l21600,xe">
              <v:stroke joinstyle="miter"/>
              <v:path gradientshapeok="t" o:connecttype="rect"/>
            </v:shapetype>
            <v:shape id="docshape17" o:spid="_x0000_s1032" type="#_x0000_t202" style="position:absolute;margin-left:297.65pt;margin-top:739.7pt;width:17pt;height:14.05pt;z-index:-163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U8tQIAALg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" filled="f" stroked="f">
              <v:textbox inset="0,0,0,0">
                <w:txbxContent>
                  <w:p w14:paraId="2D3E948B" w14:textId="77777777" w:rsidR="009131A9" w:rsidRDefault="00724AD9">
                    <w:pPr>
                      <w:pStyle w:val="BodyText"/>
                      <w:spacing w:before="17"/>
                      <w:ind w:left="60"/>
                    </w:pPr>
                    <w:r>
                      <w:rPr>
                        <w:spacing w:val="-5"/>
                      </w:rPr>
                      <w:fldChar w:fldCharType="begin"/>
                    </w:r>
                    <w:r w:rsidR="009131A9">
                      <w:rPr>
                        <w:spacing w:val="-5"/>
                      </w:rPr>
                      <w:instrText xml:space="preserve"> PAGE </w:instrText>
                    </w:r>
                    <w:r>
                      <w:rPr>
                        <w:spacing w:val="-5"/>
                      </w:rPr>
                      <w:fldChar w:fldCharType="separate"/>
                    </w:r>
                    <w:r w:rsidR="006576B9">
                      <w:rPr>
                        <w:noProof/>
                        <w:spacing w:val="-5"/>
                      </w:rPr>
                      <w:t>1255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F0BA5" w14:textId="77777777" w:rsidR="0041340E" w:rsidRDefault="0041340E" w:rsidP="00155260">
      <w:r>
        <w:separator/>
      </w:r>
    </w:p>
  </w:footnote>
  <w:footnote w:type="continuationSeparator" w:id="0">
    <w:p w14:paraId="63FF70D6" w14:textId="77777777" w:rsidR="0041340E" w:rsidRDefault="0041340E" w:rsidP="00155260">
      <w:r>
        <w:continuationSeparator/>
      </w:r>
    </w:p>
  </w:footnote>
  <w:footnote w:type="continuationNotice" w:id="1">
    <w:p w14:paraId="4F16CEFB" w14:textId="77777777" w:rsidR="0041340E" w:rsidRDefault="004134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C40C5" w14:textId="68179D07" w:rsidR="009131A9" w:rsidRDefault="00BF4B2A">
    <w:pPr>
      <w:pStyle w:val="BodyText"/>
      <w:spacing w:line="14" w:lineRule="auto"/>
      <w:rPr>
        <w:sz w:val="20"/>
      </w:rPr>
    </w:pPr>
    <w:r>
      <w:rPr>
        <w:noProof/>
        <w:lang w:val="en-IN" w:eastAsia="en-IN" w:bidi="ta-IN"/>
      </w:rPr>
      <mc:AlternateContent>
        <mc:Choice Requires="wps">
          <w:drawing>
            <wp:anchor distT="0" distB="0" distL="114300" distR="114300" simplePos="0" relativeHeight="486948352" behindDoc="1" locked="0" layoutInCell="1" allowOverlap="1" wp14:anchorId="01D34DBA" wp14:editId="23FAD059">
              <wp:simplePos x="0" y="0"/>
              <wp:positionH relativeFrom="page">
                <wp:posOffset>876300</wp:posOffset>
              </wp:positionH>
              <wp:positionV relativeFrom="page">
                <wp:posOffset>883285</wp:posOffset>
              </wp:positionV>
              <wp:extent cx="342265" cy="152400"/>
              <wp:effectExtent l="0" t="0" r="0" b="0"/>
              <wp:wrapNone/>
              <wp:docPr id="425933430"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56F9" w14:textId="77777777" w:rsidR="009131A9" w:rsidRDefault="00724AD9">
                          <w:pPr>
                            <w:spacing w:line="219" w:lineRule="exact"/>
                            <w:ind w:left="60"/>
                            <w:rPr>
                              <w:sz w:val="20"/>
                            </w:rPr>
                          </w:pPr>
                          <w:r>
                            <w:rPr>
                              <w:spacing w:val="-4"/>
                              <w:sz w:val="20"/>
                            </w:rPr>
                            <w:fldChar w:fldCharType="begin"/>
                          </w:r>
                          <w:r w:rsidR="009131A9">
                            <w:rPr>
                              <w:spacing w:val="-4"/>
                              <w:sz w:val="20"/>
                            </w:rPr>
                            <w:instrText xml:space="preserve"> PAGE </w:instrText>
                          </w:r>
                          <w:r>
                            <w:rPr>
                              <w:spacing w:val="-4"/>
                              <w:sz w:val="20"/>
                            </w:rPr>
                            <w:fldChar w:fldCharType="separate"/>
                          </w:r>
                          <w:r w:rsidR="006576B9">
                            <w:rPr>
                              <w:noProof/>
                              <w:spacing w:val="-4"/>
                              <w:sz w:val="20"/>
                            </w:rPr>
                            <w:t>1254</w:t>
                          </w:r>
                          <w:r>
                            <w:rPr>
                              <w:spacing w:val="-4"/>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34DBA" id="_x0000_t202" coordsize="21600,21600" o:spt="202" path="m,l,21600r21600,l21600,xe">
              <v:stroke joinstyle="miter"/>
              <v:path gradientshapeok="t" o:connecttype="rect"/>
            </v:shapetype>
            <v:shape id="docshape23" o:spid="_x0000_s1026" type="#_x0000_t202" style="position:absolute;margin-left:69pt;margin-top:69.55pt;width:26.95pt;height:12pt;z-index:-163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" filled="f" stroked="f">
              <v:textbox inset="0,0,0,0">
                <w:txbxContent>
                  <w:p w14:paraId="464C56F9" w14:textId="77777777" w:rsidR="009131A9" w:rsidRDefault="00724AD9">
                    <w:pPr>
                      <w:spacing w:line="219" w:lineRule="exact"/>
                      <w:ind w:left="60"/>
                      <w:rPr>
                        <w:sz w:val="20"/>
                      </w:rPr>
                    </w:pPr>
                    <w:r>
                      <w:rPr>
                        <w:spacing w:val="-4"/>
                        <w:sz w:val="20"/>
                      </w:rPr>
                      <w:fldChar w:fldCharType="begin"/>
                    </w:r>
                    <w:r w:rsidR="009131A9">
                      <w:rPr>
                        <w:spacing w:val="-4"/>
                        <w:sz w:val="20"/>
                      </w:rPr>
                      <w:instrText xml:space="preserve"> PAGE </w:instrText>
                    </w:r>
                    <w:r>
                      <w:rPr>
                        <w:spacing w:val="-4"/>
                        <w:sz w:val="20"/>
                      </w:rPr>
                      <w:fldChar w:fldCharType="separate"/>
                    </w:r>
                    <w:r w:rsidR="006576B9">
                      <w:rPr>
                        <w:noProof/>
                        <w:spacing w:val="-4"/>
                        <w:sz w:val="20"/>
                      </w:rPr>
                      <w:t>1254</w:t>
                    </w:r>
                    <w:r>
                      <w:rPr>
                        <w:spacing w:val="-4"/>
                        <w:sz w:val="20"/>
                      </w:rPr>
                      <w:fldChar w:fldCharType="end"/>
                    </w:r>
                  </w:p>
                </w:txbxContent>
              </v:textbox>
              <w10:wrap anchorx="page" anchory="page"/>
            </v:shape>
          </w:pict>
        </mc:Fallback>
      </mc:AlternateContent>
    </w:r>
    <w:r>
      <w:rPr>
        <w:noProof/>
        <w:lang w:val="en-IN" w:eastAsia="en-IN" w:bidi="ta-IN"/>
      </w:rPr>
      <mc:AlternateContent>
        <mc:Choice Requires="wps">
          <w:drawing>
            <wp:anchor distT="0" distB="0" distL="114300" distR="114300" simplePos="0" relativeHeight="486948864" behindDoc="1" locked="0" layoutInCell="1" allowOverlap="1" wp14:anchorId="225989CD" wp14:editId="56E1C4C4">
              <wp:simplePos x="0" y="0"/>
              <wp:positionH relativeFrom="page">
                <wp:posOffset>5481320</wp:posOffset>
              </wp:positionH>
              <wp:positionV relativeFrom="page">
                <wp:posOffset>883285</wp:posOffset>
              </wp:positionV>
              <wp:extent cx="1391285" cy="152400"/>
              <wp:effectExtent l="0" t="0" r="0" b="0"/>
              <wp:wrapNone/>
              <wp:docPr id="2030579439"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D3FAB" w14:textId="77777777" w:rsidR="009131A9" w:rsidRDefault="009131A9">
                          <w:pPr>
                            <w:spacing w:line="219" w:lineRule="exact"/>
                            <w:ind w:left="20"/>
                            <w:rPr>
                              <w:sz w:val="20"/>
                            </w:rPr>
                          </w:pPr>
                          <w:r>
                            <w:rPr>
                              <w:w w:val="105"/>
                              <w:sz w:val="20"/>
                            </w:rPr>
                            <w:t>CSSE,</w:t>
                          </w:r>
                          <w:r>
                            <w:rPr>
                              <w:spacing w:val="-6"/>
                              <w:w w:val="105"/>
                              <w:sz w:val="20"/>
                            </w:rPr>
                            <w:t xml:space="preserve"> </w:t>
                          </w:r>
                          <w:r>
                            <w:rPr>
                              <w:w w:val="105"/>
                              <w:sz w:val="20"/>
                            </w:rPr>
                            <w:t>2022,</w:t>
                          </w:r>
                          <w:r>
                            <w:rPr>
                              <w:spacing w:val="-4"/>
                              <w:w w:val="105"/>
                              <w:sz w:val="20"/>
                            </w:rPr>
                            <w:t xml:space="preserve"> </w:t>
                          </w:r>
                          <w:r>
                            <w:rPr>
                              <w:w w:val="105"/>
                              <w:sz w:val="20"/>
                            </w:rPr>
                            <w:t>vol.41,</w:t>
                          </w:r>
                          <w:r>
                            <w:rPr>
                              <w:spacing w:val="-5"/>
                              <w:w w:val="105"/>
                              <w:sz w:val="20"/>
                            </w:rPr>
                            <w:t xml:space="preserve"> </w:t>
                          </w:r>
                          <w:r>
                            <w:rPr>
                              <w:spacing w:val="-4"/>
                              <w:w w:val="105"/>
                              <w:sz w:val="20"/>
                            </w:rPr>
                            <w:t>no.3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989CD" id="docshape24" o:spid="_x0000_s1027" type="#_x0000_t202" style="position:absolute;margin-left:431.6pt;margin-top:69.55pt;width:109.55pt;height:12pt;z-index:-163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" filled="f" stroked="f">
              <v:textbox inset="0,0,0,0">
                <w:txbxContent>
                  <w:p w14:paraId="288D3FAB" w14:textId="77777777" w:rsidR="009131A9" w:rsidRDefault="009131A9">
                    <w:pPr>
                      <w:spacing w:line="219" w:lineRule="exact"/>
                      <w:ind w:left="20"/>
                      <w:rPr>
                        <w:sz w:val="20"/>
                      </w:rPr>
                    </w:pPr>
                    <w:r>
                      <w:rPr>
                        <w:w w:val="105"/>
                        <w:sz w:val="20"/>
                      </w:rPr>
                      <w:t>CSSE,</w:t>
                    </w:r>
                    <w:r>
                      <w:rPr>
                        <w:spacing w:val="-6"/>
                        <w:w w:val="105"/>
                        <w:sz w:val="20"/>
                      </w:rPr>
                      <w:t xml:space="preserve"> </w:t>
                    </w:r>
                    <w:r>
                      <w:rPr>
                        <w:w w:val="105"/>
                        <w:sz w:val="20"/>
                      </w:rPr>
                      <w:t>2022,</w:t>
                    </w:r>
                    <w:r>
                      <w:rPr>
                        <w:spacing w:val="-4"/>
                        <w:w w:val="105"/>
                        <w:sz w:val="20"/>
                      </w:rPr>
                      <w:t xml:space="preserve"> </w:t>
                    </w:r>
                    <w:r>
                      <w:rPr>
                        <w:w w:val="105"/>
                        <w:sz w:val="20"/>
                      </w:rPr>
                      <w:t>vol.41,</w:t>
                    </w:r>
                    <w:r>
                      <w:rPr>
                        <w:spacing w:val="-5"/>
                        <w:w w:val="105"/>
                        <w:sz w:val="20"/>
                      </w:rPr>
                      <w:t xml:space="preserve"> </w:t>
                    </w:r>
                    <w:r>
                      <w:rPr>
                        <w:spacing w:val="-4"/>
                        <w:w w:val="105"/>
                        <w:sz w:val="20"/>
                      </w:rPr>
                      <w:t>no.3</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46DE0" w14:textId="3FB04C50" w:rsidR="009131A9" w:rsidRDefault="00BF4B2A">
    <w:pPr>
      <w:pStyle w:val="BodyText"/>
      <w:spacing w:line="14" w:lineRule="auto"/>
      <w:rPr>
        <w:sz w:val="20"/>
      </w:rPr>
    </w:pPr>
    <w:r>
      <w:rPr>
        <w:noProof/>
        <w:lang w:val="en-IN" w:eastAsia="en-IN" w:bidi="ta-IN"/>
      </w:rPr>
      <mc:AlternateContent>
        <mc:Choice Requires="wps">
          <w:drawing>
            <wp:anchor distT="0" distB="0" distL="114300" distR="114300" simplePos="0" relativeHeight="486949376" behindDoc="1" locked="0" layoutInCell="1" allowOverlap="1" wp14:anchorId="60083DE9" wp14:editId="7A5C3D80">
              <wp:simplePos x="0" y="0"/>
              <wp:positionH relativeFrom="page">
                <wp:posOffset>901700</wp:posOffset>
              </wp:positionH>
              <wp:positionV relativeFrom="page">
                <wp:posOffset>883285</wp:posOffset>
              </wp:positionV>
              <wp:extent cx="1390015" cy="152400"/>
              <wp:effectExtent l="0" t="0" r="0" b="0"/>
              <wp:wrapNone/>
              <wp:docPr id="1431312060"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A4363" w14:textId="77777777" w:rsidR="009131A9" w:rsidRDefault="009131A9">
                          <w:pPr>
                            <w:spacing w:line="219" w:lineRule="exact"/>
                            <w:ind w:left="20"/>
                            <w:rPr>
                              <w:sz w:val="20"/>
                            </w:rPr>
                          </w:pPr>
                          <w:r>
                            <w:rPr>
                              <w:w w:val="105"/>
                              <w:sz w:val="20"/>
                            </w:rPr>
                            <w:t>CSSE,</w:t>
                          </w:r>
                          <w:r>
                            <w:rPr>
                              <w:spacing w:val="-4"/>
                              <w:w w:val="105"/>
                              <w:sz w:val="20"/>
                            </w:rPr>
                            <w:t xml:space="preserve"> </w:t>
                          </w:r>
                          <w:r>
                            <w:rPr>
                              <w:w w:val="105"/>
                              <w:sz w:val="20"/>
                            </w:rPr>
                            <w:t>2022,</w:t>
                          </w:r>
                          <w:r>
                            <w:rPr>
                              <w:spacing w:val="-4"/>
                              <w:w w:val="105"/>
                              <w:sz w:val="20"/>
                            </w:rPr>
                            <w:t xml:space="preserve"> </w:t>
                          </w:r>
                          <w:r>
                            <w:rPr>
                              <w:w w:val="105"/>
                              <w:sz w:val="20"/>
                            </w:rPr>
                            <w:t>vol.41,</w:t>
                          </w:r>
                          <w:r>
                            <w:rPr>
                              <w:spacing w:val="-5"/>
                              <w:w w:val="105"/>
                              <w:sz w:val="20"/>
                            </w:rPr>
                            <w:t xml:space="preserve"> </w:t>
                          </w:r>
                          <w:r>
                            <w:rPr>
                              <w:spacing w:val="-4"/>
                              <w:w w:val="105"/>
                              <w:sz w:val="20"/>
                            </w:rPr>
                            <w:t>no.3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83DE9" id="_x0000_t202" coordsize="21600,21600" o:spt="202" path="m,l,21600r21600,l21600,xe">
              <v:stroke joinstyle="miter"/>
              <v:path gradientshapeok="t" o:connecttype="rect"/>
            </v:shapetype>
            <v:shape id="docshape25" o:spid="_x0000_s1028" type="#_x0000_t202" style="position:absolute;margin-left:71pt;margin-top:69.55pt;width:109.45pt;height:12pt;z-index:-163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" filled="f" stroked="f">
              <v:textbox inset="0,0,0,0">
                <w:txbxContent>
                  <w:p w14:paraId="4A0A4363" w14:textId="77777777" w:rsidR="009131A9" w:rsidRDefault="009131A9">
                    <w:pPr>
                      <w:spacing w:line="219" w:lineRule="exact"/>
                      <w:ind w:left="20"/>
                      <w:rPr>
                        <w:sz w:val="20"/>
                      </w:rPr>
                    </w:pPr>
                    <w:r>
                      <w:rPr>
                        <w:w w:val="105"/>
                        <w:sz w:val="20"/>
                      </w:rPr>
                      <w:t>CSSE,</w:t>
                    </w:r>
                    <w:r>
                      <w:rPr>
                        <w:spacing w:val="-4"/>
                        <w:w w:val="105"/>
                        <w:sz w:val="20"/>
                      </w:rPr>
                      <w:t xml:space="preserve"> </w:t>
                    </w:r>
                    <w:r>
                      <w:rPr>
                        <w:w w:val="105"/>
                        <w:sz w:val="20"/>
                      </w:rPr>
                      <w:t>2022,</w:t>
                    </w:r>
                    <w:r>
                      <w:rPr>
                        <w:spacing w:val="-4"/>
                        <w:w w:val="105"/>
                        <w:sz w:val="20"/>
                      </w:rPr>
                      <w:t xml:space="preserve"> </w:t>
                    </w:r>
                    <w:r>
                      <w:rPr>
                        <w:w w:val="105"/>
                        <w:sz w:val="20"/>
                      </w:rPr>
                      <w:t>vol.41,</w:t>
                    </w:r>
                    <w:r>
                      <w:rPr>
                        <w:spacing w:val="-5"/>
                        <w:w w:val="105"/>
                        <w:sz w:val="20"/>
                      </w:rPr>
                      <w:t xml:space="preserve"> </w:t>
                    </w:r>
                    <w:r>
                      <w:rPr>
                        <w:spacing w:val="-4"/>
                        <w:w w:val="105"/>
                        <w:sz w:val="20"/>
                      </w:rPr>
                      <w:t>no.3</w:t>
                    </w:r>
                  </w:p>
                </w:txbxContent>
              </v:textbox>
              <w10:wrap anchorx="page" anchory="page"/>
            </v:shape>
          </w:pict>
        </mc:Fallback>
      </mc:AlternateContent>
    </w:r>
    <w:r>
      <w:rPr>
        <w:noProof/>
        <w:lang w:val="en-IN" w:eastAsia="en-IN" w:bidi="ta-IN"/>
      </w:rPr>
      <mc:AlternateContent>
        <mc:Choice Requires="wps">
          <w:drawing>
            <wp:anchor distT="0" distB="0" distL="114300" distR="114300" simplePos="0" relativeHeight="486949888" behindDoc="1" locked="0" layoutInCell="1" allowOverlap="1" wp14:anchorId="373C0C94" wp14:editId="5671D891">
              <wp:simplePos x="0" y="0"/>
              <wp:positionH relativeFrom="page">
                <wp:posOffset>6567805</wp:posOffset>
              </wp:positionH>
              <wp:positionV relativeFrom="page">
                <wp:posOffset>883285</wp:posOffset>
              </wp:positionV>
              <wp:extent cx="343535" cy="152400"/>
              <wp:effectExtent l="0" t="0" r="0" b="0"/>
              <wp:wrapNone/>
              <wp:docPr id="1757212631"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F7D24" w14:textId="77777777" w:rsidR="009131A9" w:rsidRDefault="00724AD9">
                          <w:pPr>
                            <w:spacing w:line="219" w:lineRule="exact"/>
                            <w:ind w:left="60"/>
                            <w:rPr>
                              <w:sz w:val="20"/>
                            </w:rPr>
                          </w:pPr>
                          <w:r>
                            <w:rPr>
                              <w:spacing w:val="-4"/>
                              <w:sz w:val="20"/>
                            </w:rPr>
                            <w:fldChar w:fldCharType="begin"/>
                          </w:r>
                          <w:r w:rsidR="009131A9">
                            <w:rPr>
                              <w:spacing w:val="-4"/>
                              <w:sz w:val="20"/>
                            </w:rPr>
                            <w:instrText xml:space="preserve"> PAGE </w:instrText>
                          </w:r>
                          <w:r>
                            <w:rPr>
                              <w:spacing w:val="-4"/>
                              <w:sz w:val="20"/>
                            </w:rPr>
                            <w:fldChar w:fldCharType="separate"/>
                          </w:r>
                          <w:r w:rsidR="006576B9">
                            <w:rPr>
                              <w:noProof/>
                              <w:spacing w:val="-4"/>
                              <w:sz w:val="20"/>
                            </w:rPr>
                            <w:t>1251</w:t>
                          </w:r>
                          <w:r>
                            <w:rPr>
                              <w:spacing w:val="-4"/>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3C0C94" id="_x0000_t202" coordsize="21600,21600" o:spt="202" path="m,l,21600r21600,l21600,xe">
              <v:stroke joinstyle="miter"/>
              <v:path gradientshapeok="t" o:connecttype="rect"/>
            </v:shapetype>
            <v:shape id="docshape26" o:spid="_x0000_s1029" type="#_x0000_t202" style="position:absolute;margin-left:517.15pt;margin-top:69.55pt;width:27.05pt;height:12pt;z-index:-163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" filled="f" stroked="f">
              <v:textbox inset="0,0,0,0">
                <w:txbxContent>
                  <w:p w14:paraId="459F7D24" w14:textId="77777777" w:rsidR="009131A9" w:rsidRDefault="00724AD9">
                    <w:pPr>
                      <w:spacing w:line="219" w:lineRule="exact"/>
                      <w:ind w:left="60"/>
                      <w:rPr>
                        <w:sz w:val="20"/>
                      </w:rPr>
                    </w:pPr>
                    <w:r>
                      <w:rPr>
                        <w:spacing w:val="-4"/>
                        <w:sz w:val="20"/>
                      </w:rPr>
                      <w:fldChar w:fldCharType="begin"/>
                    </w:r>
                    <w:r w:rsidR="009131A9">
                      <w:rPr>
                        <w:spacing w:val="-4"/>
                        <w:sz w:val="20"/>
                      </w:rPr>
                      <w:instrText xml:space="preserve"> PAGE </w:instrText>
                    </w:r>
                    <w:r>
                      <w:rPr>
                        <w:spacing w:val="-4"/>
                        <w:sz w:val="20"/>
                      </w:rPr>
                      <w:fldChar w:fldCharType="separate"/>
                    </w:r>
                    <w:r w:rsidR="006576B9">
                      <w:rPr>
                        <w:noProof/>
                        <w:spacing w:val="-4"/>
                        <w:sz w:val="20"/>
                      </w:rPr>
                      <w:t>1251</w:t>
                    </w:r>
                    <w:r>
                      <w:rPr>
                        <w:spacing w:val="-4"/>
                        <w:sz w:val="20"/>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3D571" w14:textId="690F5DB3" w:rsidR="009131A9" w:rsidRDefault="00BF4B2A">
    <w:pPr>
      <w:pStyle w:val="BodyText"/>
      <w:spacing w:line="14" w:lineRule="auto"/>
    </w:pPr>
    <w:r>
      <w:rPr>
        <w:noProof/>
        <w:lang w:val="en-IN" w:eastAsia="en-IN" w:bidi="ta-IN"/>
      </w:rPr>
      <mc:AlternateContent>
        <mc:Choice Requires="wps">
          <w:drawing>
            <wp:anchor distT="0" distB="0" distL="114300" distR="114300" simplePos="0" relativeHeight="486951936" behindDoc="1" locked="0" layoutInCell="1" allowOverlap="1" wp14:anchorId="15BB6A0D" wp14:editId="730384ED">
              <wp:simplePos x="0" y="0"/>
              <wp:positionH relativeFrom="page">
                <wp:posOffset>914400</wp:posOffset>
              </wp:positionH>
              <wp:positionV relativeFrom="page">
                <wp:posOffset>600710</wp:posOffset>
              </wp:positionV>
              <wp:extent cx="5943600" cy="0"/>
              <wp:effectExtent l="0" t="0" r="0" b="0"/>
              <wp:wrapNone/>
              <wp:docPr id="6760953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9377782" id="Line 7" o:spid="_x0000_s1026" style="position:absolute;z-index:-163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47.3pt" to="540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" strokeweight=".14042mm">
              <w10:wrap anchorx="page" anchory="page"/>
            </v:line>
          </w:pict>
        </mc:Fallback>
      </mc:AlternateContent>
    </w:r>
    <w:r>
      <w:rPr>
        <w:noProof/>
        <w:lang w:val="en-IN" w:eastAsia="en-IN" w:bidi="ta-IN"/>
      </w:rPr>
      <mc:AlternateContent>
        <mc:Choice Requires="wps">
          <w:drawing>
            <wp:anchor distT="0" distB="0" distL="114300" distR="114300" simplePos="0" relativeHeight="486952960" behindDoc="1" locked="0" layoutInCell="1" allowOverlap="1" wp14:anchorId="51E037DC" wp14:editId="5EEE8C68">
              <wp:simplePos x="0" y="0"/>
              <wp:positionH relativeFrom="page">
                <wp:posOffset>3326130</wp:posOffset>
              </wp:positionH>
              <wp:positionV relativeFrom="page">
                <wp:posOffset>422910</wp:posOffset>
              </wp:positionV>
              <wp:extent cx="1115695" cy="178435"/>
              <wp:effectExtent l="0" t="0" r="0" b="0"/>
              <wp:wrapNone/>
              <wp:docPr id="1531091678"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921F0" w14:textId="77777777" w:rsidR="009131A9" w:rsidRDefault="009131A9">
                          <w:pPr>
                            <w:pStyle w:val="BodyText"/>
                            <w:spacing w:before="17"/>
                            <w:ind w:left="20"/>
                          </w:pPr>
                          <w:r>
                            <w:t>A</w:t>
                          </w:r>
                          <w:r>
                            <w:rPr>
                              <w:spacing w:val="-7"/>
                            </w:rPr>
                            <w:t xml:space="preserve"> </w:t>
                          </w:r>
                          <w:r>
                            <w:t>Systematic</w:t>
                          </w:r>
                          <w:r>
                            <w:rPr>
                              <w:spacing w:val="-6"/>
                            </w:rPr>
                            <w:t xml:space="preserve"> </w:t>
                          </w:r>
                          <w:r>
                            <w:rPr>
                              <w:spacing w:val="-2"/>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037DC" id="_x0000_t202" coordsize="21600,21600" o:spt="202" path="m,l,21600r21600,l21600,xe">
              <v:stroke joinstyle="miter"/>
              <v:path gradientshapeok="t" o:connecttype="rect"/>
            </v:shapetype>
            <v:shape id="docshape15" o:spid="_x0000_s1030" type="#_x0000_t202" style="position:absolute;margin-left:261.9pt;margin-top:33.3pt;width:87.85pt;height:14.05pt;z-index:-1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" filled="f" stroked="f">
              <v:textbox inset="0,0,0,0">
                <w:txbxContent>
                  <w:p w14:paraId="541921F0" w14:textId="77777777" w:rsidR="009131A9" w:rsidRDefault="009131A9">
                    <w:pPr>
                      <w:pStyle w:val="BodyText"/>
                      <w:spacing w:before="17"/>
                      <w:ind w:left="20"/>
                    </w:pPr>
                    <w:r>
                      <w:t>A</w:t>
                    </w:r>
                    <w:r>
                      <w:rPr>
                        <w:spacing w:val="-7"/>
                      </w:rPr>
                      <w:t xml:space="preserve"> </w:t>
                    </w:r>
                    <w:r>
                      <w:t>Systematic</w:t>
                    </w:r>
                    <w:r>
                      <w:rPr>
                        <w:spacing w:val="-6"/>
                      </w:rPr>
                      <w:t xml:space="preserve"> </w:t>
                    </w:r>
                    <w:r>
                      <w:rPr>
                        <w:spacing w:val="-2"/>
                      </w:rPr>
                      <w:t>Review</w:t>
                    </w:r>
                  </w:p>
                </w:txbxContent>
              </v:textbox>
              <w10:wrap anchorx="page" anchory="page"/>
            </v:shape>
          </w:pict>
        </mc:Fallback>
      </mc:AlternateContent>
    </w:r>
    <w:r>
      <w:rPr>
        <w:noProof/>
        <w:lang w:val="en-IN" w:eastAsia="en-IN" w:bidi="ta-IN"/>
      </w:rPr>
      <mc:AlternateContent>
        <mc:Choice Requires="wps">
          <w:drawing>
            <wp:anchor distT="0" distB="0" distL="114300" distR="114300" simplePos="0" relativeHeight="486953984" behindDoc="1" locked="0" layoutInCell="1" allowOverlap="1" wp14:anchorId="21CBC32C" wp14:editId="72B753C5">
              <wp:simplePos x="0" y="0"/>
              <wp:positionH relativeFrom="page">
                <wp:posOffset>6243955</wp:posOffset>
              </wp:positionH>
              <wp:positionV relativeFrom="page">
                <wp:posOffset>434340</wp:posOffset>
              </wp:positionV>
              <wp:extent cx="624205" cy="163195"/>
              <wp:effectExtent l="0" t="0" r="0" b="0"/>
              <wp:wrapNone/>
              <wp:docPr id="1004884971"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CF793" w14:textId="77777777" w:rsidR="009131A9" w:rsidRDefault="009131A9">
                          <w:pPr>
                            <w:spacing w:before="17"/>
                            <w:ind w:left="20"/>
                            <w:rPr>
                              <w:sz w:val="18"/>
                            </w:rPr>
                          </w:pPr>
                          <w:r>
                            <w:rPr>
                              <w:smallCaps/>
                              <w:sz w:val="18"/>
                            </w:rPr>
                            <w:t>A</w:t>
                          </w:r>
                          <w:r>
                            <w:rPr>
                              <w:smallCaps/>
                              <w:spacing w:val="6"/>
                              <w:sz w:val="18"/>
                            </w:rPr>
                            <w:t xml:space="preserve"> </w:t>
                          </w:r>
                          <w:r>
                            <w:rPr>
                              <w:smallCaps/>
                              <w:spacing w:val="-2"/>
                              <w:sz w:val="18"/>
                            </w:rPr>
                            <w:t>Preprint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BC32C" id="docshape16" o:spid="_x0000_s1031" type="#_x0000_t202" style="position:absolute;margin-left:491.65pt;margin-top:34.2pt;width:49.15pt;height:12.85pt;z-index:-163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VwtQIAALg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" filled="f" stroked="f">
              <v:textbox inset="0,0,0,0">
                <w:txbxContent>
                  <w:p w14:paraId="6E9CF793" w14:textId="77777777" w:rsidR="009131A9" w:rsidRDefault="009131A9">
                    <w:pPr>
                      <w:spacing w:before="17"/>
                      <w:ind w:left="20"/>
                      <w:rPr>
                        <w:sz w:val="18"/>
                      </w:rPr>
                    </w:pPr>
                    <w:r>
                      <w:rPr>
                        <w:smallCaps/>
                        <w:sz w:val="18"/>
                      </w:rPr>
                      <w:t>A</w:t>
                    </w:r>
                    <w:r>
                      <w:rPr>
                        <w:smallCaps/>
                        <w:spacing w:val="6"/>
                        <w:sz w:val="18"/>
                      </w:rPr>
                      <w:t xml:space="preserve"> </w:t>
                    </w:r>
                    <w:r>
                      <w:rPr>
                        <w:smallCaps/>
                        <w:spacing w:val="-2"/>
                        <w:sz w:val="18"/>
                      </w:rPr>
                      <w:t>Preprint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15AF"/>
    <w:multiLevelType w:val="hybridMultilevel"/>
    <w:tmpl w:val="43348F6E"/>
    <w:lvl w:ilvl="0" w:tplc="F41A316E">
      <w:numFmt w:val="bullet"/>
      <w:lvlText w:val="✓"/>
      <w:lvlJc w:val="left"/>
      <w:pPr>
        <w:ind w:left="695" w:hanging="158"/>
      </w:pPr>
      <w:rPr>
        <w:rFonts w:ascii="Adobe Clean" w:eastAsia="Adobe Clean" w:hAnsi="Adobe Clean" w:cs="Adobe Clean" w:hint="default"/>
        <w:b w:val="0"/>
        <w:bCs w:val="0"/>
        <w:i w:val="0"/>
        <w:iCs w:val="0"/>
        <w:w w:val="130"/>
        <w:sz w:val="17"/>
        <w:szCs w:val="17"/>
        <w:lang w:val="en-US" w:eastAsia="en-US" w:bidi="ar-SA"/>
      </w:rPr>
    </w:lvl>
    <w:lvl w:ilvl="1" w:tplc="BFC800E6">
      <w:numFmt w:val="bullet"/>
      <w:lvlText w:val="•"/>
      <w:lvlJc w:val="left"/>
      <w:pPr>
        <w:ind w:left="929" w:hanging="158"/>
      </w:pPr>
      <w:rPr>
        <w:rFonts w:hint="default"/>
        <w:lang w:val="en-US" w:eastAsia="en-US" w:bidi="ar-SA"/>
      </w:rPr>
    </w:lvl>
    <w:lvl w:ilvl="2" w:tplc="F7DEAD58">
      <w:numFmt w:val="bullet"/>
      <w:lvlText w:val="•"/>
      <w:lvlJc w:val="left"/>
      <w:pPr>
        <w:ind w:left="1159" w:hanging="158"/>
      </w:pPr>
      <w:rPr>
        <w:rFonts w:hint="default"/>
        <w:lang w:val="en-US" w:eastAsia="en-US" w:bidi="ar-SA"/>
      </w:rPr>
    </w:lvl>
    <w:lvl w:ilvl="3" w:tplc="ADC4BB82">
      <w:numFmt w:val="bullet"/>
      <w:lvlText w:val="•"/>
      <w:lvlJc w:val="left"/>
      <w:pPr>
        <w:ind w:left="1389" w:hanging="158"/>
      </w:pPr>
      <w:rPr>
        <w:rFonts w:hint="default"/>
        <w:lang w:val="en-US" w:eastAsia="en-US" w:bidi="ar-SA"/>
      </w:rPr>
    </w:lvl>
    <w:lvl w:ilvl="4" w:tplc="13481688">
      <w:numFmt w:val="bullet"/>
      <w:lvlText w:val="•"/>
      <w:lvlJc w:val="left"/>
      <w:pPr>
        <w:ind w:left="1619" w:hanging="158"/>
      </w:pPr>
      <w:rPr>
        <w:rFonts w:hint="default"/>
        <w:lang w:val="en-US" w:eastAsia="en-US" w:bidi="ar-SA"/>
      </w:rPr>
    </w:lvl>
    <w:lvl w:ilvl="5" w:tplc="A9047206">
      <w:numFmt w:val="bullet"/>
      <w:lvlText w:val="•"/>
      <w:lvlJc w:val="left"/>
      <w:pPr>
        <w:ind w:left="1849" w:hanging="158"/>
      </w:pPr>
      <w:rPr>
        <w:rFonts w:hint="default"/>
        <w:lang w:val="en-US" w:eastAsia="en-US" w:bidi="ar-SA"/>
      </w:rPr>
    </w:lvl>
    <w:lvl w:ilvl="6" w:tplc="E0026FD8">
      <w:numFmt w:val="bullet"/>
      <w:lvlText w:val="•"/>
      <w:lvlJc w:val="left"/>
      <w:pPr>
        <w:ind w:left="2079" w:hanging="158"/>
      </w:pPr>
      <w:rPr>
        <w:rFonts w:hint="default"/>
        <w:lang w:val="en-US" w:eastAsia="en-US" w:bidi="ar-SA"/>
      </w:rPr>
    </w:lvl>
    <w:lvl w:ilvl="7" w:tplc="2B6A0414">
      <w:numFmt w:val="bullet"/>
      <w:lvlText w:val="•"/>
      <w:lvlJc w:val="left"/>
      <w:pPr>
        <w:ind w:left="2309" w:hanging="158"/>
      </w:pPr>
      <w:rPr>
        <w:rFonts w:hint="default"/>
        <w:lang w:val="en-US" w:eastAsia="en-US" w:bidi="ar-SA"/>
      </w:rPr>
    </w:lvl>
    <w:lvl w:ilvl="8" w:tplc="C428E2D6">
      <w:numFmt w:val="bullet"/>
      <w:lvlText w:val="•"/>
      <w:lvlJc w:val="left"/>
      <w:pPr>
        <w:ind w:left="2539" w:hanging="158"/>
      </w:pPr>
      <w:rPr>
        <w:rFonts w:hint="default"/>
        <w:lang w:val="en-US" w:eastAsia="en-US" w:bidi="ar-SA"/>
      </w:rPr>
    </w:lvl>
  </w:abstractNum>
  <w:abstractNum w:abstractNumId="1">
    <w:nsid w:val="0CE27D16"/>
    <w:multiLevelType w:val="hybridMultilevel"/>
    <w:tmpl w:val="00DC349A"/>
    <w:lvl w:ilvl="0" w:tplc="62B420F6">
      <w:numFmt w:val="bullet"/>
      <w:lvlText w:val="•"/>
      <w:lvlJc w:val="left"/>
      <w:pPr>
        <w:ind w:left="837" w:hanging="170"/>
      </w:pPr>
      <w:rPr>
        <w:rFonts w:ascii="Times New Roman" w:eastAsia="Times New Roman" w:hAnsi="Times New Roman" w:cs="Times New Roman" w:hint="default"/>
        <w:b w:val="0"/>
        <w:bCs w:val="0"/>
        <w:i w:val="0"/>
        <w:iCs w:val="0"/>
        <w:w w:val="99"/>
        <w:sz w:val="20"/>
        <w:szCs w:val="20"/>
        <w:lang w:val="en-US" w:eastAsia="en-US" w:bidi="ar-SA"/>
      </w:rPr>
    </w:lvl>
    <w:lvl w:ilvl="1" w:tplc="085E5C4A">
      <w:numFmt w:val="bullet"/>
      <w:lvlText w:val="•"/>
      <w:lvlJc w:val="left"/>
      <w:pPr>
        <w:ind w:left="1722" w:hanging="170"/>
      </w:pPr>
      <w:rPr>
        <w:rFonts w:hint="default"/>
        <w:lang w:val="en-US" w:eastAsia="en-US" w:bidi="ar-SA"/>
      </w:rPr>
    </w:lvl>
    <w:lvl w:ilvl="2" w:tplc="F32A5964">
      <w:numFmt w:val="bullet"/>
      <w:lvlText w:val="•"/>
      <w:lvlJc w:val="left"/>
      <w:pPr>
        <w:ind w:left="2604" w:hanging="170"/>
      </w:pPr>
      <w:rPr>
        <w:rFonts w:hint="default"/>
        <w:lang w:val="en-US" w:eastAsia="en-US" w:bidi="ar-SA"/>
      </w:rPr>
    </w:lvl>
    <w:lvl w:ilvl="3" w:tplc="B1AC8AAC">
      <w:numFmt w:val="bullet"/>
      <w:lvlText w:val="•"/>
      <w:lvlJc w:val="left"/>
      <w:pPr>
        <w:ind w:left="3486" w:hanging="170"/>
      </w:pPr>
      <w:rPr>
        <w:rFonts w:hint="default"/>
        <w:lang w:val="en-US" w:eastAsia="en-US" w:bidi="ar-SA"/>
      </w:rPr>
    </w:lvl>
    <w:lvl w:ilvl="4" w:tplc="66DA1CF6">
      <w:numFmt w:val="bullet"/>
      <w:lvlText w:val="•"/>
      <w:lvlJc w:val="left"/>
      <w:pPr>
        <w:ind w:left="4368" w:hanging="170"/>
      </w:pPr>
      <w:rPr>
        <w:rFonts w:hint="default"/>
        <w:lang w:val="en-US" w:eastAsia="en-US" w:bidi="ar-SA"/>
      </w:rPr>
    </w:lvl>
    <w:lvl w:ilvl="5" w:tplc="495CB074">
      <w:numFmt w:val="bullet"/>
      <w:lvlText w:val="•"/>
      <w:lvlJc w:val="left"/>
      <w:pPr>
        <w:ind w:left="5250" w:hanging="170"/>
      </w:pPr>
      <w:rPr>
        <w:rFonts w:hint="default"/>
        <w:lang w:val="en-US" w:eastAsia="en-US" w:bidi="ar-SA"/>
      </w:rPr>
    </w:lvl>
    <w:lvl w:ilvl="6" w:tplc="E93E9B4E">
      <w:numFmt w:val="bullet"/>
      <w:lvlText w:val="•"/>
      <w:lvlJc w:val="left"/>
      <w:pPr>
        <w:ind w:left="6132" w:hanging="170"/>
      </w:pPr>
      <w:rPr>
        <w:rFonts w:hint="default"/>
        <w:lang w:val="en-US" w:eastAsia="en-US" w:bidi="ar-SA"/>
      </w:rPr>
    </w:lvl>
    <w:lvl w:ilvl="7" w:tplc="A918A486">
      <w:numFmt w:val="bullet"/>
      <w:lvlText w:val="•"/>
      <w:lvlJc w:val="left"/>
      <w:pPr>
        <w:ind w:left="7014" w:hanging="170"/>
      </w:pPr>
      <w:rPr>
        <w:rFonts w:hint="default"/>
        <w:lang w:val="en-US" w:eastAsia="en-US" w:bidi="ar-SA"/>
      </w:rPr>
    </w:lvl>
    <w:lvl w:ilvl="8" w:tplc="4D785414">
      <w:numFmt w:val="bullet"/>
      <w:lvlText w:val="•"/>
      <w:lvlJc w:val="left"/>
      <w:pPr>
        <w:ind w:left="7896" w:hanging="170"/>
      </w:pPr>
      <w:rPr>
        <w:rFonts w:hint="default"/>
        <w:lang w:val="en-US" w:eastAsia="en-US" w:bidi="ar-SA"/>
      </w:rPr>
    </w:lvl>
  </w:abstractNum>
  <w:abstractNum w:abstractNumId="2">
    <w:nsid w:val="0F817B67"/>
    <w:multiLevelType w:val="hybridMultilevel"/>
    <w:tmpl w:val="D1A890C2"/>
    <w:lvl w:ilvl="0" w:tplc="E0D87EF4">
      <w:start w:val="1"/>
      <w:numFmt w:val="decimal"/>
      <w:lvlText w:val="[%1]"/>
      <w:lvlJc w:val="left"/>
      <w:pPr>
        <w:ind w:left="1188" w:hanging="329"/>
        <w:jc w:val="right"/>
      </w:pPr>
      <w:rPr>
        <w:rFonts w:ascii="Times New Roman" w:eastAsia="Times New Roman" w:hAnsi="Times New Roman" w:cs="Times New Roman" w:hint="default"/>
        <w:b w:val="0"/>
        <w:bCs w:val="0"/>
        <w:i w:val="0"/>
        <w:iCs w:val="0"/>
        <w:spacing w:val="-1"/>
        <w:w w:val="97"/>
        <w:sz w:val="20"/>
        <w:szCs w:val="20"/>
        <w:lang w:val="en-US" w:eastAsia="en-US" w:bidi="ar-SA"/>
      </w:rPr>
    </w:lvl>
    <w:lvl w:ilvl="1" w:tplc="D32CE622">
      <w:numFmt w:val="bullet"/>
      <w:lvlText w:val="•"/>
      <w:lvlJc w:val="left"/>
      <w:pPr>
        <w:ind w:left="2168" w:hanging="329"/>
      </w:pPr>
      <w:rPr>
        <w:rFonts w:hint="default"/>
        <w:lang w:val="en-US" w:eastAsia="en-US" w:bidi="ar-SA"/>
      </w:rPr>
    </w:lvl>
    <w:lvl w:ilvl="2" w:tplc="608E8CC8">
      <w:numFmt w:val="bullet"/>
      <w:lvlText w:val="•"/>
      <w:lvlJc w:val="left"/>
      <w:pPr>
        <w:ind w:left="3156" w:hanging="329"/>
      </w:pPr>
      <w:rPr>
        <w:rFonts w:hint="default"/>
        <w:lang w:val="en-US" w:eastAsia="en-US" w:bidi="ar-SA"/>
      </w:rPr>
    </w:lvl>
    <w:lvl w:ilvl="3" w:tplc="538EC552">
      <w:numFmt w:val="bullet"/>
      <w:lvlText w:val="•"/>
      <w:lvlJc w:val="left"/>
      <w:pPr>
        <w:ind w:left="4144" w:hanging="329"/>
      </w:pPr>
      <w:rPr>
        <w:rFonts w:hint="default"/>
        <w:lang w:val="en-US" w:eastAsia="en-US" w:bidi="ar-SA"/>
      </w:rPr>
    </w:lvl>
    <w:lvl w:ilvl="4" w:tplc="7E8A0384">
      <w:numFmt w:val="bullet"/>
      <w:lvlText w:val="•"/>
      <w:lvlJc w:val="left"/>
      <w:pPr>
        <w:ind w:left="5132" w:hanging="329"/>
      </w:pPr>
      <w:rPr>
        <w:rFonts w:hint="default"/>
        <w:lang w:val="en-US" w:eastAsia="en-US" w:bidi="ar-SA"/>
      </w:rPr>
    </w:lvl>
    <w:lvl w:ilvl="5" w:tplc="329A9C38">
      <w:numFmt w:val="bullet"/>
      <w:lvlText w:val="•"/>
      <w:lvlJc w:val="left"/>
      <w:pPr>
        <w:ind w:left="6120" w:hanging="329"/>
      </w:pPr>
      <w:rPr>
        <w:rFonts w:hint="default"/>
        <w:lang w:val="en-US" w:eastAsia="en-US" w:bidi="ar-SA"/>
      </w:rPr>
    </w:lvl>
    <w:lvl w:ilvl="6" w:tplc="892CEA0E">
      <w:numFmt w:val="bullet"/>
      <w:lvlText w:val="•"/>
      <w:lvlJc w:val="left"/>
      <w:pPr>
        <w:ind w:left="7108" w:hanging="329"/>
      </w:pPr>
      <w:rPr>
        <w:rFonts w:hint="default"/>
        <w:lang w:val="en-US" w:eastAsia="en-US" w:bidi="ar-SA"/>
      </w:rPr>
    </w:lvl>
    <w:lvl w:ilvl="7" w:tplc="ABBC0198">
      <w:numFmt w:val="bullet"/>
      <w:lvlText w:val="•"/>
      <w:lvlJc w:val="left"/>
      <w:pPr>
        <w:ind w:left="8096" w:hanging="329"/>
      </w:pPr>
      <w:rPr>
        <w:rFonts w:hint="default"/>
        <w:lang w:val="en-US" w:eastAsia="en-US" w:bidi="ar-SA"/>
      </w:rPr>
    </w:lvl>
    <w:lvl w:ilvl="8" w:tplc="7C5AE464">
      <w:numFmt w:val="bullet"/>
      <w:lvlText w:val="•"/>
      <w:lvlJc w:val="left"/>
      <w:pPr>
        <w:ind w:left="9084" w:hanging="329"/>
      </w:pPr>
      <w:rPr>
        <w:rFonts w:hint="default"/>
        <w:lang w:val="en-US" w:eastAsia="en-US" w:bidi="ar-SA"/>
      </w:rPr>
    </w:lvl>
  </w:abstractNum>
  <w:abstractNum w:abstractNumId="3">
    <w:nsid w:val="210B5926"/>
    <w:multiLevelType w:val="hybridMultilevel"/>
    <w:tmpl w:val="32463282"/>
    <w:lvl w:ilvl="0" w:tplc="326812E0">
      <w:start w:val="1"/>
      <w:numFmt w:val="decimal"/>
      <w:lvlText w:val="%1"/>
      <w:lvlJc w:val="left"/>
      <w:pPr>
        <w:ind w:left="478" w:hanging="359"/>
        <w:jc w:val="left"/>
      </w:pPr>
      <w:rPr>
        <w:rFonts w:ascii="Times New Roman" w:eastAsia="Times New Roman" w:hAnsi="Times New Roman" w:cs="Times New Roman" w:hint="default"/>
        <w:b/>
        <w:bCs/>
        <w:i w:val="0"/>
        <w:iCs w:val="0"/>
        <w:w w:val="99"/>
        <w:sz w:val="24"/>
        <w:szCs w:val="24"/>
        <w:lang w:val="en-US" w:eastAsia="en-US" w:bidi="ar-SA"/>
      </w:rPr>
    </w:lvl>
    <w:lvl w:ilvl="1" w:tplc="79202AB0">
      <w:numFmt w:val="none"/>
      <w:lvlText w:val=""/>
      <w:lvlJc w:val="left"/>
      <w:pPr>
        <w:tabs>
          <w:tab w:val="num" w:pos="360"/>
        </w:tabs>
      </w:pPr>
    </w:lvl>
    <w:lvl w:ilvl="2" w:tplc="EC9240EC">
      <w:numFmt w:val="none"/>
      <w:lvlText w:val=""/>
      <w:lvlJc w:val="left"/>
      <w:pPr>
        <w:tabs>
          <w:tab w:val="num" w:pos="360"/>
        </w:tabs>
      </w:pPr>
    </w:lvl>
    <w:lvl w:ilvl="3" w:tplc="3202CE1A">
      <w:numFmt w:val="bullet"/>
      <w:lvlText w:val="•"/>
      <w:lvlJc w:val="left"/>
      <w:pPr>
        <w:ind w:left="1832" w:hanging="598"/>
      </w:pPr>
      <w:rPr>
        <w:rFonts w:hint="default"/>
        <w:lang w:val="en-US" w:eastAsia="en-US" w:bidi="ar-SA"/>
      </w:rPr>
    </w:lvl>
    <w:lvl w:ilvl="4" w:tplc="4EE4E6CA">
      <w:numFmt w:val="bullet"/>
      <w:lvlText w:val="•"/>
      <w:lvlJc w:val="left"/>
      <w:pPr>
        <w:ind w:left="2945" w:hanging="598"/>
      </w:pPr>
      <w:rPr>
        <w:rFonts w:hint="default"/>
        <w:lang w:val="en-US" w:eastAsia="en-US" w:bidi="ar-SA"/>
      </w:rPr>
    </w:lvl>
    <w:lvl w:ilvl="5" w:tplc="83C6DBF4">
      <w:numFmt w:val="bullet"/>
      <w:lvlText w:val="•"/>
      <w:lvlJc w:val="left"/>
      <w:pPr>
        <w:ind w:left="4057" w:hanging="598"/>
      </w:pPr>
      <w:rPr>
        <w:rFonts w:hint="default"/>
        <w:lang w:val="en-US" w:eastAsia="en-US" w:bidi="ar-SA"/>
      </w:rPr>
    </w:lvl>
    <w:lvl w:ilvl="6" w:tplc="BFD85194">
      <w:numFmt w:val="bullet"/>
      <w:lvlText w:val="•"/>
      <w:lvlJc w:val="left"/>
      <w:pPr>
        <w:ind w:left="5170" w:hanging="598"/>
      </w:pPr>
      <w:rPr>
        <w:rFonts w:hint="default"/>
        <w:lang w:val="en-US" w:eastAsia="en-US" w:bidi="ar-SA"/>
      </w:rPr>
    </w:lvl>
    <w:lvl w:ilvl="7" w:tplc="1B60A11A">
      <w:numFmt w:val="bullet"/>
      <w:lvlText w:val="•"/>
      <w:lvlJc w:val="left"/>
      <w:pPr>
        <w:ind w:left="6282" w:hanging="598"/>
      </w:pPr>
      <w:rPr>
        <w:rFonts w:hint="default"/>
        <w:lang w:val="en-US" w:eastAsia="en-US" w:bidi="ar-SA"/>
      </w:rPr>
    </w:lvl>
    <w:lvl w:ilvl="8" w:tplc="EFA4306C">
      <w:numFmt w:val="bullet"/>
      <w:lvlText w:val="•"/>
      <w:lvlJc w:val="left"/>
      <w:pPr>
        <w:ind w:left="7395" w:hanging="598"/>
      </w:pPr>
      <w:rPr>
        <w:rFonts w:hint="default"/>
        <w:lang w:val="en-US" w:eastAsia="en-US" w:bidi="ar-SA"/>
      </w:rPr>
    </w:lvl>
  </w:abstractNum>
  <w:abstractNum w:abstractNumId="4">
    <w:nsid w:val="45550327"/>
    <w:multiLevelType w:val="hybridMultilevel"/>
    <w:tmpl w:val="3B9C35BA"/>
    <w:lvl w:ilvl="0" w:tplc="7E74A32C">
      <w:numFmt w:val="bullet"/>
      <w:lvlText w:val="•"/>
      <w:lvlJc w:val="left"/>
      <w:pPr>
        <w:ind w:left="113" w:hanging="170"/>
      </w:pPr>
      <w:rPr>
        <w:rFonts w:ascii="Times New Roman" w:eastAsia="Times New Roman" w:hAnsi="Times New Roman" w:cs="Times New Roman" w:hint="default"/>
        <w:b w:val="0"/>
        <w:bCs w:val="0"/>
        <w:i w:val="0"/>
        <w:iCs w:val="0"/>
        <w:w w:val="99"/>
        <w:sz w:val="20"/>
        <w:szCs w:val="20"/>
        <w:lang w:val="en-US" w:eastAsia="en-US" w:bidi="ar-SA"/>
      </w:rPr>
    </w:lvl>
    <w:lvl w:ilvl="1" w:tplc="420075FA">
      <w:numFmt w:val="bullet"/>
      <w:lvlText w:val="•"/>
      <w:lvlJc w:val="left"/>
      <w:pPr>
        <w:ind w:left="1074" w:hanging="170"/>
      </w:pPr>
      <w:rPr>
        <w:rFonts w:hint="default"/>
        <w:lang w:val="en-US" w:eastAsia="en-US" w:bidi="ar-SA"/>
      </w:rPr>
    </w:lvl>
    <w:lvl w:ilvl="2" w:tplc="640A5404">
      <w:numFmt w:val="bullet"/>
      <w:lvlText w:val="•"/>
      <w:lvlJc w:val="left"/>
      <w:pPr>
        <w:ind w:left="2028" w:hanging="170"/>
      </w:pPr>
      <w:rPr>
        <w:rFonts w:hint="default"/>
        <w:lang w:val="en-US" w:eastAsia="en-US" w:bidi="ar-SA"/>
      </w:rPr>
    </w:lvl>
    <w:lvl w:ilvl="3" w:tplc="9E243E48">
      <w:numFmt w:val="bullet"/>
      <w:lvlText w:val="•"/>
      <w:lvlJc w:val="left"/>
      <w:pPr>
        <w:ind w:left="2982" w:hanging="170"/>
      </w:pPr>
      <w:rPr>
        <w:rFonts w:hint="default"/>
        <w:lang w:val="en-US" w:eastAsia="en-US" w:bidi="ar-SA"/>
      </w:rPr>
    </w:lvl>
    <w:lvl w:ilvl="4" w:tplc="CC242312">
      <w:numFmt w:val="bullet"/>
      <w:lvlText w:val="•"/>
      <w:lvlJc w:val="left"/>
      <w:pPr>
        <w:ind w:left="3936" w:hanging="170"/>
      </w:pPr>
      <w:rPr>
        <w:rFonts w:hint="default"/>
        <w:lang w:val="en-US" w:eastAsia="en-US" w:bidi="ar-SA"/>
      </w:rPr>
    </w:lvl>
    <w:lvl w:ilvl="5" w:tplc="D216476E">
      <w:numFmt w:val="bullet"/>
      <w:lvlText w:val="•"/>
      <w:lvlJc w:val="left"/>
      <w:pPr>
        <w:ind w:left="4890" w:hanging="170"/>
      </w:pPr>
      <w:rPr>
        <w:rFonts w:hint="default"/>
        <w:lang w:val="en-US" w:eastAsia="en-US" w:bidi="ar-SA"/>
      </w:rPr>
    </w:lvl>
    <w:lvl w:ilvl="6" w:tplc="96E2C1AE">
      <w:numFmt w:val="bullet"/>
      <w:lvlText w:val="•"/>
      <w:lvlJc w:val="left"/>
      <w:pPr>
        <w:ind w:left="5844" w:hanging="170"/>
      </w:pPr>
      <w:rPr>
        <w:rFonts w:hint="default"/>
        <w:lang w:val="en-US" w:eastAsia="en-US" w:bidi="ar-SA"/>
      </w:rPr>
    </w:lvl>
    <w:lvl w:ilvl="7" w:tplc="BD04E502">
      <w:numFmt w:val="bullet"/>
      <w:lvlText w:val="•"/>
      <w:lvlJc w:val="left"/>
      <w:pPr>
        <w:ind w:left="6798" w:hanging="170"/>
      </w:pPr>
      <w:rPr>
        <w:rFonts w:hint="default"/>
        <w:lang w:val="en-US" w:eastAsia="en-US" w:bidi="ar-SA"/>
      </w:rPr>
    </w:lvl>
    <w:lvl w:ilvl="8" w:tplc="3FFE54EE">
      <w:numFmt w:val="bullet"/>
      <w:lvlText w:val="•"/>
      <w:lvlJc w:val="left"/>
      <w:pPr>
        <w:ind w:left="7752" w:hanging="170"/>
      </w:pPr>
      <w:rPr>
        <w:rFonts w:hint="default"/>
        <w:lang w:val="en-US" w:eastAsia="en-US" w:bidi="ar-SA"/>
      </w:rPr>
    </w:lvl>
  </w:abstractNum>
  <w:abstractNum w:abstractNumId="5">
    <w:nsid w:val="4F373E84"/>
    <w:multiLevelType w:val="hybridMultilevel"/>
    <w:tmpl w:val="8E2824E4"/>
    <w:lvl w:ilvl="0" w:tplc="BBD0B7CA">
      <w:start w:val="1"/>
      <w:numFmt w:val="decimal"/>
      <w:lvlText w:val="%1"/>
      <w:lvlJc w:val="left"/>
      <w:pPr>
        <w:ind w:left="2649" w:hanging="219"/>
      </w:pPr>
      <w:rPr>
        <w:rFonts w:ascii="Times New Roman" w:eastAsia="Times New Roman" w:hAnsi="Times New Roman" w:cs="Times New Roman" w:hint="default"/>
        <w:b/>
        <w:bCs w:val="0"/>
        <w:i w:val="0"/>
        <w:iCs w:val="0"/>
        <w:w w:val="99"/>
        <w:sz w:val="28"/>
        <w:szCs w:val="28"/>
        <w:lang w:val="en-US" w:eastAsia="en-US" w:bidi="ar-SA"/>
      </w:rPr>
    </w:lvl>
    <w:lvl w:ilvl="1" w:tplc="464AEA54">
      <w:numFmt w:val="none"/>
      <w:lvlText w:val=""/>
      <w:lvlJc w:val="left"/>
      <w:pPr>
        <w:tabs>
          <w:tab w:val="num" w:pos="360"/>
        </w:tabs>
      </w:pPr>
    </w:lvl>
    <w:lvl w:ilvl="2" w:tplc="5762E0F2">
      <w:numFmt w:val="none"/>
      <w:lvlText w:val=""/>
      <w:lvlJc w:val="left"/>
      <w:pPr>
        <w:tabs>
          <w:tab w:val="num" w:pos="360"/>
        </w:tabs>
      </w:pPr>
    </w:lvl>
    <w:lvl w:ilvl="3" w:tplc="2A7AD4DC">
      <w:numFmt w:val="bullet"/>
      <w:lvlText w:val="•"/>
      <w:lvlJc w:val="left"/>
      <w:pPr>
        <w:ind w:left="2520" w:hanging="548"/>
      </w:pPr>
      <w:rPr>
        <w:rFonts w:hint="default"/>
        <w:lang w:val="en-US" w:eastAsia="en-US" w:bidi="ar-SA"/>
      </w:rPr>
    </w:lvl>
    <w:lvl w:ilvl="4" w:tplc="B87E33B4">
      <w:numFmt w:val="bullet"/>
      <w:lvlText w:val="•"/>
      <w:lvlJc w:val="left"/>
      <w:pPr>
        <w:ind w:left="3740" w:hanging="548"/>
      </w:pPr>
      <w:rPr>
        <w:rFonts w:hint="default"/>
        <w:lang w:val="en-US" w:eastAsia="en-US" w:bidi="ar-SA"/>
      </w:rPr>
    </w:lvl>
    <w:lvl w:ilvl="5" w:tplc="D3B0928C">
      <w:numFmt w:val="bullet"/>
      <w:lvlText w:val="•"/>
      <w:lvlJc w:val="left"/>
      <w:pPr>
        <w:ind w:left="4960" w:hanging="548"/>
      </w:pPr>
      <w:rPr>
        <w:rFonts w:hint="default"/>
        <w:lang w:val="en-US" w:eastAsia="en-US" w:bidi="ar-SA"/>
      </w:rPr>
    </w:lvl>
    <w:lvl w:ilvl="6" w:tplc="AF8C0E7C">
      <w:numFmt w:val="bullet"/>
      <w:lvlText w:val="•"/>
      <w:lvlJc w:val="left"/>
      <w:pPr>
        <w:ind w:left="6180" w:hanging="548"/>
      </w:pPr>
      <w:rPr>
        <w:rFonts w:hint="default"/>
        <w:lang w:val="en-US" w:eastAsia="en-US" w:bidi="ar-SA"/>
      </w:rPr>
    </w:lvl>
    <w:lvl w:ilvl="7" w:tplc="0A104B32">
      <w:numFmt w:val="bullet"/>
      <w:lvlText w:val="•"/>
      <w:lvlJc w:val="left"/>
      <w:pPr>
        <w:ind w:left="7400" w:hanging="548"/>
      </w:pPr>
      <w:rPr>
        <w:rFonts w:hint="default"/>
        <w:lang w:val="en-US" w:eastAsia="en-US" w:bidi="ar-SA"/>
      </w:rPr>
    </w:lvl>
    <w:lvl w:ilvl="8" w:tplc="25407B70">
      <w:numFmt w:val="bullet"/>
      <w:lvlText w:val="•"/>
      <w:lvlJc w:val="left"/>
      <w:pPr>
        <w:ind w:left="8620" w:hanging="548"/>
      </w:pPr>
      <w:rPr>
        <w:rFonts w:hint="default"/>
        <w:lang w:val="en-US" w:eastAsia="en-US" w:bidi="ar-SA"/>
      </w:rPr>
    </w:lvl>
  </w:abstractNum>
  <w:abstractNum w:abstractNumId="6">
    <w:nsid w:val="521D7ABC"/>
    <w:multiLevelType w:val="hybridMultilevel"/>
    <w:tmpl w:val="A8622610"/>
    <w:lvl w:ilvl="0" w:tplc="BC8A9D78">
      <w:numFmt w:val="bullet"/>
      <w:lvlText w:val="•"/>
      <w:lvlJc w:val="left"/>
      <w:pPr>
        <w:ind w:left="837" w:hanging="170"/>
      </w:pPr>
      <w:rPr>
        <w:rFonts w:ascii="Times New Roman" w:eastAsia="Times New Roman" w:hAnsi="Times New Roman" w:cs="Times New Roman" w:hint="default"/>
        <w:b w:val="0"/>
        <w:bCs w:val="0"/>
        <w:i w:val="0"/>
        <w:iCs w:val="0"/>
        <w:w w:val="99"/>
        <w:sz w:val="20"/>
        <w:szCs w:val="20"/>
        <w:lang w:val="en-US" w:eastAsia="en-US" w:bidi="ar-SA"/>
      </w:rPr>
    </w:lvl>
    <w:lvl w:ilvl="1" w:tplc="6CDE1FAC">
      <w:numFmt w:val="bullet"/>
      <w:lvlText w:val="•"/>
      <w:lvlJc w:val="left"/>
      <w:pPr>
        <w:ind w:left="1718" w:hanging="170"/>
      </w:pPr>
      <w:rPr>
        <w:rFonts w:hint="default"/>
        <w:lang w:val="en-US" w:eastAsia="en-US" w:bidi="ar-SA"/>
      </w:rPr>
    </w:lvl>
    <w:lvl w:ilvl="2" w:tplc="55806C2C">
      <w:numFmt w:val="bullet"/>
      <w:lvlText w:val="•"/>
      <w:lvlJc w:val="left"/>
      <w:pPr>
        <w:ind w:left="2596" w:hanging="170"/>
      </w:pPr>
      <w:rPr>
        <w:rFonts w:hint="default"/>
        <w:lang w:val="en-US" w:eastAsia="en-US" w:bidi="ar-SA"/>
      </w:rPr>
    </w:lvl>
    <w:lvl w:ilvl="3" w:tplc="2CDC6A98">
      <w:numFmt w:val="bullet"/>
      <w:lvlText w:val="•"/>
      <w:lvlJc w:val="left"/>
      <w:pPr>
        <w:ind w:left="3474" w:hanging="170"/>
      </w:pPr>
      <w:rPr>
        <w:rFonts w:hint="default"/>
        <w:lang w:val="en-US" w:eastAsia="en-US" w:bidi="ar-SA"/>
      </w:rPr>
    </w:lvl>
    <w:lvl w:ilvl="4" w:tplc="AFA85036">
      <w:numFmt w:val="bullet"/>
      <w:lvlText w:val="•"/>
      <w:lvlJc w:val="left"/>
      <w:pPr>
        <w:ind w:left="4352" w:hanging="170"/>
      </w:pPr>
      <w:rPr>
        <w:rFonts w:hint="default"/>
        <w:lang w:val="en-US" w:eastAsia="en-US" w:bidi="ar-SA"/>
      </w:rPr>
    </w:lvl>
    <w:lvl w:ilvl="5" w:tplc="826CDD8E">
      <w:numFmt w:val="bullet"/>
      <w:lvlText w:val="•"/>
      <w:lvlJc w:val="left"/>
      <w:pPr>
        <w:ind w:left="5230" w:hanging="170"/>
      </w:pPr>
      <w:rPr>
        <w:rFonts w:hint="default"/>
        <w:lang w:val="en-US" w:eastAsia="en-US" w:bidi="ar-SA"/>
      </w:rPr>
    </w:lvl>
    <w:lvl w:ilvl="6" w:tplc="558A1784">
      <w:numFmt w:val="bullet"/>
      <w:lvlText w:val="•"/>
      <w:lvlJc w:val="left"/>
      <w:pPr>
        <w:ind w:left="6108" w:hanging="170"/>
      </w:pPr>
      <w:rPr>
        <w:rFonts w:hint="default"/>
        <w:lang w:val="en-US" w:eastAsia="en-US" w:bidi="ar-SA"/>
      </w:rPr>
    </w:lvl>
    <w:lvl w:ilvl="7" w:tplc="AA9A8676">
      <w:numFmt w:val="bullet"/>
      <w:lvlText w:val="•"/>
      <w:lvlJc w:val="left"/>
      <w:pPr>
        <w:ind w:left="6986" w:hanging="170"/>
      </w:pPr>
      <w:rPr>
        <w:rFonts w:hint="default"/>
        <w:lang w:val="en-US" w:eastAsia="en-US" w:bidi="ar-SA"/>
      </w:rPr>
    </w:lvl>
    <w:lvl w:ilvl="8" w:tplc="BCC66B8A">
      <w:numFmt w:val="bullet"/>
      <w:lvlText w:val="•"/>
      <w:lvlJc w:val="left"/>
      <w:pPr>
        <w:ind w:left="7864" w:hanging="170"/>
      </w:pPr>
      <w:rPr>
        <w:rFonts w:hint="default"/>
        <w:lang w:val="en-US" w:eastAsia="en-US" w:bidi="ar-SA"/>
      </w:rPr>
    </w:lvl>
  </w:abstractNum>
  <w:abstractNum w:abstractNumId="7">
    <w:nsid w:val="5A9B3C16"/>
    <w:multiLevelType w:val="hybridMultilevel"/>
    <w:tmpl w:val="D2B4E78C"/>
    <w:lvl w:ilvl="0" w:tplc="689CC1EE">
      <w:numFmt w:val="bullet"/>
      <w:lvlText w:val="•"/>
      <w:lvlJc w:val="left"/>
      <w:pPr>
        <w:ind w:left="837" w:hanging="170"/>
      </w:pPr>
      <w:rPr>
        <w:rFonts w:ascii="Times New Roman" w:eastAsia="Times New Roman" w:hAnsi="Times New Roman" w:cs="Times New Roman" w:hint="default"/>
        <w:b w:val="0"/>
        <w:bCs w:val="0"/>
        <w:i w:val="0"/>
        <w:iCs w:val="0"/>
        <w:w w:val="99"/>
        <w:sz w:val="20"/>
        <w:szCs w:val="20"/>
        <w:lang w:val="en-US" w:eastAsia="en-US" w:bidi="ar-SA"/>
      </w:rPr>
    </w:lvl>
    <w:lvl w:ilvl="1" w:tplc="38768640">
      <w:numFmt w:val="bullet"/>
      <w:lvlText w:val="•"/>
      <w:lvlJc w:val="left"/>
      <w:pPr>
        <w:ind w:left="1718" w:hanging="170"/>
      </w:pPr>
      <w:rPr>
        <w:rFonts w:hint="default"/>
        <w:lang w:val="en-US" w:eastAsia="en-US" w:bidi="ar-SA"/>
      </w:rPr>
    </w:lvl>
    <w:lvl w:ilvl="2" w:tplc="DFE4C4FA">
      <w:numFmt w:val="bullet"/>
      <w:lvlText w:val="•"/>
      <w:lvlJc w:val="left"/>
      <w:pPr>
        <w:ind w:left="2596" w:hanging="170"/>
      </w:pPr>
      <w:rPr>
        <w:rFonts w:hint="default"/>
        <w:lang w:val="en-US" w:eastAsia="en-US" w:bidi="ar-SA"/>
      </w:rPr>
    </w:lvl>
    <w:lvl w:ilvl="3" w:tplc="2B68C116">
      <w:numFmt w:val="bullet"/>
      <w:lvlText w:val="•"/>
      <w:lvlJc w:val="left"/>
      <w:pPr>
        <w:ind w:left="3474" w:hanging="170"/>
      </w:pPr>
      <w:rPr>
        <w:rFonts w:hint="default"/>
        <w:lang w:val="en-US" w:eastAsia="en-US" w:bidi="ar-SA"/>
      </w:rPr>
    </w:lvl>
    <w:lvl w:ilvl="4" w:tplc="EE6EB3BE">
      <w:numFmt w:val="bullet"/>
      <w:lvlText w:val="•"/>
      <w:lvlJc w:val="left"/>
      <w:pPr>
        <w:ind w:left="4352" w:hanging="170"/>
      </w:pPr>
      <w:rPr>
        <w:rFonts w:hint="default"/>
        <w:lang w:val="en-US" w:eastAsia="en-US" w:bidi="ar-SA"/>
      </w:rPr>
    </w:lvl>
    <w:lvl w:ilvl="5" w:tplc="EEC0EFF2">
      <w:numFmt w:val="bullet"/>
      <w:lvlText w:val="•"/>
      <w:lvlJc w:val="left"/>
      <w:pPr>
        <w:ind w:left="5230" w:hanging="170"/>
      </w:pPr>
      <w:rPr>
        <w:rFonts w:hint="default"/>
        <w:lang w:val="en-US" w:eastAsia="en-US" w:bidi="ar-SA"/>
      </w:rPr>
    </w:lvl>
    <w:lvl w:ilvl="6" w:tplc="ADD8B9F6">
      <w:numFmt w:val="bullet"/>
      <w:lvlText w:val="•"/>
      <w:lvlJc w:val="left"/>
      <w:pPr>
        <w:ind w:left="6108" w:hanging="170"/>
      </w:pPr>
      <w:rPr>
        <w:rFonts w:hint="default"/>
        <w:lang w:val="en-US" w:eastAsia="en-US" w:bidi="ar-SA"/>
      </w:rPr>
    </w:lvl>
    <w:lvl w:ilvl="7" w:tplc="8E2EEB4C">
      <w:numFmt w:val="bullet"/>
      <w:lvlText w:val="•"/>
      <w:lvlJc w:val="left"/>
      <w:pPr>
        <w:ind w:left="6986" w:hanging="170"/>
      </w:pPr>
      <w:rPr>
        <w:rFonts w:hint="default"/>
        <w:lang w:val="en-US" w:eastAsia="en-US" w:bidi="ar-SA"/>
      </w:rPr>
    </w:lvl>
    <w:lvl w:ilvl="8" w:tplc="6180D7A6">
      <w:numFmt w:val="bullet"/>
      <w:lvlText w:val="•"/>
      <w:lvlJc w:val="left"/>
      <w:pPr>
        <w:ind w:left="7864" w:hanging="170"/>
      </w:pPr>
      <w:rPr>
        <w:rFonts w:hint="default"/>
        <w:lang w:val="en-US" w:eastAsia="en-US" w:bidi="ar-SA"/>
      </w:rPr>
    </w:lvl>
  </w:abstractNum>
  <w:abstractNum w:abstractNumId="8">
    <w:nsid w:val="5C0B5152"/>
    <w:multiLevelType w:val="hybridMultilevel"/>
    <w:tmpl w:val="FB0C8BFA"/>
    <w:lvl w:ilvl="0" w:tplc="7A3E39BE">
      <w:numFmt w:val="bullet"/>
      <w:lvlText w:val="•"/>
      <w:lvlJc w:val="left"/>
      <w:pPr>
        <w:ind w:left="837" w:hanging="170"/>
      </w:pPr>
      <w:rPr>
        <w:rFonts w:ascii="Times New Roman" w:eastAsia="Times New Roman" w:hAnsi="Times New Roman" w:cs="Times New Roman" w:hint="default"/>
        <w:b w:val="0"/>
        <w:bCs w:val="0"/>
        <w:i w:val="0"/>
        <w:iCs w:val="0"/>
        <w:w w:val="99"/>
        <w:sz w:val="20"/>
        <w:szCs w:val="20"/>
        <w:lang w:val="en-US" w:eastAsia="en-US" w:bidi="ar-SA"/>
      </w:rPr>
    </w:lvl>
    <w:lvl w:ilvl="1" w:tplc="BF6C038E">
      <w:numFmt w:val="bullet"/>
      <w:lvlText w:val="•"/>
      <w:lvlJc w:val="left"/>
      <w:pPr>
        <w:ind w:left="1722" w:hanging="170"/>
      </w:pPr>
      <w:rPr>
        <w:rFonts w:hint="default"/>
        <w:lang w:val="en-US" w:eastAsia="en-US" w:bidi="ar-SA"/>
      </w:rPr>
    </w:lvl>
    <w:lvl w:ilvl="2" w:tplc="987AF83E">
      <w:numFmt w:val="bullet"/>
      <w:lvlText w:val="•"/>
      <w:lvlJc w:val="left"/>
      <w:pPr>
        <w:ind w:left="2604" w:hanging="170"/>
      </w:pPr>
      <w:rPr>
        <w:rFonts w:hint="default"/>
        <w:lang w:val="en-US" w:eastAsia="en-US" w:bidi="ar-SA"/>
      </w:rPr>
    </w:lvl>
    <w:lvl w:ilvl="3" w:tplc="0D9204CC">
      <w:numFmt w:val="bullet"/>
      <w:lvlText w:val="•"/>
      <w:lvlJc w:val="left"/>
      <w:pPr>
        <w:ind w:left="3486" w:hanging="170"/>
      </w:pPr>
      <w:rPr>
        <w:rFonts w:hint="default"/>
        <w:lang w:val="en-US" w:eastAsia="en-US" w:bidi="ar-SA"/>
      </w:rPr>
    </w:lvl>
    <w:lvl w:ilvl="4" w:tplc="7FAC639E">
      <w:numFmt w:val="bullet"/>
      <w:lvlText w:val="•"/>
      <w:lvlJc w:val="left"/>
      <w:pPr>
        <w:ind w:left="4368" w:hanging="170"/>
      </w:pPr>
      <w:rPr>
        <w:rFonts w:hint="default"/>
        <w:lang w:val="en-US" w:eastAsia="en-US" w:bidi="ar-SA"/>
      </w:rPr>
    </w:lvl>
    <w:lvl w:ilvl="5" w:tplc="131C5F8A">
      <w:numFmt w:val="bullet"/>
      <w:lvlText w:val="•"/>
      <w:lvlJc w:val="left"/>
      <w:pPr>
        <w:ind w:left="5250" w:hanging="170"/>
      </w:pPr>
      <w:rPr>
        <w:rFonts w:hint="default"/>
        <w:lang w:val="en-US" w:eastAsia="en-US" w:bidi="ar-SA"/>
      </w:rPr>
    </w:lvl>
    <w:lvl w:ilvl="6" w:tplc="9BC459F8">
      <w:numFmt w:val="bullet"/>
      <w:lvlText w:val="•"/>
      <w:lvlJc w:val="left"/>
      <w:pPr>
        <w:ind w:left="6132" w:hanging="170"/>
      </w:pPr>
      <w:rPr>
        <w:rFonts w:hint="default"/>
        <w:lang w:val="en-US" w:eastAsia="en-US" w:bidi="ar-SA"/>
      </w:rPr>
    </w:lvl>
    <w:lvl w:ilvl="7" w:tplc="0B60D7EE">
      <w:numFmt w:val="bullet"/>
      <w:lvlText w:val="•"/>
      <w:lvlJc w:val="left"/>
      <w:pPr>
        <w:ind w:left="7014" w:hanging="170"/>
      </w:pPr>
      <w:rPr>
        <w:rFonts w:hint="default"/>
        <w:lang w:val="en-US" w:eastAsia="en-US" w:bidi="ar-SA"/>
      </w:rPr>
    </w:lvl>
    <w:lvl w:ilvl="8" w:tplc="592420E6">
      <w:numFmt w:val="bullet"/>
      <w:lvlText w:val="•"/>
      <w:lvlJc w:val="left"/>
      <w:pPr>
        <w:ind w:left="7896" w:hanging="170"/>
      </w:pPr>
      <w:rPr>
        <w:rFonts w:hint="default"/>
        <w:lang w:val="en-US" w:eastAsia="en-US" w:bidi="ar-SA"/>
      </w:rPr>
    </w:lvl>
  </w:abstractNum>
  <w:abstractNum w:abstractNumId="9">
    <w:nsid w:val="5E064EBB"/>
    <w:multiLevelType w:val="hybridMultilevel"/>
    <w:tmpl w:val="1D7C6992"/>
    <w:lvl w:ilvl="0" w:tplc="9C366E84">
      <w:numFmt w:val="bullet"/>
      <w:lvlText w:val="•"/>
      <w:lvlJc w:val="left"/>
      <w:pPr>
        <w:ind w:left="831" w:hanging="170"/>
      </w:pPr>
      <w:rPr>
        <w:rFonts w:ascii="Times New Roman" w:eastAsia="Times New Roman" w:hAnsi="Times New Roman" w:cs="Times New Roman" w:hint="default"/>
        <w:b w:val="0"/>
        <w:bCs w:val="0"/>
        <w:i w:val="0"/>
        <w:iCs w:val="0"/>
        <w:w w:val="99"/>
        <w:sz w:val="20"/>
        <w:szCs w:val="20"/>
        <w:lang w:val="en-US" w:eastAsia="en-US" w:bidi="ar-SA"/>
      </w:rPr>
    </w:lvl>
    <w:lvl w:ilvl="1" w:tplc="311ED716">
      <w:numFmt w:val="bullet"/>
      <w:lvlText w:val="•"/>
      <w:lvlJc w:val="left"/>
      <w:pPr>
        <w:ind w:left="1718" w:hanging="170"/>
      </w:pPr>
      <w:rPr>
        <w:rFonts w:hint="default"/>
        <w:lang w:val="en-US" w:eastAsia="en-US" w:bidi="ar-SA"/>
      </w:rPr>
    </w:lvl>
    <w:lvl w:ilvl="2" w:tplc="0BE6D73E">
      <w:numFmt w:val="bullet"/>
      <w:lvlText w:val="•"/>
      <w:lvlJc w:val="left"/>
      <w:pPr>
        <w:ind w:left="2596" w:hanging="170"/>
      </w:pPr>
      <w:rPr>
        <w:rFonts w:hint="default"/>
        <w:lang w:val="en-US" w:eastAsia="en-US" w:bidi="ar-SA"/>
      </w:rPr>
    </w:lvl>
    <w:lvl w:ilvl="3" w:tplc="20FA5D3A">
      <w:numFmt w:val="bullet"/>
      <w:lvlText w:val="•"/>
      <w:lvlJc w:val="left"/>
      <w:pPr>
        <w:ind w:left="3474" w:hanging="170"/>
      </w:pPr>
      <w:rPr>
        <w:rFonts w:hint="default"/>
        <w:lang w:val="en-US" w:eastAsia="en-US" w:bidi="ar-SA"/>
      </w:rPr>
    </w:lvl>
    <w:lvl w:ilvl="4" w:tplc="F1F4C556">
      <w:numFmt w:val="bullet"/>
      <w:lvlText w:val="•"/>
      <w:lvlJc w:val="left"/>
      <w:pPr>
        <w:ind w:left="4352" w:hanging="170"/>
      </w:pPr>
      <w:rPr>
        <w:rFonts w:hint="default"/>
        <w:lang w:val="en-US" w:eastAsia="en-US" w:bidi="ar-SA"/>
      </w:rPr>
    </w:lvl>
    <w:lvl w:ilvl="5" w:tplc="0E38E1E2">
      <w:numFmt w:val="bullet"/>
      <w:lvlText w:val="•"/>
      <w:lvlJc w:val="left"/>
      <w:pPr>
        <w:ind w:left="5230" w:hanging="170"/>
      </w:pPr>
      <w:rPr>
        <w:rFonts w:hint="default"/>
        <w:lang w:val="en-US" w:eastAsia="en-US" w:bidi="ar-SA"/>
      </w:rPr>
    </w:lvl>
    <w:lvl w:ilvl="6" w:tplc="27A0A3BE">
      <w:numFmt w:val="bullet"/>
      <w:lvlText w:val="•"/>
      <w:lvlJc w:val="left"/>
      <w:pPr>
        <w:ind w:left="6108" w:hanging="170"/>
      </w:pPr>
      <w:rPr>
        <w:rFonts w:hint="default"/>
        <w:lang w:val="en-US" w:eastAsia="en-US" w:bidi="ar-SA"/>
      </w:rPr>
    </w:lvl>
    <w:lvl w:ilvl="7" w:tplc="5ADAF6E6">
      <w:numFmt w:val="bullet"/>
      <w:lvlText w:val="•"/>
      <w:lvlJc w:val="left"/>
      <w:pPr>
        <w:ind w:left="6986" w:hanging="170"/>
      </w:pPr>
      <w:rPr>
        <w:rFonts w:hint="default"/>
        <w:lang w:val="en-US" w:eastAsia="en-US" w:bidi="ar-SA"/>
      </w:rPr>
    </w:lvl>
    <w:lvl w:ilvl="8" w:tplc="9D80D684">
      <w:numFmt w:val="bullet"/>
      <w:lvlText w:val="•"/>
      <w:lvlJc w:val="left"/>
      <w:pPr>
        <w:ind w:left="7864" w:hanging="170"/>
      </w:pPr>
      <w:rPr>
        <w:rFonts w:hint="default"/>
        <w:lang w:val="en-US" w:eastAsia="en-US" w:bidi="ar-SA"/>
      </w:rPr>
    </w:lvl>
  </w:abstractNum>
  <w:abstractNum w:abstractNumId="10">
    <w:nsid w:val="71052078"/>
    <w:multiLevelType w:val="hybridMultilevel"/>
    <w:tmpl w:val="BCA81164"/>
    <w:lvl w:ilvl="0" w:tplc="AD5EA32C">
      <w:numFmt w:val="bullet"/>
      <w:lvlText w:val="•"/>
      <w:lvlJc w:val="left"/>
      <w:pPr>
        <w:ind w:left="837" w:hanging="170"/>
      </w:pPr>
      <w:rPr>
        <w:rFonts w:ascii="Times New Roman" w:eastAsia="Times New Roman" w:hAnsi="Times New Roman" w:cs="Times New Roman" w:hint="default"/>
        <w:b w:val="0"/>
        <w:bCs w:val="0"/>
        <w:i w:val="0"/>
        <w:iCs w:val="0"/>
        <w:w w:val="99"/>
        <w:sz w:val="20"/>
        <w:szCs w:val="20"/>
        <w:lang w:val="en-US" w:eastAsia="en-US" w:bidi="ar-SA"/>
      </w:rPr>
    </w:lvl>
    <w:lvl w:ilvl="1" w:tplc="51DE1B00">
      <w:numFmt w:val="bullet"/>
      <w:lvlText w:val="•"/>
      <w:lvlJc w:val="left"/>
      <w:pPr>
        <w:ind w:left="1722" w:hanging="170"/>
      </w:pPr>
      <w:rPr>
        <w:rFonts w:hint="default"/>
        <w:lang w:val="en-US" w:eastAsia="en-US" w:bidi="ar-SA"/>
      </w:rPr>
    </w:lvl>
    <w:lvl w:ilvl="2" w:tplc="4874F56E">
      <w:numFmt w:val="bullet"/>
      <w:lvlText w:val="•"/>
      <w:lvlJc w:val="left"/>
      <w:pPr>
        <w:ind w:left="2604" w:hanging="170"/>
      </w:pPr>
      <w:rPr>
        <w:rFonts w:hint="default"/>
        <w:lang w:val="en-US" w:eastAsia="en-US" w:bidi="ar-SA"/>
      </w:rPr>
    </w:lvl>
    <w:lvl w:ilvl="3" w:tplc="41CEE7AE">
      <w:numFmt w:val="bullet"/>
      <w:lvlText w:val="•"/>
      <w:lvlJc w:val="left"/>
      <w:pPr>
        <w:ind w:left="3486" w:hanging="170"/>
      </w:pPr>
      <w:rPr>
        <w:rFonts w:hint="default"/>
        <w:lang w:val="en-US" w:eastAsia="en-US" w:bidi="ar-SA"/>
      </w:rPr>
    </w:lvl>
    <w:lvl w:ilvl="4" w:tplc="BA1412B2">
      <w:numFmt w:val="bullet"/>
      <w:lvlText w:val="•"/>
      <w:lvlJc w:val="left"/>
      <w:pPr>
        <w:ind w:left="4368" w:hanging="170"/>
      </w:pPr>
      <w:rPr>
        <w:rFonts w:hint="default"/>
        <w:lang w:val="en-US" w:eastAsia="en-US" w:bidi="ar-SA"/>
      </w:rPr>
    </w:lvl>
    <w:lvl w:ilvl="5" w:tplc="971EBF0A">
      <w:numFmt w:val="bullet"/>
      <w:lvlText w:val="•"/>
      <w:lvlJc w:val="left"/>
      <w:pPr>
        <w:ind w:left="5250" w:hanging="170"/>
      </w:pPr>
      <w:rPr>
        <w:rFonts w:hint="default"/>
        <w:lang w:val="en-US" w:eastAsia="en-US" w:bidi="ar-SA"/>
      </w:rPr>
    </w:lvl>
    <w:lvl w:ilvl="6" w:tplc="90548C36">
      <w:numFmt w:val="bullet"/>
      <w:lvlText w:val="•"/>
      <w:lvlJc w:val="left"/>
      <w:pPr>
        <w:ind w:left="6132" w:hanging="170"/>
      </w:pPr>
      <w:rPr>
        <w:rFonts w:hint="default"/>
        <w:lang w:val="en-US" w:eastAsia="en-US" w:bidi="ar-SA"/>
      </w:rPr>
    </w:lvl>
    <w:lvl w:ilvl="7" w:tplc="71EABD54">
      <w:numFmt w:val="bullet"/>
      <w:lvlText w:val="•"/>
      <w:lvlJc w:val="left"/>
      <w:pPr>
        <w:ind w:left="7014" w:hanging="170"/>
      </w:pPr>
      <w:rPr>
        <w:rFonts w:hint="default"/>
        <w:lang w:val="en-US" w:eastAsia="en-US" w:bidi="ar-SA"/>
      </w:rPr>
    </w:lvl>
    <w:lvl w:ilvl="8" w:tplc="E4B482C2">
      <w:numFmt w:val="bullet"/>
      <w:lvlText w:val="•"/>
      <w:lvlJc w:val="left"/>
      <w:pPr>
        <w:ind w:left="7896" w:hanging="170"/>
      </w:pPr>
      <w:rPr>
        <w:rFonts w:hint="default"/>
        <w:lang w:val="en-US" w:eastAsia="en-US" w:bidi="ar-SA"/>
      </w:rPr>
    </w:lvl>
  </w:abstractNum>
  <w:num w:numId="1">
    <w:abstractNumId w:val="5"/>
  </w:num>
  <w:num w:numId="2">
    <w:abstractNumId w:val="2"/>
  </w:num>
  <w:num w:numId="3">
    <w:abstractNumId w:val="9"/>
  </w:num>
  <w:num w:numId="4">
    <w:abstractNumId w:val="7"/>
  </w:num>
  <w:num w:numId="5">
    <w:abstractNumId w:val="6"/>
  </w:num>
  <w:num w:numId="6">
    <w:abstractNumId w:val="3"/>
  </w:num>
  <w:num w:numId="7">
    <w:abstractNumId w:val="0"/>
  </w:num>
  <w:num w:numId="8">
    <w:abstractNumId w:val="8"/>
  </w:num>
  <w:num w:numId="9">
    <w:abstractNumId w:val="4"/>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260"/>
    <w:rsid w:val="00097EB6"/>
    <w:rsid w:val="000F3BFB"/>
    <w:rsid w:val="00155260"/>
    <w:rsid w:val="001962EB"/>
    <w:rsid w:val="001A0AD1"/>
    <w:rsid w:val="0020265A"/>
    <w:rsid w:val="00386D6A"/>
    <w:rsid w:val="0041340E"/>
    <w:rsid w:val="004A30F3"/>
    <w:rsid w:val="004D40AC"/>
    <w:rsid w:val="0051420D"/>
    <w:rsid w:val="00525F9F"/>
    <w:rsid w:val="00543C70"/>
    <w:rsid w:val="0058001E"/>
    <w:rsid w:val="005B0AF6"/>
    <w:rsid w:val="006576B9"/>
    <w:rsid w:val="006931E1"/>
    <w:rsid w:val="006E2704"/>
    <w:rsid w:val="00701F9B"/>
    <w:rsid w:val="00724AD9"/>
    <w:rsid w:val="007A2BF2"/>
    <w:rsid w:val="007B25AA"/>
    <w:rsid w:val="00816E19"/>
    <w:rsid w:val="009131A9"/>
    <w:rsid w:val="009D6BFE"/>
    <w:rsid w:val="00A0282D"/>
    <w:rsid w:val="00A62AB3"/>
    <w:rsid w:val="00A94FC5"/>
    <w:rsid w:val="00B13722"/>
    <w:rsid w:val="00B27385"/>
    <w:rsid w:val="00B6441F"/>
    <w:rsid w:val="00BF4B2A"/>
    <w:rsid w:val="00C025FC"/>
    <w:rsid w:val="00C4768F"/>
    <w:rsid w:val="00CE674A"/>
    <w:rsid w:val="00CF2AEF"/>
    <w:rsid w:val="00D06834"/>
    <w:rsid w:val="00D14FC3"/>
    <w:rsid w:val="00D435EC"/>
    <w:rsid w:val="00D638CA"/>
    <w:rsid w:val="00E8485A"/>
    <w:rsid w:val="00E96882"/>
    <w:rsid w:val="00F00BF3"/>
    <w:rsid w:val="00F91D66"/>
    <w:rsid w:val="00FF470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18459"/>
  <w15:docId w15:val="{FD8DC42C-DF1F-4A44-8B51-43507B1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55260"/>
    <w:rPr>
      <w:rFonts w:ascii="Times New Roman" w:eastAsia="Times New Roman" w:hAnsi="Times New Roman" w:cs="Times New Roman"/>
    </w:rPr>
  </w:style>
  <w:style w:type="paragraph" w:styleId="Heading1">
    <w:name w:val="heading 1"/>
    <w:basedOn w:val="Normal"/>
    <w:link w:val="Heading1Char"/>
    <w:uiPriority w:val="1"/>
    <w:qFormat/>
    <w:rsid w:val="00386D6A"/>
    <w:pPr>
      <w:ind w:left="120"/>
      <w:outlineLvl w:val="0"/>
    </w:pPr>
    <w:rPr>
      <w:b/>
      <w:bCs/>
      <w:sz w:val="24"/>
      <w:szCs w:val="24"/>
    </w:rPr>
  </w:style>
  <w:style w:type="paragraph" w:styleId="Heading2">
    <w:name w:val="heading 2"/>
    <w:basedOn w:val="Normal"/>
    <w:link w:val="Heading2Char"/>
    <w:uiPriority w:val="1"/>
    <w:qFormat/>
    <w:rsid w:val="00386D6A"/>
    <w:pPr>
      <w:ind w:left="568" w:hanging="44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5260"/>
  </w:style>
  <w:style w:type="paragraph" w:styleId="ListParagraph">
    <w:name w:val="List Paragraph"/>
    <w:basedOn w:val="Normal"/>
    <w:uiPriority w:val="1"/>
    <w:qFormat/>
    <w:rsid w:val="00155260"/>
    <w:pPr>
      <w:ind w:left="1188" w:hanging="429"/>
      <w:jc w:val="both"/>
    </w:pPr>
  </w:style>
  <w:style w:type="paragraph" w:customStyle="1" w:styleId="TableParagraph">
    <w:name w:val="Table Paragraph"/>
    <w:basedOn w:val="Normal"/>
    <w:uiPriority w:val="1"/>
    <w:qFormat/>
    <w:rsid w:val="00155260"/>
    <w:pPr>
      <w:spacing w:before="28"/>
      <w:ind w:left="129"/>
    </w:pPr>
  </w:style>
  <w:style w:type="paragraph" w:styleId="BalloonText">
    <w:name w:val="Balloon Text"/>
    <w:basedOn w:val="Normal"/>
    <w:link w:val="BalloonTextChar"/>
    <w:uiPriority w:val="99"/>
    <w:semiHidden/>
    <w:unhideWhenUsed/>
    <w:rsid w:val="0058001E"/>
    <w:rPr>
      <w:rFonts w:ascii="Tahoma" w:hAnsi="Tahoma" w:cs="Tahoma"/>
      <w:sz w:val="16"/>
      <w:szCs w:val="16"/>
    </w:rPr>
  </w:style>
  <w:style w:type="character" w:customStyle="1" w:styleId="BalloonTextChar">
    <w:name w:val="Balloon Text Char"/>
    <w:basedOn w:val="DefaultParagraphFont"/>
    <w:link w:val="BalloonText"/>
    <w:uiPriority w:val="99"/>
    <w:semiHidden/>
    <w:rsid w:val="0058001E"/>
    <w:rPr>
      <w:rFonts w:ascii="Tahoma" w:eastAsia="Times New Roman" w:hAnsi="Tahoma" w:cs="Tahoma"/>
      <w:sz w:val="16"/>
      <w:szCs w:val="16"/>
    </w:rPr>
  </w:style>
  <w:style w:type="paragraph" w:styleId="Header">
    <w:name w:val="header"/>
    <w:basedOn w:val="Normal"/>
    <w:link w:val="HeaderChar"/>
    <w:uiPriority w:val="99"/>
    <w:semiHidden/>
    <w:unhideWhenUsed/>
    <w:rsid w:val="00F00BF3"/>
    <w:pPr>
      <w:tabs>
        <w:tab w:val="center" w:pos="4680"/>
        <w:tab w:val="right" w:pos="9360"/>
      </w:tabs>
    </w:pPr>
  </w:style>
  <w:style w:type="character" w:customStyle="1" w:styleId="HeaderChar">
    <w:name w:val="Header Char"/>
    <w:basedOn w:val="DefaultParagraphFont"/>
    <w:link w:val="Header"/>
    <w:uiPriority w:val="99"/>
    <w:semiHidden/>
    <w:rsid w:val="00F00BF3"/>
    <w:rPr>
      <w:rFonts w:ascii="Times New Roman" w:eastAsia="Times New Roman" w:hAnsi="Times New Roman" w:cs="Times New Roman"/>
    </w:rPr>
  </w:style>
  <w:style w:type="paragraph" w:styleId="Footer">
    <w:name w:val="footer"/>
    <w:basedOn w:val="Normal"/>
    <w:link w:val="FooterChar"/>
    <w:uiPriority w:val="99"/>
    <w:unhideWhenUsed/>
    <w:rsid w:val="00F00BF3"/>
    <w:pPr>
      <w:tabs>
        <w:tab w:val="center" w:pos="4680"/>
        <w:tab w:val="right" w:pos="9360"/>
      </w:tabs>
    </w:pPr>
  </w:style>
  <w:style w:type="character" w:customStyle="1" w:styleId="FooterChar">
    <w:name w:val="Footer Char"/>
    <w:basedOn w:val="DefaultParagraphFont"/>
    <w:link w:val="Footer"/>
    <w:uiPriority w:val="99"/>
    <w:rsid w:val="00F00BF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386D6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386D6A"/>
    <w:rPr>
      <w:rFonts w:ascii="Times New Roman" w:eastAsia="Times New Roman" w:hAnsi="Times New Roman" w:cs="Times New Roman"/>
      <w:b/>
      <w:bCs/>
      <w:sz w:val="20"/>
      <w:szCs w:val="20"/>
    </w:rPr>
  </w:style>
  <w:style w:type="paragraph" w:styleId="Title">
    <w:name w:val="Title"/>
    <w:basedOn w:val="Normal"/>
    <w:link w:val="TitleChar"/>
    <w:uiPriority w:val="1"/>
    <w:qFormat/>
    <w:rsid w:val="00B6441F"/>
    <w:pPr>
      <w:spacing w:before="3"/>
      <w:ind w:left="20"/>
    </w:pPr>
    <w:rPr>
      <w:sz w:val="40"/>
      <w:szCs w:val="40"/>
    </w:rPr>
  </w:style>
  <w:style w:type="character" w:customStyle="1" w:styleId="TitleChar">
    <w:name w:val="Title Char"/>
    <w:basedOn w:val="DefaultParagraphFont"/>
    <w:link w:val="Title"/>
    <w:uiPriority w:val="1"/>
    <w:rsid w:val="00B6441F"/>
    <w:rPr>
      <w:rFonts w:ascii="Times New Roman" w:eastAsia="Times New Roman" w:hAnsi="Times New Roman" w:cs="Times New Roman"/>
      <w:sz w:val="40"/>
      <w:szCs w:val="40"/>
    </w:rPr>
  </w:style>
  <w:style w:type="character" w:customStyle="1" w:styleId="hljs-keyword">
    <w:name w:val="hljs-keyword"/>
    <w:basedOn w:val="DefaultParagraphFont"/>
    <w:rsid w:val="00F91D66"/>
  </w:style>
  <w:style w:type="character" w:customStyle="1" w:styleId="hljs-string">
    <w:name w:val="hljs-string"/>
    <w:basedOn w:val="DefaultParagraphFont"/>
    <w:rsid w:val="009131A9"/>
  </w:style>
  <w:style w:type="character" w:customStyle="1" w:styleId="hljs-builtin">
    <w:name w:val="hljs-built_in"/>
    <w:basedOn w:val="DefaultParagraphFont"/>
    <w:rsid w:val="009131A9"/>
  </w:style>
  <w:style w:type="character" w:customStyle="1" w:styleId="hljs-subst">
    <w:name w:val="hljs-subst"/>
    <w:basedOn w:val="DefaultParagraphFont"/>
    <w:rsid w:val="009131A9"/>
  </w:style>
  <w:style w:type="character" w:customStyle="1" w:styleId="hljs-title">
    <w:name w:val="hljs-title"/>
    <w:basedOn w:val="DefaultParagraphFont"/>
    <w:rsid w:val="009131A9"/>
  </w:style>
  <w:style w:type="character" w:customStyle="1" w:styleId="hljs-params">
    <w:name w:val="hljs-params"/>
    <w:basedOn w:val="DefaultParagraphFont"/>
    <w:rsid w:val="009131A9"/>
  </w:style>
  <w:style w:type="character" w:customStyle="1" w:styleId="hljs-number">
    <w:name w:val="hljs-number"/>
    <w:basedOn w:val="DefaultParagraphFont"/>
    <w:rsid w:val="009131A9"/>
  </w:style>
  <w:style w:type="character" w:customStyle="1" w:styleId="hljs-comment">
    <w:name w:val="hljs-comment"/>
    <w:basedOn w:val="DefaultParagraphFont"/>
    <w:rsid w:val="009131A9"/>
  </w:style>
  <w:style w:type="character" w:styleId="Hyperlink">
    <w:name w:val="Hyperlink"/>
    <w:basedOn w:val="DefaultParagraphFont"/>
    <w:uiPriority w:val="99"/>
    <w:unhideWhenUsed/>
    <w:rsid w:val="009131A9"/>
    <w:rPr>
      <w:color w:val="0000FF" w:themeColor="hyperlink"/>
      <w:u w:val="single"/>
    </w:rPr>
  </w:style>
  <w:style w:type="table" w:styleId="TableGrid">
    <w:name w:val="Table Grid"/>
    <w:basedOn w:val="TableNormal"/>
    <w:uiPriority w:val="59"/>
    <w:rsid w:val="001962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15990">
      <w:bodyDiv w:val="1"/>
      <w:marLeft w:val="0"/>
      <w:marRight w:val="0"/>
      <w:marTop w:val="0"/>
      <w:marBottom w:val="0"/>
      <w:divBdr>
        <w:top w:val="none" w:sz="0" w:space="0" w:color="auto"/>
        <w:left w:val="none" w:sz="0" w:space="0" w:color="auto"/>
        <w:bottom w:val="none" w:sz="0" w:space="0" w:color="auto"/>
        <w:right w:val="none" w:sz="0" w:space="0" w:color="auto"/>
      </w:divBdr>
    </w:div>
    <w:div w:id="400371328">
      <w:bodyDiv w:val="1"/>
      <w:marLeft w:val="0"/>
      <w:marRight w:val="0"/>
      <w:marTop w:val="0"/>
      <w:marBottom w:val="0"/>
      <w:divBdr>
        <w:top w:val="none" w:sz="0" w:space="0" w:color="auto"/>
        <w:left w:val="none" w:sz="0" w:space="0" w:color="auto"/>
        <w:bottom w:val="none" w:sz="0" w:space="0" w:color="auto"/>
        <w:right w:val="none" w:sz="0" w:space="0" w:color="auto"/>
      </w:divBdr>
    </w:div>
    <w:div w:id="726029597">
      <w:bodyDiv w:val="1"/>
      <w:marLeft w:val="0"/>
      <w:marRight w:val="0"/>
      <w:marTop w:val="0"/>
      <w:marBottom w:val="0"/>
      <w:divBdr>
        <w:top w:val="none" w:sz="0" w:space="0" w:color="auto"/>
        <w:left w:val="none" w:sz="0" w:space="0" w:color="auto"/>
        <w:bottom w:val="none" w:sz="0" w:space="0" w:color="auto"/>
        <w:right w:val="none" w:sz="0" w:space="0" w:color="auto"/>
      </w:divBdr>
    </w:div>
    <w:div w:id="748620324">
      <w:bodyDiv w:val="1"/>
      <w:marLeft w:val="0"/>
      <w:marRight w:val="0"/>
      <w:marTop w:val="0"/>
      <w:marBottom w:val="0"/>
      <w:divBdr>
        <w:top w:val="none" w:sz="0" w:space="0" w:color="auto"/>
        <w:left w:val="none" w:sz="0" w:space="0" w:color="auto"/>
        <w:bottom w:val="none" w:sz="0" w:space="0" w:color="auto"/>
        <w:right w:val="none" w:sz="0" w:space="0" w:color="auto"/>
      </w:divBdr>
    </w:div>
    <w:div w:id="924192930">
      <w:bodyDiv w:val="1"/>
      <w:marLeft w:val="0"/>
      <w:marRight w:val="0"/>
      <w:marTop w:val="0"/>
      <w:marBottom w:val="0"/>
      <w:divBdr>
        <w:top w:val="none" w:sz="0" w:space="0" w:color="auto"/>
        <w:left w:val="none" w:sz="0" w:space="0" w:color="auto"/>
        <w:bottom w:val="none" w:sz="0" w:space="0" w:color="auto"/>
        <w:right w:val="none" w:sz="0" w:space="0" w:color="auto"/>
      </w:divBdr>
    </w:div>
    <w:div w:id="1045450780">
      <w:bodyDiv w:val="1"/>
      <w:marLeft w:val="0"/>
      <w:marRight w:val="0"/>
      <w:marTop w:val="0"/>
      <w:marBottom w:val="0"/>
      <w:divBdr>
        <w:top w:val="none" w:sz="0" w:space="0" w:color="auto"/>
        <w:left w:val="none" w:sz="0" w:space="0" w:color="auto"/>
        <w:bottom w:val="none" w:sz="0" w:space="0" w:color="auto"/>
        <w:right w:val="none" w:sz="0" w:space="0" w:color="auto"/>
      </w:divBdr>
    </w:div>
    <w:div w:id="1114398631">
      <w:bodyDiv w:val="1"/>
      <w:marLeft w:val="0"/>
      <w:marRight w:val="0"/>
      <w:marTop w:val="0"/>
      <w:marBottom w:val="0"/>
      <w:divBdr>
        <w:top w:val="none" w:sz="0" w:space="0" w:color="auto"/>
        <w:left w:val="none" w:sz="0" w:space="0" w:color="auto"/>
        <w:bottom w:val="none" w:sz="0" w:space="0" w:color="auto"/>
        <w:right w:val="none" w:sz="0" w:space="0" w:color="auto"/>
      </w:divBdr>
    </w:div>
    <w:div w:id="1144011188">
      <w:bodyDiv w:val="1"/>
      <w:marLeft w:val="0"/>
      <w:marRight w:val="0"/>
      <w:marTop w:val="0"/>
      <w:marBottom w:val="0"/>
      <w:divBdr>
        <w:top w:val="none" w:sz="0" w:space="0" w:color="auto"/>
        <w:left w:val="none" w:sz="0" w:space="0" w:color="auto"/>
        <w:bottom w:val="none" w:sz="0" w:space="0" w:color="auto"/>
        <w:right w:val="none" w:sz="0" w:space="0" w:color="auto"/>
      </w:divBdr>
      <w:divsChild>
        <w:div w:id="1880166022">
          <w:marLeft w:val="0"/>
          <w:marRight w:val="0"/>
          <w:marTop w:val="0"/>
          <w:marBottom w:val="0"/>
          <w:divBdr>
            <w:top w:val="none" w:sz="0" w:space="0" w:color="auto"/>
            <w:left w:val="none" w:sz="0" w:space="0" w:color="auto"/>
            <w:bottom w:val="none" w:sz="0" w:space="0" w:color="auto"/>
            <w:right w:val="none" w:sz="0" w:space="0" w:color="auto"/>
          </w:divBdr>
          <w:divsChild>
            <w:div w:id="506404452">
              <w:marLeft w:val="0"/>
              <w:marRight w:val="0"/>
              <w:marTop w:val="0"/>
              <w:marBottom w:val="0"/>
              <w:divBdr>
                <w:top w:val="none" w:sz="0" w:space="0" w:color="auto"/>
                <w:left w:val="none" w:sz="0" w:space="0" w:color="auto"/>
                <w:bottom w:val="none" w:sz="0" w:space="0" w:color="auto"/>
                <w:right w:val="none" w:sz="0" w:space="0" w:color="auto"/>
              </w:divBdr>
              <w:divsChild>
                <w:div w:id="8454181">
                  <w:marLeft w:val="0"/>
                  <w:marRight w:val="0"/>
                  <w:marTop w:val="0"/>
                  <w:marBottom w:val="0"/>
                  <w:divBdr>
                    <w:top w:val="none" w:sz="0" w:space="0" w:color="auto"/>
                    <w:left w:val="none" w:sz="0" w:space="0" w:color="auto"/>
                    <w:bottom w:val="none" w:sz="0" w:space="0" w:color="auto"/>
                    <w:right w:val="none" w:sz="0" w:space="0" w:color="auto"/>
                  </w:divBdr>
                  <w:divsChild>
                    <w:div w:id="227764401">
                      <w:marLeft w:val="0"/>
                      <w:marRight w:val="0"/>
                      <w:marTop w:val="0"/>
                      <w:marBottom w:val="0"/>
                      <w:divBdr>
                        <w:top w:val="none" w:sz="0" w:space="0" w:color="auto"/>
                        <w:left w:val="none" w:sz="0" w:space="0" w:color="auto"/>
                        <w:bottom w:val="none" w:sz="0" w:space="0" w:color="auto"/>
                        <w:right w:val="none" w:sz="0" w:space="0" w:color="auto"/>
                      </w:divBdr>
                      <w:divsChild>
                        <w:div w:id="563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18635">
          <w:marLeft w:val="0"/>
          <w:marRight w:val="0"/>
          <w:marTop w:val="0"/>
          <w:marBottom w:val="0"/>
          <w:divBdr>
            <w:top w:val="none" w:sz="0" w:space="0" w:color="auto"/>
            <w:left w:val="none" w:sz="0" w:space="0" w:color="auto"/>
            <w:bottom w:val="none" w:sz="0" w:space="0" w:color="auto"/>
            <w:right w:val="none" w:sz="0" w:space="0" w:color="auto"/>
          </w:divBdr>
          <w:divsChild>
            <w:div w:id="1942569608">
              <w:marLeft w:val="0"/>
              <w:marRight w:val="0"/>
              <w:marTop w:val="0"/>
              <w:marBottom w:val="0"/>
              <w:divBdr>
                <w:top w:val="none" w:sz="0" w:space="0" w:color="auto"/>
                <w:left w:val="none" w:sz="0" w:space="0" w:color="auto"/>
                <w:bottom w:val="none" w:sz="0" w:space="0" w:color="auto"/>
                <w:right w:val="none" w:sz="0" w:space="0" w:color="auto"/>
              </w:divBdr>
              <w:divsChild>
                <w:div w:id="901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384497">
      <w:bodyDiv w:val="1"/>
      <w:marLeft w:val="0"/>
      <w:marRight w:val="0"/>
      <w:marTop w:val="0"/>
      <w:marBottom w:val="0"/>
      <w:divBdr>
        <w:top w:val="none" w:sz="0" w:space="0" w:color="auto"/>
        <w:left w:val="none" w:sz="0" w:space="0" w:color="auto"/>
        <w:bottom w:val="none" w:sz="0" w:space="0" w:color="auto"/>
        <w:right w:val="none" w:sz="0" w:space="0" w:color="auto"/>
      </w:divBdr>
    </w:div>
    <w:div w:id="1319843378">
      <w:bodyDiv w:val="1"/>
      <w:marLeft w:val="0"/>
      <w:marRight w:val="0"/>
      <w:marTop w:val="0"/>
      <w:marBottom w:val="0"/>
      <w:divBdr>
        <w:top w:val="none" w:sz="0" w:space="0" w:color="auto"/>
        <w:left w:val="none" w:sz="0" w:space="0" w:color="auto"/>
        <w:bottom w:val="none" w:sz="0" w:space="0" w:color="auto"/>
        <w:right w:val="none" w:sz="0" w:space="0" w:color="auto"/>
      </w:divBdr>
    </w:div>
    <w:div w:id="1380014200">
      <w:bodyDiv w:val="1"/>
      <w:marLeft w:val="0"/>
      <w:marRight w:val="0"/>
      <w:marTop w:val="0"/>
      <w:marBottom w:val="0"/>
      <w:divBdr>
        <w:top w:val="none" w:sz="0" w:space="0" w:color="auto"/>
        <w:left w:val="none" w:sz="0" w:space="0" w:color="auto"/>
        <w:bottom w:val="none" w:sz="0" w:space="0" w:color="auto"/>
        <w:right w:val="none" w:sz="0" w:space="0" w:color="auto"/>
      </w:divBdr>
    </w:div>
    <w:div w:id="1615405856">
      <w:bodyDiv w:val="1"/>
      <w:marLeft w:val="0"/>
      <w:marRight w:val="0"/>
      <w:marTop w:val="0"/>
      <w:marBottom w:val="0"/>
      <w:divBdr>
        <w:top w:val="none" w:sz="0" w:space="0" w:color="auto"/>
        <w:left w:val="none" w:sz="0" w:space="0" w:color="auto"/>
        <w:bottom w:val="none" w:sz="0" w:space="0" w:color="auto"/>
        <w:right w:val="none" w:sz="0" w:space="0" w:color="auto"/>
      </w:divBdr>
    </w:div>
    <w:div w:id="2096441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drive.google.com/file/d/1hFqArjerHLxOffC32s06IhuLDOPHhzqp/view?usp=drive_link"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4713E-139D-4C27-BB81-D21FB84EFB89}">
  <ds:schemaRefs>
    <ds:schemaRef ds:uri="http://schemas.openxmlformats.org/officeDocument/2006/bibliography"/>
  </ds:schemaRefs>
</ds:datastoreItem>
</file>

<file path=customXml/itemProps2.xml><?xml version="1.0" encoding="utf-8"?>
<ds:datastoreItem xmlns:ds="http://schemas.openxmlformats.org/officeDocument/2006/customXml" ds:itemID="{3932BD00-4D8F-4C2F-AF9C-0C1139A0C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32</Pages>
  <Words>12017</Words>
  <Characters>68500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Prediction of Covid-19 Based on Chest X-Ray Images Using Deep Learning with CNN</vt:lpstr>
    </vt:vector>
  </TitlesOfParts>
  <Company/>
  <LinksUpToDate>false</LinksUpToDate>
  <CharactersWithSpaces>80357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Covid-19 Based on Chest X-Ray Images Using Deep Learning with CNN</dc:title>
  <dc:creator>Mohammad Monirujjaman Khan</dc:creator>
  <cp:lastModifiedBy>Admin</cp:lastModifiedBy>
  <cp:revision>10</cp:revision>
  <dcterms:created xsi:type="dcterms:W3CDTF">2023-12-30T05:34:00Z</dcterms:created>
  <dcterms:modified xsi:type="dcterms:W3CDTF">2024-01-08T16:25:00Z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Arbortext Advanced Print Publisher 9.1.510/W Unicode</vt:lpwstr>
  </property>
  <property fmtid="{D5CDD505-2E9C-101B-9397-08002B2CF9AE}" pid="4" name="LastSaved">
    <vt:filetime>2023-05-20T00:00:00Z</vt:filetime>
  </property>
  <property fmtid="{D5CDD505-2E9C-101B-9397-08002B2CF9AE}" pid="5" name="Producer">
    <vt:lpwstr>Acrobat Distiller 9.0.0 (Windows)</vt:lpwstr>
  </property>
  <property fmtid="{D5CDD505-2E9C-101B-9397-08002B2CF9AE}" pid="6" name="rgid">
    <vt:lpwstr>PB:356267561_AS:1090845847617540@1637089325867</vt:lpwstr>
  </property>
</Properties>
</file>